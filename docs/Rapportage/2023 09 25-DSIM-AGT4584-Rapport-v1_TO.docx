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A92E97" w14:textId="77777777" w:rsidR="00C14BE6" w:rsidRDefault="00C14BE6" w:rsidP="006B1FA3">
      <w:pPr>
        <w:pStyle w:val="Title"/>
        <w:ind w:left="567" w:right="565"/>
        <w:jc w:val="center"/>
        <w:rPr>
          <w:sz w:val="28"/>
          <w:szCs w:val="28"/>
        </w:rPr>
      </w:pPr>
    </w:p>
    <w:p w14:paraId="4A6D3557" w14:textId="262C3113" w:rsidR="00846F74" w:rsidRPr="00D61C54" w:rsidRDefault="00846F74" w:rsidP="00846F74">
      <w:pPr>
        <w:pStyle w:val="Title"/>
        <w:ind w:left="567" w:right="565"/>
        <w:jc w:val="center"/>
        <w:rPr>
          <w:rFonts w:asciiTheme="minorHAnsi" w:hAnsiTheme="minorHAnsi"/>
          <w:color w:val="806000"/>
          <w:sz w:val="36"/>
          <w:szCs w:val="36"/>
        </w:rPr>
      </w:pPr>
      <w:r w:rsidRPr="00D61C54">
        <w:rPr>
          <w:rFonts w:asciiTheme="minorHAnsi" w:hAnsiTheme="minorHAnsi"/>
          <w:color w:val="806000"/>
          <w:sz w:val="36"/>
          <w:szCs w:val="36"/>
        </w:rPr>
        <w:tab/>
      </w:r>
      <w:r w:rsidR="001C626C" w:rsidRPr="00D61C54">
        <w:rPr>
          <w:rFonts w:asciiTheme="minorHAnsi" w:hAnsiTheme="minorHAnsi"/>
          <w:color w:val="806000"/>
          <w:sz w:val="36"/>
          <w:szCs w:val="36"/>
        </w:rPr>
        <w:fldChar w:fldCharType="begin"/>
      </w:r>
      <w:r w:rsidR="001C626C" w:rsidRPr="00D61C54">
        <w:rPr>
          <w:rFonts w:asciiTheme="minorHAnsi" w:hAnsiTheme="minorHAnsi"/>
          <w:color w:val="806000"/>
          <w:sz w:val="36"/>
          <w:szCs w:val="36"/>
        </w:rPr>
        <w:instrText xml:space="preserve"> </w:instrText>
      </w:r>
      <w:r w:rsidR="001C626C" w:rsidRPr="00D61C54">
        <w:rPr>
          <w:rFonts w:ascii="Calibri" w:hAnsi="Calibri"/>
          <w:color w:val="806000"/>
          <w:sz w:val="36"/>
          <w:szCs w:val="36"/>
        </w:rPr>
        <w:instrText>R</w:instrText>
      </w:r>
      <w:r w:rsidR="001C626C" w:rsidRPr="00D61C54">
        <w:rPr>
          <w:rFonts w:asciiTheme="minorHAnsi" w:hAnsiTheme="minorHAnsi"/>
          <w:color w:val="806000"/>
          <w:sz w:val="36"/>
          <w:szCs w:val="36"/>
        </w:rPr>
        <w:instrText xml:space="preserve">EF Projecttitel\*CHARFORMAT </w:instrText>
      </w:r>
      <w:r w:rsidR="001C626C" w:rsidRPr="00D61C54">
        <w:rPr>
          <w:rFonts w:asciiTheme="minorHAnsi" w:hAnsiTheme="minorHAnsi"/>
          <w:color w:val="806000"/>
          <w:sz w:val="36"/>
          <w:szCs w:val="36"/>
        </w:rPr>
        <w:fldChar w:fldCharType="separate"/>
      </w:r>
      <w:r w:rsidR="00BA77BD" w:rsidRPr="00BA77BD">
        <w:rPr>
          <w:rFonts w:ascii="Calibri" w:hAnsi="Calibri"/>
          <w:color w:val="806000"/>
          <w:sz w:val="36"/>
          <w:szCs w:val="36"/>
        </w:rPr>
        <w:t>Optimalisatie voortoets en praktische wegwijzer</w:t>
      </w:r>
      <w:r w:rsidR="001C626C" w:rsidRPr="00D61C54">
        <w:rPr>
          <w:rFonts w:asciiTheme="minorHAnsi" w:hAnsiTheme="minorHAnsi"/>
          <w:color w:val="806000"/>
          <w:sz w:val="36"/>
          <w:szCs w:val="36"/>
        </w:rPr>
        <w:fldChar w:fldCharType="end"/>
      </w:r>
    </w:p>
    <w:p w14:paraId="5AA42651" w14:textId="77777777" w:rsidR="004C71B0" w:rsidRPr="00D61C54" w:rsidRDefault="004C71B0" w:rsidP="00846F74">
      <w:pPr>
        <w:pStyle w:val="Title"/>
        <w:ind w:left="567" w:right="565"/>
        <w:rPr>
          <w:color w:val="806000"/>
          <w:sz w:val="28"/>
          <w:szCs w:val="28"/>
        </w:rPr>
      </w:pPr>
    </w:p>
    <w:p w14:paraId="665ED7DA" w14:textId="359F0F87" w:rsidR="001C626C" w:rsidRPr="00D61C54" w:rsidRDefault="001C626C" w:rsidP="001C626C">
      <w:pPr>
        <w:pStyle w:val="Title"/>
        <w:ind w:left="567" w:right="565"/>
        <w:jc w:val="center"/>
        <w:rPr>
          <w:rFonts w:asciiTheme="minorHAnsi" w:hAnsiTheme="minorHAnsi"/>
          <w:caps/>
          <w:color w:val="806000"/>
          <w:sz w:val="36"/>
          <w:szCs w:val="36"/>
        </w:rPr>
      </w:pPr>
      <w:r w:rsidRPr="00D61C54">
        <w:rPr>
          <w:rFonts w:asciiTheme="minorHAnsi" w:hAnsiTheme="minorHAnsi"/>
          <w:caps/>
          <w:color w:val="806000"/>
          <w:sz w:val="36"/>
          <w:szCs w:val="36"/>
        </w:rPr>
        <w:fldChar w:fldCharType="begin"/>
      </w:r>
      <w:r w:rsidRPr="00D61C54">
        <w:rPr>
          <w:rFonts w:asciiTheme="minorHAnsi" w:hAnsiTheme="minorHAnsi"/>
          <w:caps/>
          <w:color w:val="806000"/>
          <w:sz w:val="36"/>
          <w:szCs w:val="36"/>
        </w:rPr>
        <w:instrText xml:space="preserve"> </w:instrText>
      </w:r>
      <w:r w:rsidRPr="00D61C54">
        <w:rPr>
          <w:rFonts w:ascii="Calibri" w:hAnsi="Calibri"/>
          <w:caps/>
          <w:color w:val="806000"/>
          <w:sz w:val="36"/>
          <w:szCs w:val="36"/>
        </w:rPr>
        <w:instrText>R</w:instrText>
      </w:r>
      <w:r w:rsidRPr="00D61C54">
        <w:rPr>
          <w:rFonts w:asciiTheme="minorHAnsi" w:hAnsiTheme="minorHAnsi"/>
          <w:caps/>
          <w:color w:val="806000"/>
          <w:sz w:val="36"/>
          <w:szCs w:val="36"/>
        </w:rPr>
        <w:instrText xml:space="preserve">EF Documenttitel\*CHARFORMAT </w:instrText>
      </w:r>
      <w:r w:rsidRPr="00D61C54">
        <w:rPr>
          <w:rFonts w:asciiTheme="minorHAnsi" w:hAnsiTheme="minorHAnsi"/>
          <w:caps/>
          <w:color w:val="806000"/>
          <w:sz w:val="36"/>
          <w:szCs w:val="36"/>
        </w:rPr>
        <w:fldChar w:fldCharType="separate"/>
      </w:r>
      <w:r w:rsidR="00BA77BD" w:rsidRPr="00BA77BD">
        <w:rPr>
          <w:rFonts w:ascii="Calibri" w:hAnsi="Calibri"/>
          <w:caps/>
          <w:color w:val="806000"/>
          <w:sz w:val="36"/>
          <w:szCs w:val="36"/>
        </w:rPr>
        <w:t>Fase 1: screening met bevraging en literatuurstudie</w:t>
      </w:r>
      <w:r w:rsidRPr="00D61C54">
        <w:rPr>
          <w:rFonts w:asciiTheme="minorHAnsi" w:hAnsiTheme="minorHAnsi"/>
          <w:caps/>
          <w:color w:val="806000"/>
          <w:sz w:val="36"/>
          <w:szCs w:val="36"/>
        </w:rPr>
        <w:fldChar w:fldCharType="end"/>
      </w:r>
    </w:p>
    <w:p w14:paraId="5F8BABA6" w14:textId="77777777" w:rsidR="0060415E" w:rsidRPr="00D61C54" w:rsidRDefault="00846F74" w:rsidP="00846F74">
      <w:pPr>
        <w:pStyle w:val="Title"/>
        <w:tabs>
          <w:tab w:val="left" w:pos="6857"/>
        </w:tabs>
        <w:ind w:right="-2"/>
        <w:jc w:val="left"/>
        <w:rPr>
          <w:rFonts w:asciiTheme="minorHAnsi" w:hAnsiTheme="minorHAnsi"/>
          <w:caps/>
          <w:color w:val="806000"/>
          <w:sz w:val="36"/>
          <w:szCs w:val="36"/>
        </w:rPr>
      </w:pPr>
      <w:r w:rsidRPr="00D61C54">
        <w:rPr>
          <w:rFonts w:asciiTheme="minorHAnsi" w:hAnsiTheme="minorHAnsi"/>
          <w:caps/>
          <w:color w:val="806000"/>
          <w:sz w:val="36"/>
          <w:szCs w:val="36"/>
        </w:rPr>
        <w:tab/>
      </w:r>
    </w:p>
    <w:p w14:paraId="0C44D6E6" w14:textId="6C0ABFA6" w:rsidR="001C626C" w:rsidRPr="00D61C54" w:rsidRDefault="001C626C" w:rsidP="001C626C">
      <w:pPr>
        <w:pStyle w:val="Title"/>
        <w:ind w:left="567" w:right="565"/>
        <w:jc w:val="center"/>
        <w:rPr>
          <w:rFonts w:asciiTheme="minorHAnsi" w:hAnsiTheme="minorHAnsi"/>
          <w:color w:val="806000"/>
          <w:sz w:val="28"/>
          <w:szCs w:val="28"/>
        </w:rPr>
      </w:pPr>
      <w:r w:rsidRPr="00D61C54">
        <w:rPr>
          <w:rFonts w:asciiTheme="minorHAnsi" w:hAnsiTheme="minorHAnsi"/>
          <w:color w:val="806000"/>
          <w:sz w:val="28"/>
          <w:szCs w:val="28"/>
        </w:rPr>
        <w:fldChar w:fldCharType="begin"/>
      </w:r>
      <w:r w:rsidRPr="00D61C54">
        <w:rPr>
          <w:rFonts w:asciiTheme="minorHAnsi" w:hAnsiTheme="minorHAnsi"/>
          <w:color w:val="806000"/>
          <w:sz w:val="28"/>
          <w:szCs w:val="28"/>
        </w:rPr>
        <w:instrText xml:space="preserve"> </w:instrText>
      </w:r>
      <w:r w:rsidRPr="00D61C54">
        <w:rPr>
          <w:rFonts w:ascii="Calibri" w:hAnsi="Calibri"/>
          <w:color w:val="806000"/>
          <w:sz w:val="28"/>
          <w:szCs w:val="28"/>
        </w:rPr>
        <w:instrText>R</w:instrText>
      </w:r>
      <w:r w:rsidRPr="00D61C54">
        <w:rPr>
          <w:rFonts w:asciiTheme="minorHAnsi" w:hAnsiTheme="minorHAnsi"/>
          <w:color w:val="806000"/>
          <w:sz w:val="28"/>
          <w:szCs w:val="28"/>
        </w:rPr>
        <w:instrText xml:space="preserve">EF Documenttype\*CHARFORMAT </w:instrText>
      </w:r>
      <w:r w:rsidRPr="00D61C54">
        <w:rPr>
          <w:rFonts w:asciiTheme="minorHAnsi" w:hAnsiTheme="minorHAnsi"/>
          <w:color w:val="806000"/>
          <w:sz w:val="28"/>
          <w:szCs w:val="28"/>
        </w:rPr>
        <w:fldChar w:fldCharType="separate"/>
      </w:r>
      <w:r w:rsidR="00BA77BD" w:rsidRPr="00BA77BD">
        <w:rPr>
          <w:rFonts w:ascii="Calibri" w:hAnsi="Calibri"/>
          <w:color w:val="806000"/>
          <w:sz w:val="28"/>
          <w:szCs w:val="28"/>
        </w:rPr>
        <w:t>Rapport</w:t>
      </w:r>
      <w:r w:rsidRPr="00D61C54">
        <w:rPr>
          <w:rFonts w:asciiTheme="minorHAnsi" w:hAnsiTheme="minorHAnsi"/>
          <w:color w:val="806000"/>
          <w:sz w:val="28"/>
          <w:szCs w:val="28"/>
        </w:rPr>
        <w:fldChar w:fldCharType="end"/>
      </w:r>
    </w:p>
    <w:p w14:paraId="47F4F5FE" w14:textId="77777777" w:rsidR="006B1FA3" w:rsidRPr="00D61C54" w:rsidRDefault="006B1FA3" w:rsidP="006B1FA3">
      <w:pPr>
        <w:pStyle w:val="Title"/>
        <w:ind w:left="567" w:right="565"/>
        <w:jc w:val="center"/>
        <w:rPr>
          <w:color w:val="806000"/>
          <w:sz w:val="28"/>
          <w:szCs w:val="28"/>
        </w:rPr>
      </w:pPr>
    </w:p>
    <w:p w14:paraId="1B8DF335" w14:textId="77777777" w:rsidR="006B1FA3" w:rsidRPr="00D61C54" w:rsidRDefault="006B1FA3" w:rsidP="006B1FA3">
      <w:pPr>
        <w:pStyle w:val="Title"/>
        <w:ind w:left="567" w:right="565"/>
        <w:jc w:val="center"/>
        <w:rPr>
          <w:color w:val="806000"/>
          <w:sz w:val="28"/>
          <w:szCs w:val="28"/>
        </w:rPr>
      </w:pPr>
    </w:p>
    <w:p w14:paraId="2FB7FB3E" w14:textId="6404770C" w:rsidR="001C626C" w:rsidRDefault="001C626C" w:rsidP="001C626C">
      <w:pPr>
        <w:pStyle w:val="Title"/>
        <w:ind w:left="567" w:right="565"/>
        <w:jc w:val="center"/>
        <w:rPr>
          <w:rFonts w:asciiTheme="minorHAnsi" w:hAnsiTheme="minorHAnsi"/>
          <w:color w:val="806000"/>
          <w:sz w:val="28"/>
          <w:szCs w:val="28"/>
        </w:rPr>
      </w:pPr>
      <w:r w:rsidRPr="00D61C54">
        <w:rPr>
          <w:rFonts w:asciiTheme="minorHAnsi" w:hAnsiTheme="minorHAnsi"/>
          <w:color w:val="806000"/>
          <w:sz w:val="28"/>
          <w:szCs w:val="28"/>
        </w:rPr>
        <w:fldChar w:fldCharType="begin"/>
      </w:r>
      <w:r w:rsidRPr="00D61C54">
        <w:rPr>
          <w:rFonts w:asciiTheme="minorHAnsi" w:hAnsiTheme="minorHAnsi"/>
          <w:color w:val="806000"/>
          <w:sz w:val="28"/>
          <w:szCs w:val="28"/>
        </w:rPr>
        <w:instrText xml:space="preserve"> </w:instrText>
      </w:r>
      <w:r w:rsidRPr="00D61C54">
        <w:rPr>
          <w:rFonts w:ascii="Calibri" w:hAnsi="Calibri"/>
          <w:color w:val="806000"/>
          <w:sz w:val="28"/>
          <w:szCs w:val="28"/>
        </w:rPr>
        <w:instrText>R</w:instrText>
      </w:r>
      <w:r w:rsidRPr="00D61C54">
        <w:rPr>
          <w:rFonts w:asciiTheme="minorHAnsi" w:hAnsiTheme="minorHAnsi"/>
          <w:color w:val="806000"/>
          <w:sz w:val="28"/>
          <w:szCs w:val="28"/>
        </w:rPr>
        <w:instrText xml:space="preserve">EF  Datumrapport  \* CHARFORMAT </w:instrText>
      </w:r>
      <w:r w:rsidRPr="00D61C54">
        <w:rPr>
          <w:rFonts w:asciiTheme="minorHAnsi" w:hAnsiTheme="minorHAnsi"/>
          <w:color w:val="806000"/>
          <w:sz w:val="28"/>
          <w:szCs w:val="28"/>
        </w:rPr>
        <w:fldChar w:fldCharType="separate"/>
      </w:r>
      <w:r w:rsidR="00BA77BD" w:rsidRPr="00BA77BD">
        <w:rPr>
          <w:rFonts w:ascii="Calibri" w:hAnsi="Calibri"/>
          <w:color w:val="806000"/>
          <w:sz w:val="28"/>
          <w:szCs w:val="28"/>
        </w:rPr>
        <w:t>25  september 2023</w:t>
      </w:r>
      <w:r w:rsidRPr="00D61C54">
        <w:rPr>
          <w:rFonts w:asciiTheme="minorHAnsi" w:hAnsiTheme="minorHAnsi"/>
          <w:color w:val="806000"/>
          <w:sz w:val="28"/>
          <w:szCs w:val="28"/>
        </w:rPr>
        <w:fldChar w:fldCharType="end"/>
      </w:r>
    </w:p>
    <w:p w14:paraId="092AF6A5" w14:textId="77777777" w:rsidR="00296DE7" w:rsidRDefault="00296DE7" w:rsidP="00296DE7">
      <w:pPr>
        <w:jc w:val="center"/>
      </w:pPr>
    </w:p>
    <w:p w14:paraId="1C6017BB" w14:textId="7A1AA480" w:rsidR="00E27E42" w:rsidRPr="00296DE7" w:rsidRDefault="00296DE7" w:rsidP="00296DE7">
      <w:pPr>
        <w:pStyle w:val="Title"/>
        <w:ind w:left="567" w:right="565"/>
        <w:jc w:val="center"/>
        <w:rPr>
          <w:rFonts w:ascii="Calibri" w:hAnsi="Calibri"/>
          <w:color w:val="806000"/>
          <w:sz w:val="28"/>
          <w:szCs w:val="28"/>
        </w:rPr>
      </w:pPr>
      <w:r w:rsidRPr="00296DE7">
        <w:rPr>
          <w:rFonts w:ascii="Calibri" w:hAnsi="Calibri"/>
          <w:color w:val="806000"/>
          <w:sz w:val="28"/>
          <w:szCs w:val="28"/>
        </w:rPr>
        <w:t>In opdracht van</w:t>
      </w:r>
      <w:r>
        <w:rPr>
          <w:rFonts w:ascii="Calibri" w:hAnsi="Calibri"/>
          <w:color w:val="806000"/>
          <w:sz w:val="28"/>
          <w:szCs w:val="28"/>
        </w:rPr>
        <w:t xml:space="preserve"> het</w:t>
      </w:r>
    </w:p>
    <w:p w14:paraId="685D1433" w14:textId="77777777" w:rsidR="00E27E42" w:rsidRPr="00E27E42" w:rsidRDefault="00E27E42" w:rsidP="00E27E42"/>
    <w:p w14:paraId="48BA5111" w14:textId="5F75BC39" w:rsidR="002A2329" w:rsidRDefault="00296DE7" w:rsidP="0089347B">
      <w:pPr>
        <w:jc w:val="center"/>
        <w:rPr>
          <w:sz w:val="32"/>
        </w:rPr>
      </w:pPr>
      <w:r>
        <w:rPr>
          <w:noProof/>
        </w:rPr>
        <w:drawing>
          <wp:inline distT="0" distB="0" distL="0" distR="0" wp14:anchorId="42C2BEEF" wp14:editId="42A1543C">
            <wp:extent cx="2880000" cy="715740"/>
            <wp:effectExtent l="0" t="0" r="0" b="8255"/>
            <wp:docPr id="6"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96DAC541-7B7A-43D3-8B79-37D633B846F1}">
                          <asvg:svgBlip xmlns:asvg="http://schemas.microsoft.com/office/drawing/2016/SVG/main" r:embed="rId9"/>
                        </a:ext>
                      </a:extLst>
                    </a:blip>
                    <a:stretch>
                      <a:fillRect/>
                    </a:stretch>
                  </pic:blipFill>
                  <pic:spPr>
                    <a:xfrm>
                      <a:off x="0" y="0"/>
                      <a:ext cx="2880000" cy="715740"/>
                    </a:xfrm>
                    <a:prstGeom prst="rect">
                      <a:avLst/>
                    </a:prstGeom>
                  </pic:spPr>
                </pic:pic>
              </a:graphicData>
            </a:graphic>
          </wp:inline>
        </w:drawing>
      </w:r>
    </w:p>
    <w:p w14:paraId="2EC4C83A" w14:textId="77777777" w:rsidR="004328CF" w:rsidRPr="007510B3" w:rsidRDefault="00C90AF2" w:rsidP="004328CF">
      <w:r w:rsidRPr="007510B3">
        <w:rPr>
          <w:noProof/>
        </w:rPr>
        <w:br w:type="page"/>
      </w:r>
    </w:p>
    <w:p w14:paraId="4E4224BF" w14:textId="77777777" w:rsidR="004C06CE" w:rsidRDefault="004C06CE" w:rsidP="00044383">
      <w:pPr>
        <w:pStyle w:val="Heading1"/>
        <w:numPr>
          <w:ilvl w:val="0"/>
          <w:numId w:val="0"/>
        </w:numPr>
        <w:ind w:left="432" w:hanging="432"/>
      </w:pPr>
      <w:bookmarkStart w:id="0" w:name="_Toc153281642"/>
      <w:r w:rsidRPr="00D61C54">
        <w:lastRenderedPageBreak/>
        <w:t>Colofon</w:t>
      </w:r>
      <w:bookmarkEnd w:id="0"/>
    </w:p>
    <w:p w14:paraId="5A889EC2" w14:textId="77777777" w:rsidR="00044383" w:rsidRDefault="00044383" w:rsidP="00044383"/>
    <w:p w14:paraId="463F5D7B" w14:textId="77777777" w:rsidR="00044383" w:rsidRPr="00044383" w:rsidRDefault="00044383" w:rsidP="00044383"/>
    <w:tbl>
      <w:tblPr>
        <w:tblStyle w:val="TableGrid"/>
        <w:tblW w:w="9060" w:type="dxa"/>
        <w:tblBorders>
          <w:top w:val="single" w:sz="4" w:space="0" w:color="806000"/>
          <w:left w:val="single" w:sz="4" w:space="0" w:color="806000"/>
          <w:bottom w:val="single" w:sz="4" w:space="0" w:color="806000"/>
          <w:right w:val="single" w:sz="4" w:space="0" w:color="806000"/>
          <w:insideH w:val="single" w:sz="4" w:space="0" w:color="806000"/>
          <w:insideV w:val="single" w:sz="4" w:space="0" w:color="806000"/>
        </w:tblBorders>
        <w:tblLook w:val="04A0" w:firstRow="1" w:lastRow="0" w:firstColumn="1" w:lastColumn="0" w:noHBand="0" w:noVBand="1"/>
      </w:tblPr>
      <w:tblGrid>
        <w:gridCol w:w="3539"/>
        <w:gridCol w:w="5521"/>
      </w:tblGrid>
      <w:tr w:rsidR="004C06CE" w:rsidRPr="00FF1D4E" w14:paraId="0E0476ED" w14:textId="77777777" w:rsidTr="00016A2B">
        <w:tc>
          <w:tcPr>
            <w:tcW w:w="3539" w:type="dxa"/>
          </w:tcPr>
          <w:p w14:paraId="07F20BD5" w14:textId="77777777" w:rsidR="004C06CE" w:rsidRDefault="004C06CE" w:rsidP="00DB7ED1">
            <w:pPr>
              <w:jc w:val="left"/>
            </w:pPr>
            <w:r>
              <w:t>Opdrachtgever:</w:t>
            </w:r>
          </w:p>
          <w:p w14:paraId="6BBC9D2E" w14:textId="77777777" w:rsidR="004C06CE" w:rsidRDefault="004C06CE" w:rsidP="00DB7ED1">
            <w:pPr>
              <w:jc w:val="left"/>
            </w:pPr>
            <w:r>
              <w:t>Contactpersoon:</w:t>
            </w:r>
          </w:p>
        </w:tc>
        <w:tc>
          <w:tcPr>
            <w:tcW w:w="5521" w:type="dxa"/>
          </w:tcPr>
          <w:p w14:paraId="3DE6CD65" w14:textId="024A16CE" w:rsidR="000173E7" w:rsidRDefault="00785463" w:rsidP="00DB7ED1">
            <w:pPr>
              <w:jc w:val="left"/>
            </w:pPr>
            <w:r>
              <w:t xml:space="preserve">Agentschap Natuur en Bos - </w:t>
            </w:r>
            <w:r w:rsidR="00B64E77">
              <w:t>ANB</w:t>
            </w:r>
          </w:p>
          <w:p w14:paraId="5A6273E1" w14:textId="399225C0" w:rsidR="00FF1D4E" w:rsidRPr="00B51E55" w:rsidRDefault="00B64E77" w:rsidP="00DB7ED1">
            <w:pPr>
              <w:jc w:val="left"/>
            </w:pPr>
            <w:r w:rsidRPr="00B51E55">
              <w:t xml:space="preserve">Mandonx Tine - </w:t>
            </w:r>
            <w:r w:rsidR="00000000">
              <w:fldChar w:fldCharType="begin"/>
            </w:r>
            <w:r w:rsidR="00000000">
              <w:instrText>HYPERLINK "mailto:tine.mandonx@vlaanderen.be"</w:instrText>
            </w:r>
            <w:r w:rsidR="00000000">
              <w:fldChar w:fldCharType="separate"/>
            </w:r>
            <w:r w:rsidR="00FF1D4E" w:rsidRPr="00B51E55">
              <w:rPr>
                <w:rStyle w:val="Hyperlink"/>
              </w:rPr>
              <w:t>tine.mandonx@vlaanderen.be</w:t>
            </w:r>
            <w:r w:rsidR="00000000">
              <w:rPr>
                <w:rStyle w:val="Hyperlink"/>
              </w:rPr>
              <w:fldChar w:fldCharType="end"/>
            </w:r>
          </w:p>
        </w:tc>
      </w:tr>
      <w:tr w:rsidR="00B30D92" w:rsidRPr="006B030E" w14:paraId="5AD15F00" w14:textId="77777777" w:rsidTr="00016A2B">
        <w:tc>
          <w:tcPr>
            <w:tcW w:w="3539" w:type="dxa"/>
            <w:tcBorders>
              <w:bottom w:val="single" w:sz="4" w:space="0" w:color="806000"/>
            </w:tcBorders>
          </w:tcPr>
          <w:p w14:paraId="5C53230F" w14:textId="77777777" w:rsidR="00B30D92" w:rsidRDefault="00B30D92" w:rsidP="00B30D92">
            <w:pPr>
              <w:jc w:val="left"/>
            </w:pPr>
            <w:r>
              <w:t>Opdrachtnemer:</w:t>
            </w:r>
          </w:p>
          <w:p w14:paraId="7C74E2CB" w14:textId="77777777" w:rsidR="00B30D92" w:rsidRDefault="00B30D92" w:rsidP="00B30D92">
            <w:pPr>
              <w:jc w:val="left"/>
            </w:pPr>
            <w:r>
              <w:t>Contactpersoon:</w:t>
            </w:r>
          </w:p>
        </w:tc>
        <w:tc>
          <w:tcPr>
            <w:tcW w:w="5521" w:type="dxa"/>
            <w:tcBorders>
              <w:bottom w:val="single" w:sz="4" w:space="0" w:color="806000"/>
            </w:tcBorders>
          </w:tcPr>
          <w:p w14:paraId="2B2D789D" w14:textId="77777777" w:rsidR="00B30D92" w:rsidRDefault="00B30D92" w:rsidP="00DB7ED1">
            <w:pPr>
              <w:jc w:val="left"/>
            </w:pPr>
            <w:r>
              <w:t>AGT nv – Adviesbureau inzake Grondwatertechnieken</w:t>
            </w:r>
          </w:p>
          <w:p w14:paraId="0A78E40C" w14:textId="59DE0EAF" w:rsidR="00B30D92" w:rsidRPr="00B51E55" w:rsidRDefault="006B030E" w:rsidP="00DB7ED1">
            <w:pPr>
              <w:jc w:val="left"/>
            </w:pPr>
            <w:r w:rsidRPr="00B51E55">
              <w:t>David Simpson</w:t>
            </w:r>
            <w:r w:rsidR="00F206DB" w:rsidRPr="00B51E55">
              <w:t xml:space="preserve"> </w:t>
            </w:r>
            <w:r w:rsidRPr="00B51E55">
              <w:t xml:space="preserve">- </w:t>
            </w:r>
            <w:r w:rsidR="00000000">
              <w:fldChar w:fldCharType="begin"/>
            </w:r>
            <w:r w:rsidR="00000000">
              <w:instrText>HYPERLINK "mailto:david.simpson@agt.be"</w:instrText>
            </w:r>
            <w:r w:rsidR="00000000">
              <w:fldChar w:fldCharType="separate"/>
            </w:r>
            <w:r w:rsidRPr="00B51E55">
              <w:rPr>
                <w:rStyle w:val="Hyperlink"/>
              </w:rPr>
              <w:t>david.simpson@agt.be</w:t>
            </w:r>
            <w:r w:rsidR="00000000">
              <w:rPr>
                <w:rStyle w:val="Hyperlink"/>
              </w:rPr>
              <w:fldChar w:fldCharType="end"/>
            </w:r>
          </w:p>
        </w:tc>
      </w:tr>
      <w:tr w:rsidR="004C06CE" w14:paraId="4FBB5701" w14:textId="77777777" w:rsidTr="00016A2B">
        <w:tc>
          <w:tcPr>
            <w:tcW w:w="3539" w:type="dxa"/>
            <w:tcBorders>
              <w:bottom w:val="dashSmallGap" w:sz="4" w:space="0" w:color="D9D9D9" w:themeColor="background1" w:themeShade="D9"/>
            </w:tcBorders>
          </w:tcPr>
          <w:p w14:paraId="471ABD81" w14:textId="77777777" w:rsidR="004C06CE" w:rsidRDefault="004C06CE" w:rsidP="00DB7ED1">
            <w:pPr>
              <w:jc w:val="left"/>
            </w:pPr>
            <w:r>
              <w:t>Projecttitel:</w:t>
            </w:r>
          </w:p>
        </w:tc>
        <w:tc>
          <w:tcPr>
            <w:tcW w:w="5521" w:type="dxa"/>
            <w:tcBorders>
              <w:bottom w:val="dashSmallGap" w:sz="4" w:space="0" w:color="D9D9D9" w:themeColor="background1" w:themeShade="D9"/>
            </w:tcBorders>
          </w:tcPr>
          <w:p w14:paraId="67E4CDE2" w14:textId="452308F8" w:rsidR="004C06CE" w:rsidRDefault="00FF1D4E" w:rsidP="00DB7ED1">
            <w:pPr>
              <w:jc w:val="left"/>
            </w:pPr>
            <w:bookmarkStart w:id="1" w:name="Projecttitel"/>
            <w:r w:rsidRPr="00FF1D4E">
              <w:t>Optimalisatie voortoets en praktische wegwijzer</w:t>
            </w:r>
            <w:bookmarkEnd w:id="1"/>
          </w:p>
        </w:tc>
      </w:tr>
      <w:tr w:rsidR="004C06CE" w14:paraId="51239F50" w14:textId="77777777" w:rsidTr="00016A2B">
        <w:tc>
          <w:tcPr>
            <w:tcW w:w="3539" w:type="dxa"/>
            <w:tcBorders>
              <w:top w:val="dashSmallGap" w:sz="4" w:space="0" w:color="D9D9D9" w:themeColor="background1" w:themeShade="D9"/>
              <w:bottom w:val="dashSmallGap" w:sz="4" w:space="0" w:color="D9D9D9" w:themeColor="background1" w:themeShade="D9"/>
            </w:tcBorders>
          </w:tcPr>
          <w:p w14:paraId="61059D86" w14:textId="77777777" w:rsidR="004C06CE" w:rsidRDefault="004C06CE" w:rsidP="00DB7ED1">
            <w:pPr>
              <w:jc w:val="left"/>
            </w:pPr>
            <w:r>
              <w:t>Projectreferentie:</w:t>
            </w:r>
          </w:p>
        </w:tc>
        <w:tc>
          <w:tcPr>
            <w:tcW w:w="5521" w:type="dxa"/>
            <w:tcBorders>
              <w:top w:val="dashSmallGap" w:sz="4" w:space="0" w:color="D9D9D9" w:themeColor="background1" w:themeShade="D9"/>
              <w:bottom w:val="dashSmallGap" w:sz="4" w:space="0" w:color="D9D9D9" w:themeColor="background1" w:themeShade="D9"/>
            </w:tcBorders>
          </w:tcPr>
          <w:p w14:paraId="2F79078E" w14:textId="55A980DF" w:rsidR="004C06CE" w:rsidRDefault="003A7CF2" w:rsidP="00C4510B">
            <w:pPr>
              <w:jc w:val="left"/>
            </w:pPr>
            <w:r>
              <w:t>AGT</w:t>
            </w:r>
            <w:r w:rsidR="00FF1D4E">
              <w:t>4584</w:t>
            </w:r>
          </w:p>
        </w:tc>
      </w:tr>
      <w:tr w:rsidR="004C06CE" w14:paraId="4340EE3F" w14:textId="77777777" w:rsidTr="00016A2B">
        <w:tc>
          <w:tcPr>
            <w:tcW w:w="3539" w:type="dxa"/>
            <w:tcBorders>
              <w:top w:val="dashSmallGap" w:sz="4" w:space="0" w:color="D9D9D9" w:themeColor="background1" w:themeShade="D9"/>
              <w:bottom w:val="dashSmallGap" w:sz="4" w:space="0" w:color="D9D9D9" w:themeColor="background1" w:themeShade="D9"/>
            </w:tcBorders>
          </w:tcPr>
          <w:p w14:paraId="5EA399E6" w14:textId="77777777" w:rsidR="004C06CE" w:rsidRDefault="004C06CE" w:rsidP="00DB7ED1">
            <w:pPr>
              <w:jc w:val="left"/>
            </w:pPr>
            <w:r>
              <w:t>Documenttitel:</w:t>
            </w:r>
          </w:p>
        </w:tc>
        <w:tc>
          <w:tcPr>
            <w:tcW w:w="5521" w:type="dxa"/>
            <w:tcBorders>
              <w:top w:val="dashSmallGap" w:sz="4" w:space="0" w:color="D9D9D9" w:themeColor="background1" w:themeShade="D9"/>
              <w:bottom w:val="dashSmallGap" w:sz="4" w:space="0" w:color="D9D9D9" w:themeColor="background1" w:themeShade="D9"/>
            </w:tcBorders>
          </w:tcPr>
          <w:p w14:paraId="45540497" w14:textId="6B28B484" w:rsidR="004C06CE" w:rsidRDefault="002350FE" w:rsidP="007C128E">
            <w:pPr>
              <w:jc w:val="left"/>
            </w:pPr>
            <w:bookmarkStart w:id="2" w:name="Documenttitel"/>
            <w:r>
              <w:t>Fase</w:t>
            </w:r>
            <w:r w:rsidR="00AD45E3">
              <w:t xml:space="preserve"> 1</w:t>
            </w:r>
            <w:r w:rsidR="004F23C1">
              <w:t>: screening met bevraging en literatuurstudie</w:t>
            </w:r>
            <w:bookmarkEnd w:id="2"/>
          </w:p>
        </w:tc>
      </w:tr>
      <w:tr w:rsidR="004C06CE" w14:paraId="61D913DC" w14:textId="77777777" w:rsidTr="00016A2B">
        <w:tc>
          <w:tcPr>
            <w:tcW w:w="3539" w:type="dxa"/>
            <w:tcBorders>
              <w:top w:val="dashSmallGap" w:sz="4" w:space="0" w:color="D9D9D9" w:themeColor="background1" w:themeShade="D9"/>
              <w:bottom w:val="dashSmallGap" w:sz="4" w:space="0" w:color="D9D9D9" w:themeColor="background1" w:themeShade="D9"/>
            </w:tcBorders>
          </w:tcPr>
          <w:p w14:paraId="2D00B51D" w14:textId="77777777" w:rsidR="004C06CE" w:rsidRDefault="004C06CE" w:rsidP="00DB7ED1">
            <w:pPr>
              <w:jc w:val="left"/>
            </w:pPr>
            <w:r>
              <w:t>Documenttype:</w:t>
            </w:r>
          </w:p>
        </w:tc>
        <w:tc>
          <w:tcPr>
            <w:tcW w:w="5521" w:type="dxa"/>
            <w:tcBorders>
              <w:top w:val="dashSmallGap" w:sz="4" w:space="0" w:color="D9D9D9" w:themeColor="background1" w:themeShade="D9"/>
              <w:bottom w:val="dashSmallGap" w:sz="4" w:space="0" w:color="D9D9D9" w:themeColor="background1" w:themeShade="D9"/>
            </w:tcBorders>
          </w:tcPr>
          <w:p w14:paraId="0F30E54A" w14:textId="457F3BF1" w:rsidR="004C06CE" w:rsidRDefault="00FF1D4E" w:rsidP="00DB7ED1">
            <w:pPr>
              <w:jc w:val="left"/>
            </w:pPr>
            <w:bookmarkStart w:id="3" w:name="Documenttype"/>
            <w:r>
              <w:t>Rapport</w:t>
            </w:r>
            <w:bookmarkEnd w:id="3"/>
          </w:p>
        </w:tc>
      </w:tr>
      <w:tr w:rsidR="004C06CE" w:rsidRPr="00846F74" w14:paraId="771876B3" w14:textId="77777777" w:rsidTr="00016A2B">
        <w:tc>
          <w:tcPr>
            <w:tcW w:w="3539" w:type="dxa"/>
            <w:tcBorders>
              <w:top w:val="dashSmallGap" w:sz="4" w:space="0" w:color="D9D9D9" w:themeColor="background1" w:themeShade="D9"/>
              <w:bottom w:val="dashSmallGap" w:sz="4" w:space="0" w:color="D9D9D9" w:themeColor="background1" w:themeShade="D9"/>
            </w:tcBorders>
          </w:tcPr>
          <w:p w14:paraId="5FDBBFCD" w14:textId="77777777" w:rsidR="004C06CE" w:rsidRDefault="004C06CE" w:rsidP="00DB7ED1">
            <w:pPr>
              <w:jc w:val="left"/>
            </w:pPr>
            <w:r>
              <w:t>Documentreferentie:</w:t>
            </w:r>
          </w:p>
        </w:tc>
        <w:tc>
          <w:tcPr>
            <w:tcW w:w="5521" w:type="dxa"/>
            <w:tcBorders>
              <w:top w:val="dashSmallGap" w:sz="4" w:space="0" w:color="D9D9D9" w:themeColor="background1" w:themeShade="D9"/>
              <w:bottom w:val="dashSmallGap" w:sz="4" w:space="0" w:color="D9D9D9" w:themeColor="background1" w:themeShade="D9"/>
            </w:tcBorders>
          </w:tcPr>
          <w:p w14:paraId="0C5A165C" w14:textId="4E9916E2" w:rsidR="004C06CE" w:rsidRPr="00846F74" w:rsidRDefault="004C06CE" w:rsidP="00C4510B">
            <w:pPr>
              <w:jc w:val="left"/>
              <w:rPr>
                <w:szCs w:val="22"/>
                <w:lang w:val="en-US"/>
              </w:rPr>
            </w:pPr>
            <w:bookmarkStart w:id="4" w:name="Documentreferentie"/>
            <w:r w:rsidRPr="00846F74">
              <w:rPr>
                <w:szCs w:val="22"/>
                <w:lang w:val="en-US"/>
              </w:rPr>
              <w:t>20</w:t>
            </w:r>
            <w:r w:rsidR="00FF1D4E">
              <w:rPr>
                <w:szCs w:val="22"/>
                <w:lang w:val="en-US"/>
              </w:rPr>
              <w:t>23</w:t>
            </w:r>
            <w:r w:rsidR="0044153E">
              <w:rPr>
                <w:szCs w:val="22"/>
                <w:lang w:val="en-US"/>
              </w:rPr>
              <w:t xml:space="preserve"> 0</w:t>
            </w:r>
            <w:r w:rsidR="004F23C1">
              <w:rPr>
                <w:szCs w:val="22"/>
                <w:lang w:val="en-US"/>
              </w:rPr>
              <w:t>9</w:t>
            </w:r>
            <w:r w:rsidR="0044153E">
              <w:rPr>
                <w:szCs w:val="22"/>
                <w:lang w:val="en-US"/>
              </w:rPr>
              <w:t xml:space="preserve"> </w:t>
            </w:r>
            <w:r w:rsidR="00FF1D4E">
              <w:rPr>
                <w:szCs w:val="22"/>
                <w:lang w:val="en-US"/>
              </w:rPr>
              <w:t>25</w:t>
            </w:r>
            <w:r w:rsidR="0044153E">
              <w:rPr>
                <w:szCs w:val="22"/>
                <w:lang w:val="en-US"/>
              </w:rPr>
              <w:t>-</w:t>
            </w:r>
            <w:r w:rsidR="00FF1D4E">
              <w:rPr>
                <w:szCs w:val="22"/>
                <w:lang w:val="en-US"/>
              </w:rPr>
              <w:t>KABL_DSIM</w:t>
            </w:r>
            <w:r w:rsidR="00DC5AAC" w:rsidRPr="00846F74">
              <w:rPr>
                <w:szCs w:val="22"/>
                <w:lang w:val="en-US"/>
              </w:rPr>
              <w:t>-AGT</w:t>
            </w:r>
            <w:r w:rsidR="00FF1D4E">
              <w:rPr>
                <w:szCs w:val="22"/>
                <w:lang w:val="en-US"/>
              </w:rPr>
              <w:t>4584</w:t>
            </w:r>
            <w:r w:rsidRPr="00846F74">
              <w:rPr>
                <w:szCs w:val="22"/>
                <w:lang w:val="en-US"/>
              </w:rPr>
              <w:t>-Rapport-v1</w:t>
            </w:r>
            <w:bookmarkEnd w:id="4"/>
          </w:p>
        </w:tc>
      </w:tr>
      <w:tr w:rsidR="004C06CE" w14:paraId="2491867B" w14:textId="77777777" w:rsidTr="00016A2B">
        <w:tc>
          <w:tcPr>
            <w:tcW w:w="3539" w:type="dxa"/>
            <w:tcBorders>
              <w:top w:val="dashSmallGap" w:sz="4" w:space="0" w:color="D9D9D9" w:themeColor="background1" w:themeShade="D9"/>
              <w:bottom w:val="dashSmallGap" w:sz="4" w:space="0" w:color="D9D9D9" w:themeColor="background1" w:themeShade="D9"/>
            </w:tcBorders>
          </w:tcPr>
          <w:p w14:paraId="008EA279" w14:textId="77777777" w:rsidR="004C06CE" w:rsidRDefault="004C06CE" w:rsidP="00DB7ED1">
            <w:pPr>
              <w:jc w:val="left"/>
            </w:pPr>
            <w:r>
              <w:t>Datum:</w:t>
            </w:r>
          </w:p>
        </w:tc>
        <w:tc>
          <w:tcPr>
            <w:tcW w:w="5521" w:type="dxa"/>
            <w:tcBorders>
              <w:top w:val="dashSmallGap" w:sz="4" w:space="0" w:color="D9D9D9" w:themeColor="background1" w:themeShade="D9"/>
              <w:bottom w:val="dashSmallGap" w:sz="4" w:space="0" w:color="D9D9D9" w:themeColor="background1" w:themeShade="D9"/>
            </w:tcBorders>
          </w:tcPr>
          <w:p w14:paraId="7AFBAFBB" w14:textId="25074DE8" w:rsidR="004C06CE" w:rsidRDefault="00FF1D4E" w:rsidP="00DB7ED1">
            <w:pPr>
              <w:jc w:val="left"/>
            </w:pPr>
            <w:bookmarkStart w:id="5" w:name="Datumrapport"/>
            <w:r>
              <w:t xml:space="preserve">25 </w:t>
            </w:r>
            <w:r w:rsidR="00846F74">
              <w:t xml:space="preserve"> </w:t>
            </w:r>
            <w:r w:rsidR="004F23C1">
              <w:t>september</w:t>
            </w:r>
            <w:r>
              <w:t xml:space="preserve"> 2023</w:t>
            </w:r>
            <w:bookmarkEnd w:id="5"/>
          </w:p>
        </w:tc>
      </w:tr>
      <w:tr w:rsidR="004C06CE" w14:paraId="49A3421B" w14:textId="77777777" w:rsidTr="00016A2B">
        <w:tc>
          <w:tcPr>
            <w:tcW w:w="3539" w:type="dxa"/>
            <w:tcBorders>
              <w:top w:val="dashSmallGap" w:sz="4" w:space="0" w:color="D9D9D9" w:themeColor="background1" w:themeShade="D9"/>
              <w:bottom w:val="dashSmallGap" w:sz="4" w:space="0" w:color="D9D9D9" w:themeColor="background1" w:themeShade="D9"/>
            </w:tcBorders>
          </w:tcPr>
          <w:p w14:paraId="7DE0F120" w14:textId="77777777" w:rsidR="004C06CE" w:rsidRDefault="004C06CE" w:rsidP="00DB7ED1">
            <w:pPr>
              <w:jc w:val="left"/>
            </w:pPr>
            <w:r>
              <w:t>Versie:</w:t>
            </w:r>
          </w:p>
        </w:tc>
        <w:tc>
          <w:tcPr>
            <w:tcW w:w="5521" w:type="dxa"/>
            <w:tcBorders>
              <w:top w:val="dashSmallGap" w:sz="4" w:space="0" w:color="D9D9D9" w:themeColor="background1" w:themeShade="D9"/>
              <w:bottom w:val="dashSmallGap" w:sz="4" w:space="0" w:color="D9D9D9" w:themeColor="background1" w:themeShade="D9"/>
            </w:tcBorders>
          </w:tcPr>
          <w:p w14:paraId="398F4DAA" w14:textId="77777777" w:rsidR="004C06CE" w:rsidRDefault="004C06CE" w:rsidP="00DB7ED1">
            <w:pPr>
              <w:jc w:val="left"/>
            </w:pPr>
            <w:r>
              <w:t>1</w:t>
            </w:r>
          </w:p>
        </w:tc>
      </w:tr>
      <w:tr w:rsidR="004C06CE" w14:paraId="5A946633" w14:textId="77777777" w:rsidTr="00016A2B">
        <w:tc>
          <w:tcPr>
            <w:tcW w:w="3539" w:type="dxa"/>
            <w:tcBorders>
              <w:top w:val="dashSmallGap" w:sz="4" w:space="0" w:color="D9D9D9" w:themeColor="background1" w:themeShade="D9"/>
            </w:tcBorders>
          </w:tcPr>
          <w:p w14:paraId="172BED5D" w14:textId="77777777" w:rsidR="004C06CE" w:rsidRDefault="004C06CE" w:rsidP="00DB7ED1">
            <w:pPr>
              <w:jc w:val="left"/>
            </w:pPr>
            <w:r>
              <w:t>Status:</w:t>
            </w:r>
          </w:p>
        </w:tc>
        <w:tc>
          <w:tcPr>
            <w:tcW w:w="5521" w:type="dxa"/>
            <w:tcBorders>
              <w:top w:val="dashSmallGap" w:sz="4" w:space="0" w:color="D9D9D9" w:themeColor="background1" w:themeShade="D9"/>
            </w:tcBorders>
          </w:tcPr>
          <w:p w14:paraId="0B3DBD50" w14:textId="77777777" w:rsidR="004C06CE" w:rsidRDefault="003C0A8C" w:rsidP="00DB7ED1">
            <w:pPr>
              <w:jc w:val="left"/>
            </w:pPr>
            <w:r>
              <w:t>c</w:t>
            </w:r>
            <w:r w:rsidR="004C06CE">
              <w:t>oncept</w:t>
            </w:r>
          </w:p>
        </w:tc>
      </w:tr>
      <w:tr w:rsidR="00174C39" w14:paraId="7325BD8F" w14:textId="77777777" w:rsidTr="00016A2B">
        <w:tc>
          <w:tcPr>
            <w:tcW w:w="3539" w:type="dxa"/>
          </w:tcPr>
          <w:p w14:paraId="0A219EF4" w14:textId="77777777" w:rsidR="00174C39" w:rsidRDefault="00174C39" w:rsidP="00DB7ED1">
            <w:pPr>
              <w:jc w:val="left"/>
              <w:rPr>
                <w:lang w:val="pt-PT"/>
              </w:rPr>
            </w:pPr>
            <w:r>
              <w:rPr>
                <w:lang w:val="pt-PT"/>
              </w:rPr>
              <w:t>Auteur(s):</w:t>
            </w:r>
          </w:p>
        </w:tc>
        <w:tc>
          <w:tcPr>
            <w:tcW w:w="5521" w:type="dxa"/>
          </w:tcPr>
          <w:p w14:paraId="46DBA3BF" w14:textId="77777777" w:rsidR="00174C39" w:rsidRDefault="00174C39" w:rsidP="00DB7ED1">
            <w:pPr>
              <w:jc w:val="left"/>
              <w:rPr>
                <w:lang w:val="pt-PT"/>
              </w:rPr>
            </w:pPr>
            <w:r>
              <w:rPr>
                <w:lang w:val="pt-PT"/>
              </w:rPr>
              <w:t>Handtekening(en):</w:t>
            </w:r>
          </w:p>
        </w:tc>
      </w:tr>
      <w:tr w:rsidR="00174C39" w:rsidRPr="004C06CE" w14:paraId="7C1643BA" w14:textId="77777777" w:rsidTr="00016A2B">
        <w:trPr>
          <w:trHeight w:val="316"/>
        </w:trPr>
        <w:tc>
          <w:tcPr>
            <w:tcW w:w="3539" w:type="dxa"/>
          </w:tcPr>
          <w:p w14:paraId="28AC3EC5" w14:textId="41FB439F" w:rsidR="004F23C1" w:rsidRPr="00B959F9" w:rsidRDefault="004F23C1" w:rsidP="0045061C">
            <w:pPr>
              <w:spacing w:after="0"/>
              <w:jc w:val="left"/>
              <w:rPr>
                <w:lang w:val="de-DE"/>
                <w:rPrChange w:id="6" w:author="Theo Olsthoorn" w:date="2023-12-19T18:10:00Z">
                  <w:rPr>
                    <w:lang w:val="nl-NL"/>
                  </w:rPr>
                </w:rPrChange>
              </w:rPr>
            </w:pPr>
            <w:proofErr w:type="spellStart"/>
            <w:r w:rsidRPr="00B959F9">
              <w:rPr>
                <w:lang w:val="de-DE"/>
                <w:rPrChange w:id="7" w:author="Theo Olsthoorn" w:date="2023-12-19T18:10:00Z">
                  <w:rPr>
                    <w:lang w:val="nl-NL"/>
                  </w:rPr>
                </w:rPrChange>
              </w:rPr>
              <w:t>Katreine</w:t>
            </w:r>
            <w:proofErr w:type="spellEnd"/>
            <w:r w:rsidRPr="00B959F9">
              <w:rPr>
                <w:lang w:val="de-DE"/>
                <w:rPrChange w:id="8" w:author="Theo Olsthoorn" w:date="2023-12-19T18:10:00Z">
                  <w:rPr>
                    <w:lang w:val="nl-NL"/>
                  </w:rPr>
                </w:rPrChange>
              </w:rPr>
              <w:t xml:space="preserve"> </w:t>
            </w:r>
            <w:proofErr w:type="spellStart"/>
            <w:r w:rsidRPr="00B959F9">
              <w:rPr>
                <w:lang w:val="de-DE"/>
                <w:rPrChange w:id="9" w:author="Theo Olsthoorn" w:date="2023-12-19T18:10:00Z">
                  <w:rPr>
                    <w:lang w:val="nl-NL"/>
                  </w:rPr>
                </w:rPrChange>
              </w:rPr>
              <w:t>Blomme</w:t>
            </w:r>
            <w:proofErr w:type="spellEnd"/>
          </w:p>
          <w:p w14:paraId="5F5E0BA4" w14:textId="64B2243C" w:rsidR="004F23C1" w:rsidRPr="00B959F9" w:rsidRDefault="004F23C1" w:rsidP="00DB7ED1">
            <w:pPr>
              <w:jc w:val="left"/>
              <w:rPr>
                <w:i/>
                <w:iCs/>
                <w:lang w:val="de-DE"/>
                <w:rPrChange w:id="10" w:author="Theo Olsthoorn" w:date="2023-12-19T18:10:00Z">
                  <w:rPr>
                    <w:i/>
                    <w:iCs/>
                    <w:lang w:val="nl-NL"/>
                  </w:rPr>
                </w:rPrChange>
              </w:rPr>
            </w:pPr>
            <w:r w:rsidRPr="00B959F9">
              <w:rPr>
                <w:i/>
                <w:iCs/>
                <w:lang w:val="de-DE"/>
                <w:rPrChange w:id="11" w:author="Theo Olsthoorn" w:date="2023-12-19T18:10:00Z">
                  <w:rPr>
                    <w:i/>
                    <w:iCs/>
                    <w:lang w:val="nl-NL"/>
                  </w:rPr>
                </w:rPrChange>
              </w:rPr>
              <w:t>Technisch expert AGT</w:t>
            </w:r>
          </w:p>
          <w:p w14:paraId="3E92BD7C" w14:textId="16D5F1DC" w:rsidR="004F23C1" w:rsidRPr="00B959F9" w:rsidRDefault="004F23C1" w:rsidP="0045061C">
            <w:pPr>
              <w:spacing w:after="0"/>
              <w:jc w:val="left"/>
              <w:rPr>
                <w:lang w:val="de-DE"/>
                <w:rPrChange w:id="12" w:author="Theo Olsthoorn" w:date="2023-12-19T18:10:00Z">
                  <w:rPr>
                    <w:lang w:val="nl-NL"/>
                  </w:rPr>
                </w:rPrChange>
              </w:rPr>
            </w:pPr>
            <w:r w:rsidRPr="00B959F9">
              <w:rPr>
                <w:lang w:val="de-DE"/>
                <w:rPrChange w:id="13" w:author="Theo Olsthoorn" w:date="2023-12-19T18:10:00Z">
                  <w:rPr>
                    <w:lang w:val="nl-NL"/>
                  </w:rPr>
                </w:rPrChange>
              </w:rPr>
              <w:t>David Simpson</w:t>
            </w:r>
          </w:p>
          <w:p w14:paraId="5BC25CF3" w14:textId="5F635933" w:rsidR="004F23C1" w:rsidRPr="0045061C" w:rsidRDefault="0045061C" w:rsidP="00DB7ED1">
            <w:pPr>
              <w:jc w:val="left"/>
              <w:rPr>
                <w:i/>
                <w:iCs/>
                <w:lang w:val="nl-NL"/>
              </w:rPr>
            </w:pPr>
            <w:r>
              <w:rPr>
                <w:i/>
                <w:iCs/>
                <w:lang w:val="nl-NL"/>
              </w:rPr>
              <w:t>Senior p</w:t>
            </w:r>
            <w:r w:rsidR="004F23C1" w:rsidRPr="0045061C">
              <w:rPr>
                <w:i/>
                <w:iCs/>
                <w:lang w:val="nl-NL"/>
              </w:rPr>
              <w:t>rojectleider AGT</w:t>
            </w:r>
          </w:p>
        </w:tc>
        <w:tc>
          <w:tcPr>
            <w:tcW w:w="5521" w:type="dxa"/>
          </w:tcPr>
          <w:p w14:paraId="4A74C0D3" w14:textId="23ED0A84" w:rsidR="00174C39" w:rsidRPr="004C06CE" w:rsidRDefault="006D6940" w:rsidP="00DB7ED1">
            <w:pPr>
              <w:jc w:val="left"/>
              <w:rPr>
                <w:lang w:val="nl-NL"/>
              </w:rPr>
            </w:pPr>
            <w:r>
              <w:rPr>
                <w:noProof/>
              </w:rPr>
              <w:drawing>
                <wp:anchor distT="0" distB="0" distL="114300" distR="114300" simplePos="0" relativeHeight="251658240" behindDoc="0" locked="0" layoutInCell="1" allowOverlap="1" wp14:anchorId="29C5AE8A" wp14:editId="20D9A807">
                  <wp:simplePos x="0" y="0"/>
                  <wp:positionH relativeFrom="column">
                    <wp:posOffset>1154034</wp:posOffset>
                  </wp:positionH>
                  <wp:positionV relativeFrom="paragraph">
                    <wp:posOffset>345057</wp:posOffset>
                  </wp:positionV>
                  <wp:extent cx="1466215" cy="534670"/>
                  <wp:effectExtent l="0" t="0" r="635" b="0"/>
                  <wp:wrapSquare wrapText="bothSides"/>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66215" cy="534670"/>
                          </a:xfrm>
                          <a:prstGeom prst="rect">
                            <a:avLst/>
                          </a:prstGeom>
                          <a:noFill/>
                          <a:ln>
                            <a:noFill/>
                          </a:ln>
                        </pic:spPr>
                      </pic:pic>
                    </a:graphicData>
                  </a:graphic>
                </wp:anchor>
              </w:drawing>
            </w:r>
          </w:p>
        </w:tc>
      </w:tr>
      <w:tr w:rsidR="00174C39" w:rsidRPr="004C06CE" w14:paraId="054FC48E" w14:textId="77777777" w:rsidTr="00016A2B">
        <w:tc>
          <w:tcPr>
            <w:tcW w:w="3539" w:type="dxa"/>
          </w:tcPr>
          <w:p w14:paraId="7D31380B" w14:textId="77777777" w:rsidR="00174C39" w:rsidRPr="004C06CE" w:rsidRDefault="00174C39" w:rsidP="00DB7ED1">
            <w:pPr>
              <w:jc w:val="left"/>
              <w:rPr>
                <w:lang w:val="nl-NL"/>
              </w:rPr>
            </w:pPr>
            <w:r w:rsidRPr="004C06CE">
              <w:rPr>
                <w:lang w:val="nl-NL"/>
              </w:rPr>
              <w:t>Nazicht door:</w:t>
            </w:r>
          </w:p>
        </w:tc>
        <w:tc>
          <w:tcPr>
            <w:tcW w:w="5521" w:type="dxa"/>
          </w:tcPr>
          <w:p w14:paraId="643FF967" w14:textId="77777777" w:rsidR="00174C39" w:rsidRPr="004C06CE" w:rsidRDefault="00174C39" w:rsidP="00DB7ED1">
            <w:pPr>
              <w:jc w:val="left"/>
              <w:rPr>
                <w:lang w:val="nl-NL"/>
              </w:rPr>
            </w:pPr>
            <w:r w:rsidRPr="004C06CE">
              <w:rPr>
                <w:lang w:val="nl-NL"/>
              </w:rPr>
              <w:t>Handtekening:</w:t>
            </w:r>
          </w:p>
        </w:tc>
      </w:tr>
      <w:tr w:rsidR="00174C39" w:rsidRPr="004C06CE" w14:paraId="5201DB93" w14:textId="77777777" w:rsidTr="00016A2B">
        <w:trPr>
          <w:trHeight w:val="369"/>
        </w:trPr>
        <w:tc>
          <w:tcPr>
            <w:tcW w:w="3539" w:type="dxa"/>
          </w:tcPr>
          <w:p w14:paraId="162DF0F9" w14:textId="28AFFD92" w:rsidR="00B96745" w:rsidRDefault="00B96745" w:rsidP="00B96745">
            <w:pPr>
              <w:spacing w:after="0"/>
              <w:jc w:val="left"/>
              <w:rPr>
                <w:lang w:val="nl-NL"/>
              </w:rPr>
            </w:pPr>
            <w:r>
              <w:rPr>
                <w:lang w:val="nl-NL"/>
              </w:rPr>
              <w:t>Theo Olsthoorn</w:t>
            </w:r>
          </w:p>
          <w:p w14:paraId="029F8A2F" w14:textId="7696F5E7" w:rsidR="00B96745" w:rsidRPr="00B96745" w:rsidRDefault="00B96745" w:rsidP="00DB7ED1">
            <w:pPr>
              <w:jc w:val="left"/>
              <w:rPr>
                <w:i/>
                <w:iCs/>
                <w:lang w:val="nl-NL"/>
              </w:rPr>
            </w:pPr>
            <w:r w:rsidRPr="00B96745">
              <w:rPr>
                <w:i/>
                <w:iCs/>
                <w:lang w:val="nl-NL"/>
              </w:rPr>
              <w:t>Hygea-Consult</w:t>
            </w:r>
          </w:p>
          <w:p w14:paraId="2AB0750A" w14:textId="77777777" w:rsidR="00174C39" w:rsidRDefault="00B96745" w:rsidP="00B96745">
            <w:pPr>
              <w:spacing w:after="0"/>
              <w:jc w:val="left"/>
              <w:rPr>
                <w:lang w:val="nl-NL"/>
              </w:rPr>
            </w:pPr>
            <w:r>
              <w:rPr>
                <w:lang w:val="nl-NL"/>
              </w:rPr>
              <w:t>Cas Neyens</w:t>
            </w:r>
          </w:p>
          <w:p w14:paraId="4D406782" w14:textId="3F47CF2C" w:rsidR="00B96745" w:rsidRPr="00B96745" w:rsidRDefault="00B96745" w:rsidP="00DB7ED1">
            <w:pPr>
              <w:jc w:val="left"/>
              <w:rPr>
                <w:i/>
                <w:iCs/>
                <w:lang w:val="nl-NL"/>
              </w:rPr>
            </w:pPr>
            <w:r w:rsidRPr="00B96745">
              <w:rPr>
                <w:i/>
                <w:iCs/>
                <w:lang w:val="nl-NL"/>
              </w:rPr>
              <w:t>Projectingenieur AGT</w:t>
            </w:r>
          </w:p>
        </w:tc>
        <w:tc>
          <w:tcPr>
            <w:tcW w:w="5521" w:type="dxa"/>
          </w:tcPr>
          <w:p w14:paraId="3ACFD3EC" w14:textId="77777777" w:rsidR="00174C39" w:rsidRPr="004C06CE" w:rsidRDefault="00174C39" w:rsidP="00DB7ED1">
            <w:pPr>
              <w:jc w:val="left"/>
              <w:rPr>
                <w:lang w:val="nl-NL"/>
              </w:rPr>
            </w:pPr>
          </w:p>
        </w:tc>
      </w:tr>
    </w:tbl>
    <w:p w14:paraId="2C518440" w14:textId="77777777" w:rsidR="00DC5AAC" w:rsidRDefault="00DC5AAC" w:rsidP="005F1EE8">
      <w:pPr>
        <w:rPr>
          <w:i/>
        </w:rPr>
      </w:pPr>
    </w:p>
    <w:p w14:paraId="4E4B49AA" w14:textId="26B3BA78" w:rsidR="0000265A" w:rsidRPr="00DC5AAC" w:rsidRDefault="007838F4" w:rsidP="005F1EE8">
      <w:pPr>
        <w:rPr>
          <w:i/>
          <w:sz w:val="18"/>
          <w:szCs w:val="18"/>
        </w:rPr>
      </w:pPr>
      <w:r w:rsidRPr="00D61C54">
        <w:rPr>
          <w:i/>
          <w:color w:val="806000"/>
          <w:sz w:val="18"/>
          <w:szCs w:val="18"/>
        </w:rPr>
        <w:t>Dit document is opgesteld in functie van de vraagstelling. Het document is als één geheel te beschouwen, delen van het document mogen niet los van het geheel worden gebruikt. De gehanteerde gegevens in de berekeningen zijn geschatte waarden van de werkelijkheid op basis van metingen, literatuurwaarden en expertise. AGT nv kan niet aansprakelijk gesteld worden voor eventuele afwijkingen van parameters ten opzichte van de werkelijke waarden</w:t>
      </w:r>
      <w:r w:rsidRPr="00D61C54">
        <w:rPr>
          <w:i/>
          <w:color w:val="806000"/>
        </w:rPr>
        <w:t>.</w:t>
      </w:r>
      <w:r w:rsidR="0000265A">
        <w:rPr>
          <w:i/>
        </w:rPr>
        <w:br w:type="page"/>
      </w:r>
    </w:p>
    <w:p w14:paraId="3955E45C" w14:textId="77777777" w:rsidR="004C06CE" w:rsidRPr="00D61C54" w:rsidRDefault="001F6B33" w:rsidP="00CF12D0">
      <w:pPr>
        <w:pStyle w:val="Kop1-copy"/>
        <w:rPr>
          <w:color w:val="806000"/>
        </w:rPr>
      </w:pPr>
      <w:r w:rsidRPr="00D61C54">
        <w:rPr>
          <w:color w:val="806000"/>
        </w:rPr>
        <w:t>Inhoudsopgave</w:t>
      </w:r>
    </w:p>
    <w:p w14:paraId="2BC9534C" w14:textId="4AB47227" w:rsidR="00A26C5B" w:rsidRDefault="004C06CE">
      <w:pPr>
        <w:pStyle w:val="TOC1"/>
        <w:rPr>
          <w:rFonts w:eastAsiaTheme="minorEastAsia" w:cstheme="minorBidi"/>
          <w:noProof/>
          <w:color w:val="auto"/>
          <w:kern w:val="0"/>
          <w:szCs w:val="22"/>
        </w:rPr>
      </w:pPr>
      <w:r w:rsidRPr="00FE00BA">
        <w:rPr>
          <w:rFonts w:ascii="Calibri" w:hAnsi="Calibri"/>
        </w:rPr>
        <w:fldChar w:fldCharType="begin"/>
      </w:r>
      <w:r w:rsidRPr="004C06CE">
        <w:rPr>
          <w:lang w:val="nl-NL"/>
        </w:rPr>
        <w:instrText xml:space="preserve"> TOC \o "1-3" \h \z \u </w:instrText>
      </w:r>
      <w:r w:rsidRPr="00FE00BA">
        <w:rPr>
          <w:rFonts w:ascii="Calibri" w:hAnsi="Calibri"/>
        </w:rPr>
        <w:fldChar w:fldCharType="separate"/>
      </w:r>
      <w:hyperlink w:anchor="_Toc153281642" w:history="1">
        <w:r w:rsidR="00A26C5B" w:rsidRPr="00E54AF4">
          <w:rPr>
            <w:rStyle w:val="Hyperlink"/>
            <w:noProof/>
          </w:rPr>
          <w:t>Colofon</w:t>
        </w:r>
        <w:r w:rsidR="00A26C5B">
          <w:rPr>
            <w:noProof/>
            <w:webHidden/>
          </w:rPr>
          <w:tab/>
        </w:r>
        <w:r w:rsidR="00A26C5B">
          <w:rPr>
            <w:noProof/>
            <w:webHidden/>
          </w:rPr>
          <w:fldChar w:fldCharType="begin"/>
        </w:r>
        <w:r w:rsidR="00A26C5B">
          <w:rPr>
            <w:noProof/>
            <w:webHidden/>
          </w:rPr>
          <w:instrText xml:space="preserve"> PAGEREF _Toc153281642 \h </w:instrText>
        </w:r>
        <w:r w:rsidR="00A26C5B">
          <w:rPr>
            <w:noProof/>
            <w:webHidden/>
          </w:rPr>
        </w:r>
        <w:r w:rsidR="00A26C5B">
          <w:rPr>
            <w:noProof/>
            <w:webHidden/>
          </w:rPr>
          <w:fldChar w:fldCharType="separate"/>
        </w:r>
        <w:r w:rsidR="00A26C5B">
          <w:rPr>
            <w:noProof/>
            <w:webHidden/>
          </w:rPr>
          <w:t>2</w:t>
        </w:r>
        <w:r w:rsidR="00A26C5B">
          <w:rPr>
            <w:noProof/>
            <w:webHidden/>
          </w:rPr>
          <w:fldChar w:fldCharType="end"/>
        </w:r>
      </w:hyperlink>
    </w:p>
    <w:p w14:paraId="658D4CC5" w14:textId="29332511" w:rsidR="00A26C5B" w:rsidRDefault="00000000">
      <w:pPr>
        <w:pStyle w:val="TOC1"/>
        <w:rPr>
          <w:rFonts w:eastAsiaTheme="minorEastAsia" w:cstheme="minorBidi"/>
          <w:noProof/>
          <w:color w:val="auto"/>
          <w:kern w:val="0"/>
          <w:szCs w:val="22"/>
        </w:rPr>
      </w:pPr>
      <w:hyperlink w:anchor="_Toc153281643" w:history="1">
        <w:r w:rsidR="00A26C5B" w:rsidRPr="00E54AF4">
          <w:rPr>
            <w:rStyle w:val="Hyperlink"/>
            <w:noProof/>
          </w:rPr>
          <w:t>1</w:t>
        </w:r>
        <w:r w:rsidR="00A26C5B">
          <w:rPr>
            <w:rFonts w:eastAsiaTheme="minorEastAsia" w:cstheme="minorBidi"/>
            <w:noProof/>
            <w:color w:val="auto"/>
            <w:kern w:val="0"/>
            <w:szCs w:val="22"/>
          </w:rPr>
          <w:tab/>
        </w:r>
        <w:r w:rsidR="00A26C5B" w:rsidRPr="00E54AF4">
          <w:rPr>
            <w:rStyle w:val="Hyperlink"/>
            <w:noProof/>
          </w:rPr>
          <w:t>Samenvatting</w:t>
        </w:r>
        <w:r w:rsidR="00A26C5B">
          <w:rPr>
            <w:noProof/>
            <w:webHidden/>
          </w:rPr>
          <w:tab/>
        </w:r>
        <w:r w:rsidR="00A26C5B">
          <w:rPr>
            <w:noProof/>
            <w:webHidden/>
          </w:rPr>
          <w:fldChar w:fldCharType="begin"/>
        </w:r>
        <w:r w:rsidR="00A26C5B">
          <w:rPr>
            <w:noProof/>
            <w:webHidden/>
          </w:rPr>
          <w:instrText xml:space="preserve"> PAGEREF _Toc153281643 \h </w:instrText>
        </w:r>
        <w:r w:rsidR="00A26C5B">
          <w:rPr>
            <w:noProof/>
            <w:webHidden/>
          </w:rPr>
        </w:r>
        <w:r w:rsidR="00A26C5B">
          <w:rPr>
            <w:noProof/>
            <w:webHidden/>
          </w:rPr>
          <w:fldChar w:fldCharType="separate"/>
        </w:r>
        <w:r w:rsidR="00A26C5B">
          <w:rPr>
            <w:noProof/>
            <w:webHidden/>
          </w:rPr>
          <w:t>5</w:t>
        </w:r>
        <w:r w:rsidR="00A26C5B">
          <w:rPr>
            <w:noProof/>
            <w:webHidden/>
          </w:rPr>
          <w:fldChar w:fldCharType="end"/>
        </w:r>
      </w:hyperlink>
    </w:p>
    <w:p w14:paraId="78C70A50" w14:textId="4D47A114" w:rsidR="00A26C5B" w:rsidRDefault="00000000">
      <w:pPr>
        <w:pStyle w:val="TOC1"/>
        <w:rPr>
          <w:rFonts w:eastAsiaTheme="minorEastAsia" w:cstheme="minorBidi"/>
          <w:noProof/>
          <w:color w:val="auto"/>
          <w:kern w:val="0"/>
          <w:szCs w:val="22"/>
        </w:rPr>
      </w:pPr>
      <w:hyperlink w:anchor="_Toc153281644" w:history="1">
        <w:r w:rsidR="00A26C5B" w:rsidRPr="00E54AF4">
          <w:rPr>
            <w:rStyle w:val="Hyperlink"/>
            <w:noProof/>
          </w:rPr>
          <w:t>2</w:t>
        </w:r>
        <w:r w:rsidR="00A26C5B">
          <w:rPr>
            <w:rFonts w:eastAsiaTheme="minorEastAsia" w:cstheme="minorBidi"/>
            <w:noProof/>
            <w:color w:val="auto"/>
            <w:kern w:val="0"/>
            <w:szCs w:val="22"/>
          </w:rPr>
          <w:tab/>
        </w:r>
        <w:r w:rsidR="00A26C5B" w:rsidRPr="00E54AF4">
          <w:rPr>
            <w:rStyle w:val="Hyperlink"/>
            <w:noProof/>
          </w:rPr>
          <w:t>Inleiding</w:t>
        </w:r>
        <w:r w:rsidR="00A26C5B">
          <w:rPr>
            <w:noProof/>
            <w:webHidden/>
          </w:rPr>
          <w:tab/>
        </w:r>
        <w:r w:rsidR="00A26C5B">
          <w:rPr>
            <w:noProof/>
            <w:webHidden/>
          </w:rPr>
          <w:fldChar w:fldCharType="begin"/>
        </w:r>
        <w:r w:rsidR="00A26C5B">
          <w:rPr>
            <w:noProof/>
            <w:webHidden/>
          </w:rPr>
          <w:instrText xml:space="preserve"> PAGEREF _Toc153281644 \h </w:instrText>
        </w:r>
        <w:r w:rsidR="00A26C5B">
          <w:rPr>
            <w:noProof/>
            <w:webHidden/>
          </w:rPr>
        </w:r>
        <w:r w:rsidR="00A26C5B">
          <w:rPr>
            <w:noProof/>
            <w:webHidden/>
          </w:rPr>
          <w:fldChar w:fldCharType="separate"/>
        </w:r>
        <w:r w:rsidR="00A26C5B">
          <w:rPr>
            <w:noProof/>
            <w:webHidden/>
          </w:rPr>
          <w:t>5</w:t>
        </w:r>
        <w:r w:rsidR="00A26C5B">
          <w:rPr>
            <w:noProof/>
            <w:webHidden/>
          </w:rPr>
          <w:fldChar w:fldCharType="end"/>
        </w:r>
      </w:hyperlink>
    </w:p>
    <w:p w14:paraId="06E39CB9" w14:textId="6853A069" w:rsidR="00A26C5B" w:rsidRDefault="00000000">
      <w:pPr>
        <w:pStyle w:val="TOC1"/>
        <w:rPr>
          <w:rFonts w:eastAsiaTheme="minorEastAsia" w:cstheme="minorBidi"/>
          <w:noProof/>
          <w:color w:val="auto"/>
          <w:kern w:val="0"/>
          <w:szCs w:val="22"/>
        </w:rPr>
      </w:pPr>
      <w:hyperlink w:anchor="_Toc153281645" w:history="1">
        <w:r w:rsidR="00A26C5B" w:rsidRPr="00E54AF4">
          <w:rPr>
            <w:rStyle w:val="Hyperlink"/>
            <w:noProof/>
            <w:lang w:val="nl-NL"/>
          </w:rPr>
          <w:t>3</w:t>
        </w:r>
        <w:r w:rsidR="00A26C5B">
          <w:rPr>
            <w:rFonts w:eastAsiaTheme="minorEastAsia" w:cstheme="minorBidi"/>
            <w:noProof/>
            <w:color w:val="auto"/>
            <w:kern w:val="0"/>
            <w:szCs w:val="22"/>
          </w:rPr>
          <w:tab/>
        </w:r>
        <w:r w:rsidR="00A26C5B" w:rsidRPr="00E54AF4">
          <w:rPr>
            <w:rStyle w:val="Hyperlink"/>
            <w:noProof/>
            <w:lang w:val="nl-NL"/>
          </w:rPr>
          <w:t>Inzicht in het (grond)watersysteem voor niet-experts</w:t>
        </w:r>
        <w:r w:rsidR="00A26C5B">
          <w:rPr>
            <w:noProof/>
            <w:webHidden/>
          </w:rPr>
          <w:tab/>
        </w:r>
        <w:r w:rsidR="00A26C5B">
          <w:rPr>
            <w:noProof/>
            <w:webHidden/>
          </w:rPr>
          <w:fldChar w:fldCharType="begin"/>
        </w:r>
        <w:r w:rsidR="00A26C5B">
          <w:rPr>
            <w:noProof/>
            <w:webHidden/>
          </w:rPr>
          <w:instrText xml:space="preserve"> PAGEREF _Toc153281645 \h </w:instrText>
        </w:r>
        <w:r w:rsidR="00A26C5B">
          <w:rPr>
            <w:noProof/>
            <w:webHidden/>
          </w:rPr>
        </w:r>
        <w:r w:rsidR="00A26C5B">
          <w:rPr>
            <w:noProof/>
            <w:webHidden/>
          </w:rPr>
          <w:fldChar w:fldCharType="separate"/>
        </w:r>
        <w:r w:rsidR="00A26C5B">
          <w:rPr>
            <w:noProof/>
            <w:webHidden/>
          </w:rPr>
          <w:t>5</w:t>
        </w:r>
        <w:r w:rsidR="00A26C5B">
          <w:rPr>
            <w:noProof/>
            <w:webHidden/>
          </w:rPr>
          <w:fldChar w:fldCharType="end"/>
        </w:r>
      </w:hyperlink>
    </w:p>
    <w:p w14:paraId="650009D8" w14:textId="4B2B0775" w:rsidR="00A26C5B" w:rsidRDefault="00000000">
      <w:pPr>
        <w:pStyle w:val="TOC2"/>
        <w:rPr>
          <w:rFonts w:eastAsiaTheme="minorEastAsia" w:cstheme="minorBidi"/>
          <w:noProof/>
          <w:color w:val="auto"/>
          <w:kern w:val="0"/>
          <w:szCs w:val="22"/>
        </w:rPr>
      </w:pPr>
      <w:hyperlink w:anchor="_Toc153281646" w:history="1">
        <w:r w:rsidR="00A26C5B" w:rsidRPr="00E54AF4">
          <w:rPr>
            <w:rStyle w:val="Hyperlink"/>
            <w:noProof/>
            <w:lang w:val="nl-NL"/>
          </w:rPr>
          <w:t>3.1</w:t>
        </w:r>
        <w:r w:rsidR="00A26C5B">
          <w:rPr>
            <w:rFonts w:eastAsiaTheme="minorEastAsia" w:cstheme="minorBidi"/>
            <w:noProof/>
            <w:color w:val="auto"/>
            <w:kern w:val="0"/>
            <w:szCs w:val="22"/>
          </w:rPr>
          <w:tab/>
        </w:r>
        <w:r w:rsidR="00A26C5B" w:rsidRPr="00E54AF4">
          <w:rPr>
            <w:rStyle w:val="Hyperlink"/>
            <w:noProof/>
            <w:lang w:val="nl-NL"/>
          </w:rPr>
          <w:t>Wat is grondwater?</w:t>
        </w:r>
        <w:r w:rsidR="00A26C5B">
          <w:rPr>
            <w:noProof/>
            <w:webHidden/>
          </w:rPr>
          <w:tab/>
        </w:r>
        <w:r w:rsidR="00A26C5B">
          <w:rPr>
            <w:noProof/>
            <w:webHidden/>
          </w:rPr>
          <w:fldChar w:fldCharType="begin"/>
        </w:r>
        <w:r w:rsidR="00A26C5B">
          <w:rPr>
            <w:noProof/>
            <w:webHidden/>
          </w:rPr>
          <w:instrText xml:space="preserve"> PAGEREF _Toc153281646 \h </w:instrText>
        </w:r>
        <w:r w:rsidR="00A26C5B">
          <w:rPr>
            <w:noProof/>
            <w:webHidden/>
          </w:rPr>
        </w:r>
        <w:r w:rsidR="00A26C5B">
          <w:rPr>
            <w:noProof/>
            <w:webHidden/>
          </w:rPr>
          <w:fldChar w:fldCharType="separate"/>
        </w:r>
        <w:r w:rsidR="00A26C5B">
          <w:rPr>
            <w:noProof/>
            <w:webHidden/>
          </w:rPr>
          <w:t>5</w:t>
        </w:r>
        <w:r w:rsidR="00A26C5B">
          <w:rPr>
            <w:noProof/>
            <w:webHidden/>
          </w:rPr>
          <w:fldChar w:fldCharType="end"/>
        </w:r>
      </w:hyperlink>
    </w:p>
    <w:p w14:paraId="4D869CDA" w14:textId="32DF1362" w:rsidR="00A26C5B" w:rsidRDefault="00000000">
      <w:pPr>
        <w:pStyle w:val="TOC2"/>
        <w:rPr>
          <w:rFonts w:eastAsiaTheme="minorEastAsia" w:cstheme="minorBidi"/>
          <w:noProof/>
          <w:color w:val="auto"/>
          <w:kern w:val="0"/>
          <w:szCs w:val="22"/>
        </w:rPr>
      </w:pPr>
      <w:hyperlink w:anchor="_Toc153281647" w:history="1">
        <w:r w:rsidR="00A26C5B" w:rsidRPr="00E54AF4">
          <w:rPr>
            <w:rStyle w:val="Hyperlink"/>
            <w:noProof/>
            <w:lang w:val="nl-NL"/>
          </w:rPr>
          <w:t>3.2</w:t>
        </w:r>
        <w:r w:rsidR="00A26C5B">
          <w:rPr>
            <w:rFonts w:eastAsiaTheme="minorEastAsia" w:cstheme="minorBidi"/>
            <w:noProof/>
            <w:color w:val="auto"/>
            <w:kern w:val="0"/>
            <w:szCs w:val="22"/>
          </w:rPr>
          <w:tab/>
        </w:r>
        <w:r w:rsidR="00A26C5B" w:rsidRPr="00E54AF4">
          <w:rPr>
            <w:rStyle w:val="Hyperlink"/>
            <w:noProof/>
            <w:lang w:val="nl-NL"/>
          </w:rPr>
          <w:t>Wat is grondwaterstroming?</w:t>
        </w:r>
        <w:r w:rsidR="00A26C5B">
          <w:rPr>
            <w:noProof/>
            <w:webHidden/>
          </w:rPr>
          <w:tab/>
        </w:r>
        <w:r w:rsidR="00A26C5B">
          <w:rPr>
            <w:noProof/>
            <w:webHidden/>
          </w:rPr>
          <w:fldChar w:fldCharType="begin"/>
        </w:r>
        <w:r w:rsidR="00A26C5B">
          <w:rPr>
            <w:noProof/>
            <w:webHidden/>
          </w:rPr>
          <w:instrText xml:space="preserve"> PAGEREF _Toc153281647 \h </w:instrText>
        </w:r>
        <w:r w:rsidR="00A26C5B">
          <w:rPr>
            <w:noProof/>
            <w:webHidden/>
          </w:rPr>
        </w:r>
        <w:r w:rsidR="00A26C5B">
          <w:rPr>
            <w:noProof/>
            <w:webHidden/>
          </w:rPr>
          <w:fldChar w:fldCharType="separate"/>
        </w:r>
        <w:r w:rsidR="00A26C5B">
          <w:rPr>
            <w:noProof/>
            <w:webHidden/>
          </w:rPr>
          <w:t>6</w:t>
        </w:r>
        <w:r w:rsidR="00A26C5B">
          <w:rPr>
            <w:noProof/>
            <w:webHidden/>
          </w:rPr>
          <w:fldChar w:fldCharType="end"/>
        </w:r>
      </w:hyperlink>
    </w:p>
    <w:p w14:paraId="403C3AED" w14:textId="6E85BBA7" w:rsidR="00A26C5B" w:rsidRDefault="00000000">
      <w:pPr>
        <w:pStyle w:val="TOC2"/>
        <w:rPr>
          <w:rFonts w:eastAsiaTheme="minorEastAsia" w:cstheme="minorBidi"/>
          <w:noProof/>
          <w:color w:val="auto"/>
          <w:kern w:val="0"/>
          <w:szCs w:val="22"/>
        </w:rPr>
      </w:pPr>
      <w:hyperlink w:anchor="_Toc153281648" w:history="1">
        <w:r w:rsidR="00A26C5B" w:rsidRPr="00E54AF4">
          <w:rPr>
            <w:rStyle w:val="Hyperlink"/>
            <w:noProof/>
            <w:lang w:val="nl-NL"/>
          </w:rPr>
          <w:t>3.3</w:t>
        </w:r>
        <w:r w:rsidR="00A26C5B">
          <w:rPr>
            <w:rFonts w:eastAsiaTheme="minorEastAsia" w:cstheme="minorBidi"/>
            <w:noProof/>
            <w:color w:val="auto"/>
            <w:kern w:val="0"/>
            <w:szCs w:val="22"/>
          </w:rPr>
          <w:tab/>
        </w:r>
        <w:r w:rsidR="00A26C5B" w:rsidRPr="00E54AF4">
          <w:rPr>
            <w:rStyle w:val="Hyperlink"/>
            <w:noProof/>
            <w:lang w:val="nl-NL"/>
          </w:rPr>
          <w:t>Grondwater als deel van de watercyclus</w:t>
        </w:r>
        <w:r w:rsidR="00A26C5B">
          <w:rPr>
            <w:noProof/>
            <w:webHidden/>
          </w:rPr>
          <w:tab/>
        </w:r>
        <w:r w:rsidR="00A26C5B">
          <w:rPr>
            <w:noProof/>
            <w:webHidden/>
          </w:rPr>
          <w:fldChar w:fldCharType="begin"/>
        </w:r>
        <w:r w:rsidR="00A26C5B">
          <w:rPr>
            <w:noProof/>
            <w:webHidden/>
          </w:rPr>
          <w:instrText xml:space="preserve"> PAGEREF _Toc153281648 \h </w:instrText>
        </w:r>
        <w:r w:rsidR="00A26C5B">
          <w:rPr>
            <w:noProof/>
            <w:webHidden/>
          </w:rPr>
        </w:r>
        <w:r w:rsidR="00A26C5B">
          <w:rPr>
            <w:noProof/>
            <w:webHidden/>
          </w:rPr>
          <w:fldChar w:fldCharType="separate"/>
        </w:r>
        <w:r w:rsidR="00A26C5B">
          <w:rPr>
            <w:noProof/>
            <w:webHidden/>
          </w:rPr>
          <w:t>8</w:t>
        </w:r>
        <w:r w:rsidR="00A26C5B">
          <w:rPr>
            <w:noProof/>
            <w:webHidden/>
          </w:rPr>
          <w:fldChar w:fldCharType="end"/>
        </w:r>
      </w:hyperlink>
    </w:p>
    <w:p w14:paraId="61AD66DE" w14:textId="427F4437" w:rsidR="00A26C5B" w:rsidRDefault="00000000">
      <w:pPr>
        <w:pStyle w:val="TOC2"/>
        <w:rPr>
          <w:rFonts w:eastAsiaTheme="minorEastAsia" w:cstheme="minorBidi"/>
          <w:noProof/>
          <w:color w:val="auto"/>
          <w:kern w:val="0"/>
          <w:szCs w:val="22"/>
        </w:rPr>
      </w:pPr>
      <w:hyperlink w:anchor="_Toc153281649" w:history="1">
        <w:r w:rsidR="00A26C5B" w:rsidRPr="00E54AF4">
          <w:rPr>
            <w:rStyle w:val="Hyperlink"/>
            <w:noProof/>
            <w:lang w:val="nl-NL"/>
          </w:rPr>
          <w:t>3.4</w:t>
        </w:r>
        <w:r w:rsidR="00A26C5B">
          <w:rPr>
            <w:rFonts w:eastAsiaTheme="minorEastAsia" w:cstheme="minorBidi"/>
            <w:noProof/>
            <w:color w:val="auto"/>
            <w:kern w:val="0"/>
            <w:szCs w:val="22"/>
          </w:rPr>
          <w:tab/>
        </w:r>
        <w:r w:rsidR="00A26C5B" w:rsidRPr="00E54AF4">
          <w:rPr>
            <w:rStyle w:val="Hyperlink"/>
            <w:noProof/>
            <w:lang w:val="nl-NL"/>
          </w:rPr>
          <w:t>Grondwatervoeding en grondwaterpeilveranderingen in de tijd</w:t>
        </w:r>
        <w:r w:rsidR="00A26C5B">
          <w:rPr>
            <w:noProof/>
            <w:webHidden/>
          </w:rPr>
          <w:tab/>
        </w:r>
        <w:r w:rsidR="00A26C5B">
          <w:rPr>
            <w:noProof/>
            <w:webHidden/>
          </w:rPr>
          <w:fldChar w:fldCharType="begin"/>
        </w:r>
        <w:r w:rsidR="00A26C5B">
          <w:rPr>
            <w:noProof/>
            <w:webHidden/>
          </w:rPr>
          <w:instrText xml:space="preserve"> PAGEREF _Toc153281649 \h </w:instrText>
        </w:r>
        <w:r w:rsidR="00A26C5B">
          <w:rPr>
            <w:noProof/>
            <w:webHidden/>
          </w:rPr>
        </w:r>
        <w:r w:rsidR="00A26C5B">
          <w:rPr>
            <w:noProof/>
            <w:webHidden/>
          </w:rPr>
          <w:fldChar w:fldCharType="separate"/>
        </w:r>
        <w:r w:rsidR="00A26C5B">
          <w:rPr>
            <w:noProof/>
            <w:webHidden/>
          </w:rPr>
          <w:t>8</w:t>
        </w:r>
        <w:r w:rsidR="00A26C5B">
          <w:rPr>
            <w:noProof/>
            <w:webHidden/>
          </w:rPr>
          <w:fldChar w:fldCharType="end"/>
        </w:r>
      </w:hyperlink>
    </w:p>
    <w:p w14:paraId="54504B82" w14:textId="3034CB08" w:rsidR="00A26C5B" w:rsidRDefault="00000000">
      <w:pPr>
        <w:pStyle w:val="TOC2"/>
        <w:rPr>
          <w:rFonts w:eastAsiaTheme="minorEastAsia" w:cstheme="minorBidi"/>
          <w:noProof/>
          <w:color w:val="auto"/>
          <w:kern w:val="0"/>
          <w:szCs w:val="22"/>
        </w:rPr>
      </w:pPr>
      <w:hyperlink w:anchor="_Toc153281650" w:history="1">
        <w:r w:rsidR="00A26C5B" w:rsidRPr="00E54AF4">
          <w:rPr>
            <w:rStyle w:val="Hyperlink"/>
            <w:noProof/>
            <w:lang w:val="nl-NL"/>
          </w:rPr>
          <w:t>3.5</w:t>
        </w:r>
        <w:r w:rsidR="00A26C5B">
          <w:rPr>
            <w:rFonts w:eastAsiaTheme="minorEastAsia" w:cstheme="minorBidi"/>
            <w:noProof/>
            <w:color w:val="auto"/>
            <w:kern w:val="0"/>
            <w:szCs w:val="22"/>
          </w:rPr>
          <w:tab/>
        </w:r>
        <w:r w:rsidR="00A26C5B" w:rsidRPr="00E54AF4">
          <w:rPr>
            <w:rStyle w:val="Hyperlink"/>
            <w:noProof/>
            <w:lang w:val="nl-NL"/>
          </w:rPr>
          <w:t>Freatische versus gespannen grondwaterlagen (aquifers)</w:t>
        </w:r>
        <w:r w:rsidR="00A26C5B">
          <w:rPr>
            <w:noProof/>
            <w:webHidden/>
          </w:rPr>
          <w:tab/>
        </w:r>
        <w:r w:rsidR="00A26C5B">
          <w:rPr>
            <w:noProof/>
            <w:webHidden/>
          </w:rPr>
          <w:fldChar w:fldCharType="begin"/>
        </w:r>
        <w:r w:rsidR="00A26C5B">
          <w:rPr>
            <w:noProof/>
            <w:webHidden/>
          </w:rPr>
          <w:instrText xml:space="preserve"> PAGEREF _Toc153281650 \h </w:instrText>
        </w:r>
        <w:r w:rsidR="00A26C5B">
          <w:rPr>
            <w:noProof/>
            <w:webHidden/>
          </w:rPr>
        </w:r>
        <w:r w:rsidR="00A26C5B">
          <w:rPr>
            <w:noProof/>
            <w:webHidden/>
          </w:rPr>
          <w:fldChar w:fldCharType="separate"/>
        </w:r>
        <w:r w:rsidR="00A26C5B">
          <w:rPr>
            <w:noProof/>
            <w:webHidden/>
          </w:rPr>
          <w:t>9</w:t>
        </w:r>
        <w:r w:rsidR="00A26C5B">
          <w:rPr>
            <w:noProof/>
            <w:webHidden/>
          </w:rPr>
          <w:fldChar w:fldCharType="end"/>
        </w:r>
      </w:hyperlink>
    </w:p>
    <w:p w14:paraId="276D938B" w14:textId="4F63433B" w:rsidR="00A26C5B" w:rsidRDefault="00000000">
      <w:pPr>
        <w:pStyle w:val="TOC2"/>
        <w:rPr>
          <w:rFonts w:eastAsiaTheme="minorEastAsia" w:cstheme="minorBidi"/>
          <w:noProof/>
          <w:color w:val="auto"/>
          <w:kern w:val="0"/>
          <w:szCs w:val="22"/>
        </w:rPr>
      </w:pPr>
      <w:hyperlink w:anchor="_Toc153281651" w:history="1">
        <w:r w:rsidR="00A26C5B" w:rsidRPr="00E54AF4">
          <w:rPr>
            <w:rStyle w:val="Hyperlink"/>
            <w:noProof/>
            <w:lang w:val="nl-NL"/>
          </w:rPr>
          <w:t>3.6</w:t>
        </w:r>
        <w:r w:rsidR="00A26C5B">
          <w:rPr>
            <w:rFonts w:eastAsiaTheme="minorEastAsia" w:cstheme="minorBidi"/>
            <w:noProof/>
            <w:color w:val="auto"/>
            <w:kern w:val="0"/>
            <w:szCs w:val="22"/>
          </w:rPr>
          <w:tab/>
        </w:r>
        <w:r w:rsidR="00A26C5B" w:rsidRPr="00E54AF4">
          <w:rPr>
            <w:rStyle w:val="Hyperlink"/>
            <w:noProof/>
            <w:lang w:val="nl-NL"/>
          </w:rPr>
          <w:t>Hoe worden grondwaterpeilen en grondwaterstroming gemeten?</w:t>
        </w:r>
        <w:r w:rsidR="00A26C5B">
          <w:rPr>
            <w:noProof/>
            <w:webHidden/>
          </w:rPr>
          <w:tab/>
        </w:r>
        <w:r w:rsidR="00A26C5B">
          <w:rPr>
            <w:noProof/>
            <w:webHidden/>
          </w:rPr>
          <w:fldChar w:fldCharType="begin"/>
        </w:r>
        <w:r w:rsidR="00A26C5B">
          <w:rPr>
            <w:noProof/>
            <w:webHidden/>
          </w:rPr>
          <w:instrText xml:space="preserve"> PAGEREF _Toc153281651 \h </w:instrText>
        </w:r>
        <w:r w:rsidR="00A26C5B">
          <w:rPr>
            <w:noProof/>
            <w:webHidden/>
          </w:rPr>
        </w:r>
        <w:r w:rsidR="00A26C5B">
          <w:rPr>
            <w:noProof/>
            <w:webHidden/>
          </w:rPr>
          <w:fldChar w:fldCharType="separate"/>
        </w:r>
        <w:r w:rsidR="00A26C5B">
          <w:rPr>
            <w:noProof/>
            <w:webHidden/>
          </w:rPr>
          <w:t>10</w:t>
        </w:r>
        <w:r w:rsidR="00A26C5B">
          <w:rPr>
            <w:noProof/>
            <w:webHidden/>
          </w:rPr>
          <w:fldChar w:fldCharType="end"/>
        </w:r>
      </w:hyperlink>
    </w:p>
    <w:p w14:paraId="31C202C1" w14:textId="1B5DBFB1" w:rsidR="00A26C5B" w:rsidRDefault="00000000">
      <w:pPr>
        <w:pStyle w:val="TOC2"/>
        <w:rPr>
          <w:rFonts w:eastAsiaTheme="minorEastAsia" w:cstheme="minorBidi"/>
          <w:noProof/>
          <w:color w:val="auto"/>
          <w:kern w:val="0"/>
          <w:szCs w:val="22"/>
        </w:rPr>
      </w:pPr>
      <w:hyperlink w:anchor="_Toc153281652" w:history="1">
        <w:r w:rsidR="00A26C5B" w:rsidRPr="00E54AF4">
          <w:rPr>
            <w:rStyle w:val="Hyperlink"/>
            <w:noProof/>
            <w:lang w:val="nl-NL"/>
          </w:rPr>
          <w:t>3.7</w:t>
        </w:r>
        <w:r w:rsidR="00A26C5B">
          <w:rPr>
            <w:rFonts w:eastAsiaTheme="minorEastAsia" w:cstheme="minorBidi"/>
            <w:noProof/>
            <w:color w:val="auto"/>
            <w:kern w:val="0"/>
            <w:szCs w:val="22"/>
          </w:rPr>
          <w:tab/>
        </w:r>
        <w:r w:rsidR="00A26C5B" w:rsidRPr="00E54AF4">
          <w:rPr>
            <w:rStyle w:val="Hyperlink"/>
            <w:noProof/>
            <w:lang w:val="nl-NL"/>
          </w:rPr>
          <w:t xml:space="preserve">Hoe worden grondwaterpeilen en </w:t>
        </w:r>
        <w:r w:rsidR="00A26C5B" w:rsidRPr="00E54AF4">
          <w:rPr>
            <w:rStyle w:val="Hyperlink"/>
            <w:noProof/>
            <w:lang w:val="nl-NL"/>
          </w:rPr>
          <w:noBreakHyphen/>
          <w:t>stromingen berekend?</w:t>
        </w:r>
        <w:r w:rsidR="00A26C5B">
          <w:rPr>
            <w:noProof/>
            <w:webHidden/>
          </w:rPr>
          <w:tab/>
        </w:r>
        <w:r w:rsidR="00A26C5B">
          <w:rPr>
            <w:noProof/>
            <w:webHidden/>
          </w:rPr>
          <w:fldChar w:fldCharType="begin"/>
        </w:r>
        <w:r w:rsidR="00A26C5B">
          <w:rPr>
            <w:noProof/>
            <w:webHidden/>
          </w:rPr>
          <w:instrText xml:space="preserve"> PAGEREF _Toc153281652 \h </w:instrText>
        </w:r>
        <w:r w:rsidR="00A26C5B">
          <w:rPr>
            <w:noProof/>
            <w:webHidden/>
          </w:rPr>
        </w:r>
        <w:r w:rsidR="00A26C5B">
          <w:rPr>
            <w:noProof/>
            <w:webHidden/>
          </w:rPr>
          <w:fldChar w:fldCharType="separate"/>
        </w:r>
        <w:r w:rsidR="00A26C5B">
          <w:rPr>
            <w:noProof/>
            <w:webHidden/>
          </w:rPr>
          <w:t>11</w:t>
        </w:r>
        <w:r w:rsidR="00A26C5B">
          <w:rPr>
            <w:noProof/>
            <w:webHidden/>
          </w:rPr>
          <w:fldChar w:fldCharType="end"/>
        </w:r>
      </w:hyperlink>
    </w:p>
    <w:p w14:paraId="7AF075FC" w14:textId="566A2086" w:rsidR="00A26C5B" w:rsidRDefault="00000000">
      <w:pPr>
        <w:pStyle w:val="TOC1"/>
        <w:rPr>
          <w:rFonts w:eastAsiaTheme="minorEastAsia" w:cstheme="minorBidi"/>
          <w:noProof/>
          <w:color w:val="auto"/>
          <w:kern w:val="0"/>
          <w:szCs w:val="22"/>
        </w:rPr>
      </w:pPr>
      <w:hyperlink w:anchor="_Toc153281653" w:history="1">
        <w:r w:rsidR="00A26C5B" w:rsidRPr="00E54AF4">
          <w:rPr>
            <w:rStyle w:val="Hyperlink"/>
            <w:noProof/>
            <w:lang w:val="nl-NL"/>
          </w:rPr>
          <w:t>4</w:t>
        </w:r>
        <w:r w:rsidR="00A26C5B">
          <w:rPr>
            <w:rFonts w:eastAsiaTheme="minorEastAsia" w:cstheme="minorBidi"/>
            <w:noProof/>
            <w:color w:val="auto"/>
            <w:kern w:val="0"/>
            <w:szCs w:val="22"/>
          </w:rPr>
          <w:tab/>
        </w:r>
        <w:r w:rsidR="00A26C5B" w:rsidRPr="00E54AF4">
          <w:rPr>
            <w:rStyle w:val="Hyperlink"/>
            <w:noProof/>
            <w:lang w:val="nl-NL"/>
          </w:rPr>
          <w:t>Bespreking van de grondwateringrepen</w:t>
        </w:r>
        <w:r w:rsidR="00A26C5B">
          <w:rPr>
            <w:noProof/>
            <w:webHidden/>
          </w:rPr>
          <w:tab/>
        </w:r>
        <w:r w:rsidR="00A26C5B">
          <w:rPr>
            <w:noProof/>
            <w:webHidden/>
          </w:rPr>
          <w:fldChar w:fldCharType="begin"/>
        </w:r>
        <w:r w:rsidR="00A26C5B">
          <w:rPr>
            <w:noProof/>
            <w:webHidden/>
          </w:rPr>
          <w:instrText xml:space="preserve"> PAGEREF _Toc153281653 \h </w:instrText>
        </w:r>
        <w:r w:rsidR="00A26C5B">
          <w:rPr>
            <w:noProof/>
            <w:webHidden/>
          </w:rPr>
        </w:r>
        <w:r w:rsidR="00A26C5B">
          <w:rPr>
            <w:noProof/>
            <w:webHidden/>
          </w:rPr>
          <w:fldChar w:fldCharType="separate"/>
        </w:r>
        <w:r w:rsidR="00A26C5B">
          <w:rPr>
            <w:noProof/>
            <w:webHidden/>
          </w:rPr>
          <w:t>12</w:t>
        </w:r>
        <w:r w:rsidR="00A26C5B">
          <w:rPr>
            <w:noProof/>
            <w:webHidden/>
          </w:rPr>
          <w:fldChar w:fldCharType="end"/>
        </w:r>
      </w:hyperlink>
    </w:p>
    <w:p w14:paraId="75EB3683" w14:textId="6FFA6756" w:rsidR="00A26C5B" w:rsidRDefault="00000000">
      <w:pPr>
        <w:pStyle w:val="TOC2"/>
        <w:rPr>
          <w:rFonts w:eastAsiaTheme="minorEastAsia" w:cstheme="minorBidi"/>
          <w:noProof/>
          <w:color w:val="auto"/>
          <w:kern w:val="0"/>
          <w:szCs w:val="22"/>
        </w:rPr>
      </w:pPr>
      <w:hyperlink w:anchor="_Toc153281654" w:history="1">
        <w:r w:rsidR="00A26C5B" w:rsidRPr="00E54AF4">
          <w:rPr>
            <w:rStyle w:val="Hyperlink"/>
            <w:noProof/>
            <w:lang w:val="nl-NL"/>
          </w:rPr>
          <w:t>4.1</w:t>
        </w:r>
        <w:r w:rsidR="00A26C5B">
          <w:rPr>
            <w:rFonts w:eastAsiaTheme="minorEastAsia" w:cstheme="minorBidi"/>
            <w:noProof/>
            <w:color w:val="auto"/>
            <w:kern w:val="0"/>
            <w:szCs w:val="22"/>
          </w:rPr>
          <w:tab/>
        </w:r>
        <w:r w:rsidR="00A26C5B" w:rsidRPr="00E54AF4">
          <w:rPr>
            <w:rStyle w:val="Hyperlink"/>
            <w:noProof/>
            <w:lang w:val="nl-NL"/>
          </w:rPr>
          <w:t>Grondwaterwinning</w:t>
        </w:r>
        <w:r w:rsidR="00A26C5B">
          <w:rPr>
            <w:noProof/>
            <w:webHidden/>
          </w:rPr>
          <w:tab/>
        </w:r>
        <w:r w:rsidR="00A26C5B">
          <w:rPr>
            <w:noProof/>
            <w:webHidden/>
          </w:rPr>
          <w:fldChar w:fldCharType="begin"/>
        </w:r>
        <w:r w:rsidR="00A26C5B">
          <w:rPr>
            <w:noProof/>
            <w:webHidden/>
          </w:rPr>
          <w:instrText xml:space="preserve"> PAGEREF _Toc153281654 \h </w:instrText>
        </w:r>
        <w:r w:rsidR="00A26C5B">
          <w:rPr>
            <w:noProof/>
            <w:webHidden/>
          </w:rPr>
        </w:r>
        <w:r w:rsidR="00A26C5B">
          <w:rPr>
            <w:noProof/>
            <w:webHidden/>
          </w:rPr>
          <w:fldChar w:fldCharType="separate"/>
        </w:r>
        <w:r w:rsidR="00A26C5B">
          <w:rPr>
            <w:noProof/>
            <w:webHidden/>
          </w:rPr>
          <w:t>14</w:t>
        </w:r>
        <w:r w:rsidR="00A26C5B">
          <w:rPr>
            <w:noProof/>
            <w:webHidden/>
          </w:rPr>
          <w:fldChar w:fldCharType="end"/>
        </w:r>
      </w:hyperlink>
    </w:p>
    <w:p w14:paraId="5B972411" w14:textId="67E26F90" w:rsidR="00A26C5B" w:rsidRDefault="00000000">
      <w:pPr>
        <w:pStyle w:val="TOC2"/>
        <w:rPr>
          <w:rFonts w:eastAsiaTheme="minorEastAsia" w:cstheme="minorBidi"/>
          <w:noProof/>
          <w:color w:val="auto"/>
          <w:kern w:val="0"/>
          <w:szCs w:val="22"/>
        </w:rPr>
      </w:pPr>
      <w:hyperlink w:anchor="_Toc153281655" w:history="1">
        <w:r w:rsidR="00A26C5B" w:rsidRPr="00E54AF4">
          <w:rPr>
            <w:rStyle w:val="Hyperlink"/>
            <w:noProof/>
            <w:lang w:val="nl-NL"/>
          </w:rPr>
          <w:t>4.2</w:t>
        </w:r>
        <w:r w:rsidR="00A26C5B">
          <w:rPr>
            <w:rFonts w:eastAsiaTheme="minorEastAsia" w:cstheme="minorBidi"/>
            <w:noProof/>
            <w:color w:val="auto"/>
            <w:kern w:val="0"/>
            <w:szCs w:val="22"/>
          </w:rPr>
          <w:tab/>
        </w:r>
        <w:r w:rsidR="00A26C5B" w:rsidRPr="00E54AF4">
          <w:rPr>
            <w:rStyle w:val="Hyperlink"/>
            <w:noProof/>
            <w:lang w:val="nl-NL"/>
          </w:rPr>
          <w:t>Waterinjectie via putten</w:t>
        </w:r>
        <w:r w:rsidR="00A26C5B">
          <w:rPr>
            <w:noProof/>
            <w:webHidden/>
          </w:rPr>
          <w:tab/>
        </w:r>
        <w:r w:rsidR="00A26C5B">
          <w:rPr>
            <w:noProof/>
            <w:webHidden/>
          </w:rPr>
          <w:fldChar w:fldCharType="begin"/>
        </w:r>
        <w:r w:rsidR="00A26C5B">
          <w:rPr>
            <w:noProof/>
            <w:webHidden/>
          </w:rPr>
          <w:instrText xml:space="preserve"> PAGEREF _Toc153281655 \h </w:instrText>
        </w:r>
        <w:r w:rsidR="00A26C5B">
          <w:rPr>
            <w:noProof/>
            <w:webHidden/>
          </w:rPr>
        </w:r>
        <w:r w:rsidR="00A26C5B">
          <w:rPr>
            <w:noProof/>
            <w:webHidden/>
          </w:rPr>
          <w:fldChar w:fldCharType="separate"/>
        </w:r>
        <w:r w:rsidR="00A26C5B">
          <w:rPr>
            <w:noProof/>
            <w:webHidden/>
          </w:rPr>
          <w:t>15</w:t>
        </w:r>
        <w:r w:rsidR="00A26C5B">
          <w:rPr>
            <w:noProof/>
            <w:webHidden/>
          </w:rPr>
          <w:fldChar w:fldCharType="end"/>
        </w:r>
      </w:hyperlink>
    </w:p>
    <w:p w14:paraId="504F9058" w14:textId="777900A1" w:rsidR="00A26C5B" w:rsidRDefault="00000000">
      <w:pPr>
        <w:pStyle w:val="TOC2"/>
        <w:rPr>
          <w:rFonts w:eastAsiaTheme="minorEastAsia" w:cstheme="minorBidi"/>
          <w:noProof/>
          <w:color w:val="auto"/>
          <w:kern w:val="0"/>
          <w:szCs w:val="22"/>
        </w:rPr>
      </w:pPr>
      <w:hyperlink w:anchor="_Toc153281656" w:history="1">
        <w:r w:rsidR="00A26C5B" w:rsidRPr="00E54AF4">
          <w:rPr>
            <w:rStyle w:val="Hyperlink"/>
            <w:noProof/>
            <w:lang w:val="nl-NL"/>
          </w:rPr>
          <w:t>4.3</w:t>
        </w:r>
        <w:r w:rsidR="00A26C5B">
          <w:rPr>
            <w:rFonts w:eastAsiaTheme="minorEastAsia" w:cstheme="minorBidi"/>
            <w:noProof/>
            <w:color w:val="auto"/>
            <w:kern w:val="0"/>
            <w:szCs w:val="22"/>
          </w:rPr>
          <w:tab/>
        </w:r>
        <w:r w:rsidR="00A26C5B" w:rsidRPr="00E54AF4">
          <w:rPr>
            <w:rStyle w:val="Hyperlink"/>
            <w:noProof/>
            <w:lang w:val="nl-NL"/>
          </w:rPr>
          <w:t>Infiltratie</w:t>
        </w:r>
        <w:r w:rsidR="00A26C5B">
          <w:rPr>
            <w:noProof/>
            <w:webHidden/>
          </w:rPr>
          <w:tab/>
        </w:r>
        <w:r w:rsidR="00A26C5B">
          <w:rPr>
            <w:noProof/>
            <w:webHidden/>
          </w:rPr>
          <w:fldChar w:fldCharType="begin"/>
        </w:r>
        <w:r w:rsidR="00A26C5B">
          <w:rPr>
            <w:noProof/>
            <w:webHidden/>
          </w:rPr>
          <w:instrText xml:space="preserve"> PAGEREF _Toc153281656 \h </w:instrText>
        </w:r>
        <w:r w:rsidR="00A26C5B">
          <w:rPr>
            <w:noProof/>
            <w:webHidden/>
          </w:rPr>
        </w:r>
        <w:r w:rsidR="00A26C5B">
          <w:rPr>
            <w:noProof/>
            <w:webHidden/>
          </w:rPr>
          <w:fldChar w:fldCharType="separate"/>
        </w:r>
        <w:r w:rsidR="00A26C5B">
          <w:rPr>
            <w:noProof/>
            <w:webHidden/>
          </w:rPr>
          <w:t>16</w:t>
        </w:r>
        <w:r w:rsidR="00A26C5B">
          <w:rPr>
            <w:noProof/>
            <w:webHidden/>
          </w:rPr>
          <w:fldChar w:fldCharType="end"/>
        </w:r>
      </w:hyperlink>
    </w:p>
    <w:p w14:paraId="17615697" w14:textId="146924F0" w:rsidR="00A26C5B" w:rsidRDefault="00000000">
      <w:pPr>
        <w:pStyle w:val="TOC2"/>
        <w:rPr>
          <w:rFonts w:eastAsiaTheme="minorEastAsia" w:cstheme="minorBidi"/>
          <w:noProof/>
          <w:color w:val="auto"/>
          <w:kern w:val="0"/>
          <w:szCs w:val="22"/>
        </w:rPr>
      </w:pPr>
      <w:hyperlink w:anchor="_Toc153281657" w:history="1">
        <w:r w:rsidR="00A26C5B" w:rsidRPr="00E54AF4">
          <w:rPr>
            <w:rStyle w:val="Hyperlink"/>
            <w:noProof/>
            <w:lang w:val="nl-NL"/>
          </w:rPr>
          <w:t>4.4</w:t>
        </w:r>
        <w:r w:rsidR="00A26C5B">
          <w:rPr>
            <w:rFonts w:eastAsiaTheme="minorEastAsia" w:cstheme="minorBidi"/>
            <w:noProof/>
            <w:color w:val="auto"/>
            <w:kern w:val="0"/>
            <w:szCs w:val="22"/>
          </w:rPr>
          <w:tab/>
        </w:r>
        <w:r w:rsidR="00A26C5B" w:rsidRPr="00E54AF4">
          <w:rPr>
            <w:rStyle w:val="Hyperlink"/>
            <w:noProof/>
            <w:lang w:val="nl-NL"/>
          </w:rPr>
          <w:t>Bemaling van bouwputten</w:t>
        </w:r>
        <w:r w:rsidR="00A26C5B">
          <w:rPr>
            <w:noProof/>
            <w:webHidden/>
          </w:rPr>
          <w:tab/>
        </w:r>
        <w:r w:rsidR="00A26C5B">
          <w:rPr>
            <w:noProof/>
            <w:webHidden/>
          </w:rPr>
          <w:fldChar w:fldCharType="begin"/>
        </w:r>
        <w:r w:rsidR="00A26C5B">
          <w:rPr>
            <w:noProof/>
            <w:webHidden/>
          </w:rPr>
          <w:instrText xml:space="preserve"> PAGEREF _Toc153281657 \h </w:instrText>
        </w:r>
        <w:r w:rsidR="00A26C5B">
          <w:rPr>
            <w:noProof/>
            <w:webHidden/>
          </w:rPr>
        </w:r>
        <w:r w:rsidR="00A26C5B">
          <w:rPr>
            <w:noProof/>
            <w:webHidden/>
          </w:rPr>
          <w:fldChar w:fldCharType="separate"/>
        </w:r>
        <w:r w:rsidR="00A26C5B">
          <w:rPr>
            <w:noProof/>
            <w:webHidden/>
          </w:rPr>
          <w:t>16</w:t>
        </w:r>
        <w:r w:rsidR="00A26C5B">
          <w:rPr>
            <w:noProof/>
            <w:webHidden/>
          </w:rPr>
          <w:fldChar w:fldCharType="end"/>
        </w:r>
      </w:hyperlink>
    </w:p>
    <w:p w14:paraId="0C439170" w14:textId="5C302537" w:rsidR="00A26C5B" w:rsidRDefault="00000000">
      <w:pPr>
        <w:pStyle w:val="TOC3"/>
        <w:rPr>
          <w:rFonts w:eastAsiaTheme="minorEastAsia" w:cstheme="minorBidi"/>
          <w:noProof/>
          <w:color w:val="auto"/>
          <w:kern w:val="0"/>
          <w:szCs w:val="22"/>
        </w:rPr>
      </w:pPr>
      <w:hyperlink w:anchor="_Toc153281658" w:history="1">
        <w:r w:rsidR="00A26C5B" w:rsidRPr="00E54AF4">
          <w:rPr>
            <w:rStyle w:val="Hyperlink"/>
            <w:noProof/>
            <w:lang w:val="nl-NL"/>
          </w:rPr>
          <w:t>4.4.1</w:t>
        </w:r>
        <w:r w:rsidR="00A26C5B">
          <w:rPr>
            <w:rFonts w:eastAsiaTheme="minorEastAsia" w:cstheme="minorBidi"/>
            <w:noProof/>
            <w:color w:val="auto"/>
            <w:kern w:val="0"/>
            <w:szCs w:val="22"/>
          </w:rPr>
          <w:tab/>
        </w:r>
        <w:r w:rsidR="00A26C5B" w:rsidRPr="00E54AF4">
          <w:rPr>
            <w:rStyle w:val="Hyperlink"/>
            <w:noProof/>
            <w:lang w:val="nl-NL"/>
          </w:rPr>
          <w:t>Bemaling met putten</w:t>
        </w:r>
        <w:r w:rsidR="00A26C5B">
          <w:rPr>
            <w:noProof/>
            <w:webHidden/>
          </w:rPr>
          <w:tab/>
        </w:r>
        <w:r w:rsidR="00A26C5B">
          <w:rPr>
            <w:noProof/>
            <w:webHidden/>
          </w:rPr>
          <w:fldChar w:fldCharType="begin"/>
        </w:r>
        <w:r w:rsidR="00A26C5B">
          <w:rPr>
            <w:noProof/>
            <w:webHidden/>
          </w:rPr>
          <w:instrText xml:space="preserve"> PAGEREF _Toc153281658 \h </w:instrText>
        </w:r>
        <w:r w:rsidR="00A26C5B">
          <w:rPr>
            <w:noProof/>
            <w:webHidden/>
          </w:rPr>
        </w:r>
        <w:r w:rsidR="00A26C5B">
          <w:rPr>
            <w:noProof/>
            <w:webHidden/>
          </w:rPr>
          <w:fldChar w:fldCharType="separate"/>
        </w:r>
        <w:r w:rsidR="00A26C5B">
          <w:rPr>
            <w:noProof/>
            <w:webHidden/>
          </w:rPr>
          <w:t>17</w:t>
        </w:r>
        <w:r w:rsidR="00A26C5B">
          <w:rPr>
            <w:noProof/>
            <w:webHidden/>
          </w:rPr>
          <w:fldChar w:fldCharType="end"/>
        </w:r>
      </w:hyperlink>
    </w:p>
    <w:p w14:paraId="172F1A1B" w14:textId="0DB70D05" w:rsidR="00A26C5B" w:rsidRDefault="00000000">
      <w:pPr>
        <w:pStyle w:val="TOC3"/>
        <w:rPr>
          <w:rFonts w:eastAsiaTheme="minorEastAsia" w:cstheme="minorBidi"/>
          <w:noProof/>
          <w:color w:val="auto"/>
          <w:kern w:val="0"/>
          <w:szCs w:val="22"/>
        </w:rPr>
      </w:pPr>
      <w:hyperlink w:anchor="_Toc153281659" w:history="1">
        <w:r w:rsidR="00A26C5B" w:rsidRPr="00E54AF4">
          <w:rPr>
            <w:rStyle w:val="Hyperlink"/>
            <w:noProof/>
            <w:lang w:val="nl-NL"/>
          </w:rPr>
          <w:t>4.4.2</w:t>
        </w:r>
        <w:r w:rsidR="00A26C5B">
          <w:rPr>
            <w:rFonts w:eastAsiaTheme="minorEastAsia" w:cstheme="minorBidi"/>
            <w:noProof/>
            <w:color w:val="auto"/>
            <w:kern w:val="0"/>
            <w:szCs w:val="22"/>
          </w:rPr>
          <w:tab/>
        </w:r>
        <w:r w:rsidR="00A26C5B" w:rsidRPr="00E54AF4">
          <w:rPr>
            <w:rStyle w:val="Hyperlink"/>
            <w:noProof/>
            <w:lang w:val="nl-NL"/>
          </w:rPr>
          <w:t>Retourbemaling</w:t>
        </w:r>
        <w:r w:rsidR="00A26C5B">
          <w:rPr>
            <w:noProof/>
            <w:webHidden/>
          </w:rPr>
          <w:tab/>
        </w:r>
        <w:r w:rsidR="00A26C5B">
          <w:rPr>
            <w:noProof/>
            <w:webHidden/>
          </w:rPr>
          <w:fldChar w:fldCharType="begin"/>
        </w:r>
        <w:r w:rsidR="00A26C5B">
          <w:rPr>
            <w:noProof/>
            <w:webHidden/>
          </w:rPr>
          <w:instrText xml:space="preserve"> PAGEREF _Toc153281659 \h </w:instrText>
        </w:r>
        <w:r w:rsidR="00A26C5B">
          <w:rPr>
            <w:noProof/>
            <w:webHidden/>
          </w:rPr>
        </w:r>
        <w:r w:rsidR="00A26C5B">
          <w:rPr>
            <w:noProof/>
            <w:webHidden/>
          </w:rPr>
          <w:fldChar w:fldCharType="separate"/>
        </w:r>
        <w:r w:rsidR="00A26C5B">
          <w:rPr>
            <w:noProof/>
            <w:webHidden/>
          </w:rPr>
          <w:t>17</w:t>
        </w:r>
        <w:r w:rsidR="00A26C5B">
          <w:rPr>
            <w:noProof/>
            <w:webHidden/>
          </w:rPr>
          <w:fldChar w:fldCharType="end"/>
        </w:r>
      </w:hyperlink>
    </w:p>
    <w:p w14:paraId="05093BEE" w14:textId="1AF733F6" w:rsidR="00A26C5B" w:rsidRDefault="00000000">
      <w:pPr>
        <w:pStyle w:val="TOC3"/>
        <w:rPr>
          <w:rFonts w:eastAsiaTheme="minorEastAsia" w:cstheme="minorBidi"/>
          <w:noProof/>
          <w:color w:val="auto"/>
          <w:kern w:val="0"/>
          <w:szCs w:val="22"/>
        </w:rPr>
      </w:pPr>
      <w:hyperlink w:anchor="_Toc153281660" w:history="1">
        <w:r w:rsidR="00A26C5B" w:rsidRPr="00E54AF4">
          <w:rPr>
            <w:rStyle w:val="Hyperlink"/>
            <w:noProof/>
            <w:lang w:val="nl-NL"/>
          </w:rPr>
          <w:t>4.4.3</w:t>
        </w:r>
        <w:r w:rsidR="00A26C5B">
          <w:rPr>
            <w:rFonts w:eastAsiaTheme="minorEastAsia" w:cstheme="minorBidi"/>
            <w:noProof/>
            <w:color w:val="auto"/>
            <w:kern w:val="0"/>
            <w:szCs w:val="22"/>
          </w:rPr>
          <w:tab/>
        </w:r>
        <w:r w:rsidR="00A26C5B" w:rsidRPr="00E54AF4">
          <w:rPr>
            <w:rStyle w:val="Hyperlink"/>
            <w:noProof/>
            <w:lang w:val="nl-NL"/>
          </w:rPr>
          <w:t>Open bemaling (sleuven) en horizontale drainage</w:t>
        </w:r>
        <w:r w:rsidR="00A26C5B">
          <w:rPr>
            <w:noProof/>
            <w:webHidden/>
          </w:rPr>
          <w:tab/>
        </w:r>
        <w:r w:rsidR="00A26C5B">
          <w:rPr>
            <w:noProof/>
            <w:webHidden/>
          </w:rPr>
          <w:fldChar w:fldCharType="begin"/>
        </w:r>
        <w:r w:rsidR="00A26C5B">
          <w:rPr>
            <w:noProof/>
            <w:webHidden/>
          </w:rPr>
          <w:instrText xml:space="preserve"> PAGEREF _Toc153281660 \h </w:instrText>
        </w:r>
        <w:r w:rsidR="00A26C5B">
          <w:rPr>
            <w:noProof/>
            <w:webHidden/>
          </w:rPr>
        </w:r>
        <w:r w:rsidR="00A26C5B">
          <w:rPr>
            <w:noProof/>
            <w:webHidden/>
          </w:rPr>
          <w:fldChar w:fldCharType="separate"/>
        </w:r>
        <w:r w:rsidR="00A26C5B">
          <w:rPr>
            <w:noProof/>
            <w:webHidden/>
          </w:rPr>
          <w:t>17</w:t>
        </w:r>
        <w:r w:rsidR="00A26C5B">
          <w:rPr>
            <w:noProof/>
            <w:webHidden/>
          </w:rPr>
          <w:fldChar w:fldCharType="end"/>
        </w:r>
      </w:hyperlink>
    </w:p>
    <w:p w14:paraId="4E4CBCD4" w14:textId="345EB672" w:rsidR="00A26C5B" w:rsidRDefault="00000000">
      <w:pPr>
        <w:pStyle w:val="TOC3"/>
        <w:rPr>
          <w:rFonts w:eastAsiaTheme="minorEastAsia" w:cstheme="minorBidi"/>
          <w:noProof/>
          <w:color w:val="auto"/>
          <w:kern w:val="0"/>
          <w:szCs w:val="22"/>
        </w:rPr>
      </w:pPr>
      <w:hyperlink w:anchor="_Toc153281661" w:history="1">
        <w:r w:rsidR="00A26C5B" w:rsidRPr="00E54AF4">
          <w:rPr>
            <w:rStyle w:val="Hyperlink"/>
            <w:noProof/>
            <w:lang w:val="nl-NL"/>
          </w:rPr>
          <w:t>4.4.4</w:t>
        </w:r>
        <w:r w:rsidR="00A26C5B">
          <w:rPr>
            <w:rFonts w:eastAsiaTheme="minorEastAsia" w:cstheme="minorBidi"/>
            <w:noProof/>
            <w:color w:val="auto"/>
            <w:kern w:val="0"/>
            <w:szCs w:val="22"/>
          </w:rPr>
          <w:tab/>
        </w:r>
        <w:r w:rsidR="00A26C5B" w:rsidRPr="00E54AF4">
          <w:rPr>
            <w:rStyle w:val="Hyperlink"/>
            <w:noProof/>
            <w:lang w:val="nl-NL"/>
          </w:rPr>
          <w:t>Lijnbemaling (voor ondergrondse leidingen)</w:t>
        </w:r>
        <w:r w:rsidR="00A26C5B">
          <w:rPr>
            <w:noProof/>
            <w:webHidden/>
          </w:rPr>
          <w:tab/>
        </w:r>
        <w:r w:rsidR="00A26C5B">
          <w:rPr>
            <w:noProof/>
            <w:webHidden/>
          </w:rPr>
          <w:fldChar w:fldCharType="begin"/>
        </w:r>
        <w:r w:rsidR="00A26C5B">
          <w:rPr>
            <w:noProof/>
            <w:webHidden/>
          </w:rPr>
          <w:instrText xml:space="preserve"> PAGEREF _Toc153281661 \h </w:instrText>
        </w:r>
        <w:r w:rsidR="00A26C5B">
          <w:rPr>
            <w:noProof/>
            <w:webHidden/>
          </w:rPr>
        </w:r>
        <w:r w:rsidR="00A26C5B">
          <w:rPr>
            <w:noProof/>
            <w:webHidden/>
          </w:rPr>
          <w:fldChar w:fldCharType="separate"/>
        </w:r>
        <w:r w:rsidR="00A26C5B">
          <w:rPr>
            <w:noProof/>
            <w:webHidden/>
          </w:rPr>
          <w:t>18</w:t>
        </w:r>
        <w:r w:rsidR="00A26C5B">
          <w:rPr>
            <w:noProof/>
            <w:webHidden/>
          </w:rPr>
          <w:fldChar w:fldCharType="end"/>
        </w:r>
      </w:hyperlink>
    </w:p>
    <w:p w14:paraId="70F4E0A9" w14:textId="6B8321B1" w:rsidR="00A26C5B" w:rsidRDefault="00000000">
      <w:pPr>
        <w:pStyle w:val="TOC2"/>
        <w:rPr>
          <w:rFonts w:eastAsiaTheme="minorEastAsia" w:cstheme="minorBidi"/>
          <w:noProof/>
          <w:color w:val="auto"/>
          <w:kern w:val="0"/>
          <w:szCs w:val="22"/>
        </w:rPr>
      </w:pPr>
      <w:hyperlink w:anchor="_Toc153281662" w:history="1">
        <w:r w:rsidR="00A26C5B" w:rsidRPr="00E54AF4">
          <w:rPr>
            <w:rStyle w:val="Hyperlink"/>
            <w:noProof/>
            <w:lang w:val="nl-NL"/>
          </w:rPr>
          <w:t>4.5</w:t>
        </w:r>
        <w:r w:rsidR="00A26C5B">
          <w:rPr>
            <w:rFonts w:eastAsiaTheme="minorEastAsia" w:cstheme="minorBidi"/>
            <w:noProof/>
            <w:color w:val="auto"/>
            <w:kern w:val="0"/>
            <w:szCs w:val="22"/>
          </w:rPr>
          <w:tab/>
        </w:r>
        <w:r w:rsidR="00A26C5B" w:rsidRPr="00E54AF4">
          <w:rPr>
            <w:rStyle w:val="Hyperlink"/>
            <w:noProof/>
            <w:lang w:val="nl-NL"/>
          </w:rPr>
          <w:t>Onrechtstreekse ingrepen</w:t>
        </w:r>
        <w:r w:rsidR="00A26C5B">
          <w:rPr>
            <w:noProof/>
            <w:webHidden/>
          </w:rPr>
          <w:tab/>
        </w:r>
        <w:r w:rsidR="00A26C5B">
          <w:rPr>
            <w:noProof/>
            <w:webHidden/>
          </w:rPr>
          <w:fldChar w:fldCharType="begin"/>
        </w:r>
        <w:r w:rsidR="00A26C5B">
          <w:rPr>
            <w:noProof/>
            <w:webHidden/>
          </w:rPr>
          <w:instrText xml:space="preserve"> PAGEREF _Toc153281662 \h </w:instrText>
        </w:r>
        <w:r w:rsidR="00A26C5B">
          <w:rPr>
            <w:noProof/>
            <w:webHidden/>
          </w:rPr>
        </w:r>
        <w:r w:rsidR="00A26C5B">
          <w:rPr>
            <w:noProof/>
            <w:webHidden/>
          </w:rPr>
          <w:fldChar w:fldCharType="separate"/>
        </w:r>
        <w:r w:rsidR="00A26C5B">
          <w:rPr>
            <w:noProof/>
            <w:webHidden/>
          </w:rPr>
          <w:t>18</w:t>
        </w:r>
        <w:r w:rsidR="00A26C5B">
          <w:rPr>
            <w:noProof/>
            <w:webHidden/>
          </w:rPr>
          <w:fldChar w:fldCharType="end"/>
        </w:r>
      </w:hyperlink>
    </w:p>
    <w:p w14:paraId="7D5BB6D1" w14:textId="4EA813F6" w:rsidR="00A26C5B" w:rsidRDefault="00000000">
      <w:pPr>
        <w:pStyle w:val="TOC3"/>
        <w:rPr>
          <w:rFonts w:eastAsiaTheme="minorEastAsia" w:cstheme="minorBidi"/>
          <w:noProof/>
          <w:color w:val="auto"/>
          <w:kern w:val="0"/>
          <w:szCs w:val="22"/>
        </w:rPr>
      </w:pPr>
      <w:hyperlink w:anchor="_Toc153281663" w:history="1">
        <w:r w:rsidR="00A26C5B" w:rsidRPr="00E54AF4">
          <w:rPr>
            <w:rStyle w:val="Hyperlink"/>
            <w:noProof/>
            <w:lang w:val="nl-NL"/>
          </w:rPr>
          <w:t>4.5.1</w:t>
        </w:r>
        <w:r w:rsidR="00A26C5B">
          <w:rPr>
            <w:rFonts w:eastAsiaTheme="minorEastAsia" w:cstheme="minorBidi"/>
            <w:noProof/>
            <w:color w:val="auto"/>
            <w:kern w:val="0"/>
            <w:szCs w:val="22"/>
          </w:rPr>
          <w:tab/>
        </w:r>
        <w:r w:rsidR="00A26C5B" w:rsidRPr="00E54AF4">
          <w:rPr>
            <w:rStyle w:val="Hyperlink"/>
            <w:noProof/>
            <w:lang w:val="nl-NL"/>
          </w:rPr>
          <w:t>Captatie van oppervlaktewater uit beken/rivieren/grachten</w:t>
        </w:r>
        <w:r w:rsidR="00A26C5B">
          <w:rPr>
            <w:noProof/>
            <w:webHidden/>
          </w:rPr>
          <w:tab/>
        </w:r>
        <w:r w:rsidR="00A26C5B">
          <w:rPr>
            <w:noProof/>
            <w:webHidden/>
          </w:rPr>
          <w:fldChar w:fldCharType="begin"/>
        </w:r>
        <w:r w:rsidR="00A26C5B">
          <w:rPr>
            <w:noProof/>
            <w:webHidden/>
          </w:rPr>
          <w:instrText xml:space="preserve"> PAGEREF _Toc153281663 \h </w:instrText>
        </w:r>
        <w:r w:rsidR="00A26C5B">
          <w:rPr>
            <w:noProof/>
            <w:webHidden/>
          </w:rPr>
        </w:r>
        <w:r w:rsidR="00A26C5B">
          <w:rPr>
            <w:noProof/>
            <w:webHidden/>
          </w:rPr>
          <w:fldChar w:fldCharType="separate"/>
        </w:r>
        <w:r w:rsidR="00A26C5B">
          <w:rPr>
            <w:noProof/>
            <w:webHidden/>
          </w:rPr>
          <w:t>18</w:t>
        </w:r>
        <w:r w:rsidR="00A26C5B">
          <w:rPr>
            <w:noProof/>
            <w:webHidden/>
          </w:rPr>
          <w:fldChar w:fldCharType="end"/>
        </w:r>
      </w:hyperlink>
    </w:p>
    <w:p w14:paraId="428160D8" w14:textId="09246A26" w:rsidR="00A26C5B" w:rsidRDefault="00000000">
      <w:pPr>
        <w:pStyle w:val="TOC3"/>
        <w:rPr>
          <w:rFonts w:eastAsiaTheme="minorEastAsia" w:cstheme="minorBidi"/>
          <w:noProof/>
          <w:color w:val="auto"/>
          <w:kern w:val="0"/>
          <w:szCs w:val="22"/>
        </w:rPr>
      </w:pPr>
      <w:hyperlink w:anchor="_Toc153281664" w:history="1">
        <w:r w:rsidR="00A26C5B" w:rsidRPr="00E54AF4">
          <w:rPr>
            <w:rStyle w:val="Hyperlink"/>
            <w:noProof/>
            <w:lang w:val="nl-NL"/>
          </w:rPr>
          <w:t>4.5.2</w:t>
        </w:r>
        <w:r w:rsidR="00A26C5B">
          <w:rPr>
            <w:rFonts w:eastAsiaTheme="minorEastAsia" w:cstheme="minorBidi"/>
            <w:noProof/>
            <w:color w:val="auto"/>
            <w:kern w:val="0"/>
            <w:szCs w:val="22"/>
          </w:rPr>
          <w:tab/>
        </w:r>
        <w:r w:rsidR="00A26C5B" w:rsidRPr="00E54AF4">
          <w:rPr>
            <w:rStyle w:val="Hyperlink"/>
            <w:noProof/>
            <w:lang w:val="nl-NL"/>
          </w:rPr>
          <w:t>Verharding</w:t>
        </w:r>
        <w:r w:rsidR="00A26C5B">
          <w:rPr>
            <w:noProof/>
            <w:webHidden/>
          </w:rPr>
          <w:tab/>
        </w:r>
        <w:r w:rsidR="00A26C5B">
          <w:rPr>
            <w:noProof/>
            <w:webHidden/>
          </w:rPr>
          <w:fldChar w:fldCharType="begin"/>
        </w:r>
        <w:r w:rsidR="00A26C5B">
          <w:rPr>
            <w:noProof/>
            <w:webHidden/>
          </w:rPr>
          <w:instrText xml:space="preserve"> PAGEREF _Toc153281664 \h </w:instrText>
        </w:r>
        <w:r w:rsidR="00A26C5B">
          <w:rPr>
            <w:noProof/>
            <w:webHidden/>
          </w:rPr>
        </w:r>
        <w:r w:rsidR="00A26C5B">
          <w:rPr>
            <w:noProof/>
            <w:webHidden/>
          </w:rPr>
          <w:fldChar w:fldCharType="separate"/>
        </w:r>
        <w:r w:rsidR="00A26C5B">
          <w:rPr>
            <w:noProof/>
            <w:webHidden/>
          </w:rPr>
          <w:t>19</w:t>
        </w:r>
        <w:r w:rsidR="00A26C5B">
          <w:rPr>
            <w:noProof/>
            <w:webHidden/>
          </w:rPr>
          <w:fldChar w:fldCharType="end"/>
        </w:r>
      </w:hyperlink>
    </w:p>
    <w:p w14:paraId="786D0E1D" w14:textId="7267C6A1" w:rsidR="00A26C5B" w:rsidRDefault="00000000">
      <w:pPr>
        <w:pStyle w:val="TOC3"/>
        <w:rPr>
          <w:rFonts w:eastAsiaTheme="minorEastAsia" w:cstheme="minorBidi"/>
          <w:noProof/>
          <w:color w:val="auto"/>
          <w:kern w:val="0"/>
          <w:szCs w:val="22"/>
        </w:rPr>
      </w:pPr>
      <w:hyperlink w:anchor="_Toc153281665" w:history="1">
        <w:r w:rsidR="00A26C5B" w:rsidRPr="00E54AF4">
          <w:rPr>
            <w:rStyle w:val="Hyperlink"/>
            <w:noProof/>
            <w:lang w:val="nl-NL"/>
          </w:rPr>
          <w:t>4.5.3</w:t>
        </w:r>
        <w:r w:rsidR="00A26C5B">
          <w:rPr>
            <w:rFonts w:eastAsiaTheme="minorEastAsia" w:cstheme="minorBidi"/>
            <w:noProof/>
            <w:color w:val="auto"/>
            <w:kern w:val="0"/>
            <w:szCs w:val="22"/>
          </w:rPr>
          <w:tab/>
        </w:r>
        <w:r w:rsidR="00A26C5B" w:rsidRPr="00E54AF4">
          <w:rPr>
            <w:rStyle w:val="Hyperlink"/>
            <w:noProof/>
            <w:lang w:val="nl-NL"/>
          </w:rPr>
          <w:t>Vegetatiewijziging (o.a. ontbossing)</w:t>
        </w:r>
        <w:r w:rsidR="00A26C5B">
          <w:rPr>
            <w:noProof/>
            <w:webHidden/>
          </w:rPr>
          <w:tab/>
        </w:r>
        <w:r w:rsidR="00A26C5B">
          <w:rPr>
            <w:noProof/>
            <w:webHidden/>
          </w:rPr>
          <w:fldChar w:fldCharType="begin"/>
        </w:r>
        <w:r w:rsidR="00A26C5B">
          <w:rPr>
            <w:noProof/>
            <w:webHidden/>
          </w:rPr>
          <w:instrText xml:space="preserve"> PAGEREF _Toc153281665 \h </w:instrText>
        </w:r>
        <w:r w:rsidR="00A26C5B">
          <w:rPr>
            <w:noProof/>
            <w:webHidden/>
          </w:rPr>
        </w:r>
        <w:r w:rsidR="00A26C5B">
          <w:rPr>
            <w:noProof/>
            <w:webHidden/>
          </w:rPr>
          <w:fldChar w:fldCharType="separate"/>
        </w:r>
        <w:r w:rsidR="00A26C5B">
          <w:rPr>
            <w:noProof/>
            <w:webHidden/>
          </w:rPr>
          <w:t>19</w:t>
        </w:r>
        <w:r w:rsidR="00A26C5B">
          <w:rPr>
            <w:noProof/>
            <w:webHidden/>
          </w:rPr>
          <w:fldChar w:fldCharType="end"/>
        </w:r>
      </w:hyperlink>
    </w:p>
    <w:p w14:paraId="0AC371F7" w14:textId="497F78D7" w:rsidR="00A26C5B" w:rsidRDefault="00000000">
      <w:pPr>
        <w:pStyle w:val="TOC3"/>
        <w:rPr>
          <w:rFonts w:eastAsiaTheme="minorEastAsia" w:cstheme="minorBidi"/>
          <w:noProof/>
          <w:color w:val="auto"/>
          <w:kern w:val="0"/>
          <w:szCs w:val="22"/>
        </w:rPr>
      </w:pPr>
      <w:hyperlink w:anchor="_Toc153281666" w:history="1">
        <w:r w:rsidR="00A26C5B" w:rsidRPr="00E54AF4">
          <w:rPr>
            <w:rStyle w:val="Hyperlink"/>
            <w:noProof/>
            <w:lang w:val="nl-NL"/>
          </w:rPr>
          <w:t>4.5.4</w:t>
        </w:r>
        <w:r w:rsidR="00A26C5B">
          <w:rPr>
            <w:rFonts w:eastAsiaTheme="minorEastAsia" w:cstheme="minorBidi"/>
            <w:noProof/>
            <w:color w:val="auto"/>
            <w:kern w:val="0"/>
            <w:szCs w:val="22"/>
          </w:rPr>
          <w:tab/>
        </w:r>
        <w:r w:rsidR="00A26C5B" w:rsidRPr="00E54AF4">
          <w:rPr>
            <w:rStyle w:val="Hyperlink"/>
            <w:noProof/>
            <w:lang w:val="nl-NL"/>
          </w:rPr>
          <w:t>Terreinophoging</w:t>
        </w:r>
        <w:r w:rsidR="00A26C5B">
          <w:rPr>
            <w:noProof/>
            <w:webHidden/>
          </w:rPr>
          <w:tab/>
        </w:r>
        <w:r w:rsidR="00A26C5B">
          <w:rPr>
            <w:noProof/>
            <w:webHidden/>
          </w:rPr>
          <w:fldChar w:fldCharType="begin"/>
        </w:r>
        <w:r w:rsidR="00A26C5B">
          <w:rPr>
            <w:noProof/>
            <w:webHidden/>
          </w:rPr>
          <w:instrText xml:space="preserve"> PAGEREF _Toc153281666 \h </w:instrText>
        </w:r>
        <w:r w:rsidR="00A26C5B">
          <w:rPr>
            <w:noProof/>
            <w:webHidden/>
          </w:rPr>
        </w:r>
        <w:r w:rsidR="00A26C5B">
          <w:rPr>
            <w:noProof/>
            <w:webHidden/>
          </w:rPr>
          <w:fldChar w:fldCharType="separate"/>
        </w:r>
        <w:r w:rsidR="00A26C5B">
          <w:rPr>
            <w:noProof/>
            <w:webHidden/>
          </w:rPr>
          <w:t>19</w:t>
        </w:r>
        <w:r w:rsidR="00A26C5B">
          <w:rPr>
            <w:noProof/>
            <w:webHidden/>
          </w:rPr>
          <w:fldChar w:fldCharType="end"/>
        </w:r>
      </w:hyperlink>
    </w:p>
    <w:p w14:paraId="06F7B4ED" w14:textId="774FBF79" w:rsidR="00A26C5B" w:rsidRDefault="00000000">
      <w:pPr>
        <w:pStyle w:val="TOC2"/>
        <w:rPr>
          <w:rFonts w:eastAsiaTheme="minorEastAsia" w:cstheme="minorBidi"/>
          <w:noProof/>
          <w:color w:val="auto"/>
          <w:kern w:val="0"/>
          <w:szCs w:val="22"/>
        </w:rPr>
      </w:pPr>
      <w:hyperlink w:anchor="_Toc153281667" w:history="1">
        <w:r w:rsidR="00A26C5B" w:rsidRPr="00E54AF4">
          <w:rPr>
            <w:rStyle w:val="Hyperlink"/>
            <w:noProof/>
            <w:lang w:val="nl-NL"/>
          </w:rPr>
          <w:t>4.6</w:t>
        </w:r>
        <w:r w:rsidR="00A26C5B">
          <w:rPr>
            <w:rFonts w:eastAsiaTheme="minorEastAsia" w:cstheme="minorBidi"/>
            <w:noProof/>
            <w:color w:val="auto"/>
            <w:kern w:val="0"/>
            <w:szCs w:val="22"/>
          </w:rPr>
          <w:tab/>
        </w:r>
        <w:r w:rsidR="00A26C5B" w:rsidRPr="00E54AF4">
          <w:rPr>
            <w:rStyle w:val="Hyperlink"/>
            <w:noProof/>
            <w:lang w:val="nl-NL"/>
          </w:rPr>
          <w:t>Cumulatieve effecten</w:t>
        </w:r>
        <w:r w:rsidR="00A26C5B">
          <w:rPr>
            <w:noProof/>
            <w:webHidden/>
          </w:rPr>
          <w:tab/>
        </w:r>
        <w:r w:rsidR="00A26C5B">
          <w:rPr>
            <w:noProof/>
            <w:webHidden/>
          </w:rPr>
          <w:fldChar w:fldCharType="begin"/>
        </w:r>
        <w:r w:rsidR="00A26C5B">
          <w:rPr>
            <w:noProof/>
            <w:webHidden/>
          </w:rPr>
          <w:instrText xml:space="preserve"> PAGEREF _Toc153281667 \h </w:instrText>
        </w:r>
        <w:r w:rsidR="00A26C5B">
          <w:rPr>
            <w:noProof/>
            <w:webHidden/>
          </w:rPr>
        </w:r>
        <w:r w:rsidR="00A26C5B">
          <w:rPr>
            <w:noProof/>
            <w:webHidden/>
          </w:rPr>
          <w:fldChar w:fldCharType="separate"/>
        </w:r>
        <w:r w:rsidR="00A26C5B">
          <w:rPr>
            <w:noProof/>
            <w:webHidden/>
          </w:rPr>
          <w:t>20</w:t>
        </w:r>
        <w:r w:rsidR="00A26C5B">
          <w:rPr>
            <w:noProof/>
            <w:webHidden/>
          </w:rPr>
          <w:fldChar w:fldCharType="end"/>
        </w:r>
      </w:hyperlink>
    </w:p>
    <w:p w14:paraId="67E4914E" w14:textId="138181BB" w:rsidR="00A26C5B" w:rsidRDefault="00000000">
      <w:pPr>
        <w:pStyle w:val="TOC2"/>
        <w:rPr>
          <w:rFonts w:eastAsiaTheme="minorEastAsia" w:cstheme="minorBidi"/>
          <w:noProof/>
          <w:color w:val="auto"/>
          <w:kern w:val="0"/>
          <w:szCs w:val="22"/>
        </w:rPr>
      </w:pPr>
      <w:hyperlink w:anchor="_Toc153281668" w:history="1">
        <w:r w:rsidR="00A26C5B" w:rsidRPr="00E54AF4">
          <w:rPr>
            <w:rStyle w:val="Hyperlink"/>
            <w:noProof/>
            <w:lang w:val="nl-NL"/>
          </w:rPr>
          <w:t>4.7</w:t>
        </w:r>
        <w:r w:rsidR="00A26C5B">
          <w:rPr>
            <w:rFonts w:eastAsiaTheme="minorEastAsia" w:cstheme="minorBidi"/>
            <w:noProof/>
            <w:color w:val="auto"/>
            <w:kern w:val="0"/>
            <w:szCs w:val="22"/>
          </w:rPr>
          <w:tab/>
        </w:r>
        <w:r w:rsidR="00A26C5B" w:rsidRPr="00E54AF4">
          <w:rPr>
            <w:rStyle w:val="Hyperlink"/>
            <w:noProof/>
            <w:lang w:val="nl-NL"/>
          </w:rPr>
          <w:t>Klassering van grondwateringrepen</w:t>
        </w:r>
        <w:r w:rsidR="00A26C5B">
          <w:rPr>
            <w:noProof/>
            <w:webHidden/>
          </w:rPr>
          <w:tab/>
        </w:r>
        <w:r w:rsidR="00A26C5B">
          <w:rPr>
            <w:noProof/>
            <w:webHidden/>
          </w:rPr>
          <w:fldChar w:fldCharType="begin"/>
        </w:r>
        <w:r w:rsidR="00A26C5B">
          <w:rPr>
            <w:noProof/>
            <w:webHidden/>
          </w:rPr>
          <w:instrText xml:space="preserve"> PAGEREF _Toc153281668 \h </w:instrText>
        </w:r>
        <w:r w:rsidR="00A26C5B">
          <w:rPr>
            <w:noProof/>
            <w:webHidden/>
          </w:rPr>
        </w:r>
        <w:r w:rsidR="00A26C5B">
          <w:rPr>
            <w:noProof/>
            <w:webHidden/>
          </w:rPr>
          <w:fldChar w:fldCharType="separate"/>
        </w:r>
        <w:r w:rsidR="00A26C5B">
          <w:rPr>
            <w:noProof/>
            <w:webHidden/>
          </w:rPr>
          <w:t>20</w:t>
        </w:r>
        <w:r w:rsidR="00A26C5B">
          <w:rPr>
            <w:noProof/>
            <w:webHidden/>
          </w:rPr>
          <w:fldChar w:fldCharType="end"/>
        </w:r>
      </w:hyperlink>
    </w:p>
    <w:p w14:paraId="46A759CB" w14:textId="776443E8" w:rsidR="00A26C5B" w:rsidRDefault="00000000">
      <w:pPr>
        <w:pStyle w:val="TOC1"/>
        <w:rPr>
          <w:rFonts w:eastAsiaTheme="minorEastAsia" w:cstheme="minorBidi"/>
          <w:noProof/>
          <w:color w:val="auto"/>
          <w:kern w:val="0"/>
          <w:szCs w:val="22"/>
        </w:rPr>
      </w:pPr>
      <w:hyperlink w:anchor="_Toc153281669" w:history="1">
        <w:r w:rsidR="00A26C5B" w:rsidRPr="00E54AF4">
          <w:rPr>
            <w:rStyle w:val="Hyperlink"/>
            <w:noProof/>
            <w:lang w:val="nl-NL"/>
          </w:rPr>
          <w:t>5</w:t>
        </w:r>
        <w:r w:rsidR="00A26C5B">
          <w:rPr>
            <w:rFonts w:eastAsiaTheme="minorEastAsia" w:cstheme="minorBidi"/>
            <w:noProof/>
            <w:color w:val="auto"/>
            <w:kern w:val="0"/>
            <w:szCs w:val="22"/>
          </w:rPr>
          <w:tab/>
        </w:r>
        <w:r w:rsidR="00A26C5B" w:rsidRPr="00E54AF4">
          <w:rPr>
            <w:rStyle w:val="Hyperlink"/>
            <w:noProof/>
            <w:lang w:val="nl-NL"/>
          </w:rPr>
          <w:t>Grondwatersystemen typologie</w:t>
        </w:r>
        <w:r w:rsidR="00A26C5B">
          <w:rPr>
            <w:noProof/>
            <w:webHidden/>
          </w:rPr>
          <w:tab/>
        </w:r>
        <w:r w:rsidR="00A26C5B">
          <w:rPr>
            <w:noProof/>
            <w:webHidden/>
          </w:rPr>
          <w:fldChar w:fldCharType="begin"/>
        </w:r>
        <w:r w:rsidR="00A26C5B">
          <w:rPr>
            <w:noProof/>
            <w:webHidden/>
          </w:rPr>
          <w:instrText xml:space="preserve"> PAGEREF _Toc153281669 \h </w:instrText>
        </w:r>
        <w:r w:rsidR="00A26C5B">
          <w:rPr>
            <w:noProof/>
            <w:webHidden/>
          </w:rPr>
        </w:r>
        <w:r w:rsidR="00A26C5B">
          <w:rPr>
            <w:noProof/>
            <w:webHidden/>
          </w:rPr>
          <w:fldChar w:fldCharType="separate"/>
        </w:r>
        <w:r w:rsidR="00A26C5B">
          <w:rPr>
            <w:noProof/>
            <w:webHidden/>
          </w:rPr>
          <w:t>22</w:t>
        </w:r>
        <w:r w:rsidR="00A26C5B">
          <w:rPr>
            <w:noProof/>
            <w:webHidden/>
          </w:rPr>
          <w:fldChar w:fldCharType="end"/>
        </w:r>
      </w:hyperlink>
    </w:p>
    <w:p w14:paraId="1D2C8F46" w14:textId="76DBCFE4" w:rsidR="00A26C5B" w:rsidRDefault="00000000">
      <w:pPr>
        <w:pStyle w:val="TOC1"/>
        <w:rPr>
          <w:rFonts w:eastAsiaTheme="minorEastAsia" w:cstheme="minorBidi"/>
          <w:noProof/>
          <w:color w:val="auto"/>
          <w:kern w:val="0"/>
          <w:szCs w:val="22"/>
        </w:rPr>
      </w:pPr>
      <w:hyperlink w:anchor="_Toc153281670" w:history="1">
        <w:r w:rsidR="00A26C5B" w:rsidRPr="00E54AF4">
          <w:rPr>
            <w:rStyle w:val="Hyperlink"/>
            <w:noProof/>
          </w:rPr>
          <w:t>6</w:t>
        </w:r>
        <w:r w:rsidR="00A26C5B">
          <w:rPr>
            <w:rFonts w:eastAsiaTheme="minorEastAsia" w:cstheme="minorBidi"/>
            <w:noProof/>
            <w:color w:val="auto"/>
            <w:kern w:val="0"/>
            <w:szCs w:val="22"/>
          </w:rPr>
          <w:tab/>
        </w:r>
        <w:r w:rsidR="00A26C5B" w:rsidRPr="00E54AF4">
          <w:rPr>
            <w:rStyle w:val="Hyperlink"/>
            <w:noProof/>
          </w:rPr>
          <w:t>Literatuur</w:t>
        </w:r>
        <w:r w:rsidR="00A26C5B">
          <w:rPr>
            <w:noProof/>
            <w:webHidden/>
          </w:rPr>
          <w:tab/>
        </w:r>
        <w:r w:rsidR="00A26C5B">
          <w:rPr>
            <w:noProof/>
            <w:webHidden/>
          </w:rPr>
          <w:fldChar w:fldCharType="begin"/>
        </w:r>
        <w:r w:rsidR="00A26C5B">
          <w:rPr>
            <w:noProof/>
            <w:webHidden/>
          </w:rPr>
          <w:instrText xml:space="preserve"> PAGEREF _Toc153281670 \h </w:instrText>
        </w:r>
        <w:r w:rsidR="00A26C5B">
          <w:rPr>
            <w:noProof/>
            <w:webHidden/>
          </w:rPr>
        </w:r>
        <w:r w:rsidR="00A26C5B">
          <w:rPr>
            <w:noProof/>
            <w:webHidden/>
          </w:rPr>
          <w:fldChar w:fldCharType="separate"/>
        </w:r>
        <w:r w:rsidR="00A26C5B">
          <w:rPr>
            <w:noProof/>
            <w:webHidden/>
          </w:rPr>
          <w:t>25</w:t>
        </w:r>
        <w:r w:rsidR="00A26C5B">
          <w:rPr>
            <w:noProof/>
            <w:webHidden/>
          </w:rPr>
          <w:fldChar w:fldCharType="end"/>
        </w:r>
      </w:hyperlink>
    </w:p>
    <w:p w14:paraId="518131B1" w14:textId="66AD429E" w:rsidR="00A26C5B" w:rsidRDefault="00000000">
      <w:pPr>
        <w:pStyle w:val="TOC1"/>
        <w:rPr>
          <w:rFonts w:eastAsiaTheme="minorEastAsia" w:cstheme="minorBidi"/>
          <w:noProof/>
          <w:color w:val="auto"/>
          <w:kern w:val="0"/>
          <w:szCs w:val="22"/>
        </w:rPr>
      </w:pPr>
      <w:hyperlink w:anchor="_Toc153281671" w:history="1">
        <w:r w:rsidR="00A26C5B" w:rsidRPr="00E54AF4">
          <w:rPr>
            <w:rStyle w:val="Hyperlink"/>
            <w:noProof/>
          </w:rPr>
          <w:t>7</w:t>
        </w:r>
        <w:r w:rsidR="00A26C5B">
          <w:rPr>
            <w:rFonts w:eastAsiaTheme="minorEastAsia" w:cstheme="minorBidi"/>
            <w:noProof/>
            <w:color w:val="auto"/>
            <w:kern w:val="0"/>
            <w:szCs w:val="22"/>
          </w:rPr>
          <w:tab/>
        </w:r>
        <w:r w:rsidR="00A26C5B" w:rsidRPr="00E54AF4">
          <w:rPr>
            <w:rStyle w:val="Hyperlink"/>
            <w:noProof/>
          </w:rPr>
          <w:t>Bijlagen</w:t>
        </w:r>
        <w:r w:rsidR="00A26C5B">
          <w:rPr>
            <w:noProof/>
            <w:webHidden/>
          </w:rPr>
          <w:tab/>
        </w:r>
        <w:r w:rsidR="00A26C5B">
          <w:rPr>
            <w:noProof/>
            <w:webHidden/>
          </w:rPr>
          <w:fldChar w:fldCharType="begin"/>
        </w:r>
        <w:r w:rsidR="00A26C5B">
          <w:rPr>
            <w:noProof/>
            <w:webHidden/>
          </w:rPr>
          <w:instrText xml:space="preserve"> PAGEREF _Toc153281671 \h </w:instrText>
        </w:r>
        <w:r w:rsidR="00A26C5B">
          <w:rPr>
            <w:noProof/>
            <w:webHidden/>
          </w:rPr>
        </w:r>
        <w:r w:rsidR="00A26C5B">
          <w:rPr>
            <w:noProof/>
            <w:webHidden/>
          </w:rPr>
          <w:fldChar w:fldCharType="separate"/>
        </w:r>
        <w:r w:rsidR="00A26C5B">
          <w:rPr>
            <w:noProof/>
            <w:webHidden/>
          </w:rPr>
          <w:t>26</w:t>
        </w:r>
        <w:r w:rsidR="00A26C5B">
          <w:rPr>
            <w:noProof/>
            <w:webHidden/>
          </w:rPr>
          <w:fldChar w:fldCharType="end"/>
        </w:r>
      </w:hyperlink>
    </w:p>
    <w:p w14:paraId="645C3528" w14:textId="712279B8" w:rsidR="00A26C5B" w:rsidRDefault="00000000">
      <w:pPr>
        <w:pStyle w:val="TOC2"/>
        <w:rPr>
          <w:rFonts w:eastAsiaTheme="minorEastAsia" w:cstheme="minorBidi"/>
          <w:noProof/>
          <w:color w:val="auto"/>
          <w:kern w:val="0"/>
          <w:szCs w:val="22"/>
        </w:rPr>
      </w:pPr>
      <w:hyperlink w:anchor="_Toc153281672" w:history="1">
        <w:r w:rsidR="00A26C5B" w:rsidRPr="00E54AF4">
          <w:rPr>
            <w:rStyle w:val="Hyperlink"/>
            <w:noProof/>
          </w:rPr>
          <w:t>7.1</w:t>
        </w:r>
        <w:r w:rsidR="00A26C5B">
          <w:rPr>
            <w:rFonts w:eastAsiaTheme="minorEastAsia" w:cstheme="minorBidi"/>
            <w:noProof/>
            <w:color w:val="auto"/>
            <w:kern w:val="0"/>
            <w:szCs w:val="22"/>
          </w:rPr>
          <w:tab/>
        </w:r>
        <w:r w:rsidR="00A26C5B" w:rsidRPr="00E54AF4">
          <w:rPr>
            <w:rStyle w:val="Hyperlink"/>
            <w:noProof/>
          </w:rPr>
          <w:t>Interview Mathieu Agniel (Leefmilieu Brussel)</w:t>
        </w:r>
        <w:r w:rsidR="00A26C5B">
          <w:rPr>
            <w:noProof/>
            <w:webHidden/>
          </w:rPr>
          <w:tab/>
        </w:r>
        <w:r w:rsidR="00A26C5B">
          <w:rPr>
            <w:noProof/>
            <w:webHidden/>
          </w:rPr>
          <w:fldChar w:fldCharType="begin"/>
        </w:r>
        <w:r w:rsidR="00A26C5B">
          <w:rPr>
            <w:noProof/>
            <w:webHidden/>
          </w:rPr>
          <w:instrText xml:space="preserve"> PAGEREF _Toc153281672 \h </w:instrText>
        </w:r>
        <w:r w:rsidR="00A26C5B">
          <w:rPr>
            <w:noProof/>
            <w:webHidden/>
          </w:rPr>
        </w:r>
        <w:r w:rsidR="00A26C5B">
          <w:rPr>
            <w:noProof/>
            <w:webHidden/>
          </w:rPr>
          <w:fldChar w:fldCharType="separate"/>
        </w:r>
        <w:r w:rsidR="00A26C5B">
          <w:rPr>
            <w:noProof/>
            <w:webHidden/>
          </w:rPr>
          <w:t>26</w:t>
        </w:r>
        <w:r w:rsidR="00A26C5B">
          <w:rPr>
            <w:noProof/>
            <w:webHidden/>
          </w:rPr>
          <w:fldChar w:fldCharType="end"/>
        </w:r>
      </w:hyperlink>
    </w:p>
    <w:p w14:paraId="407021EA" w14:textId="551313EE" w:rsidR="00A26C5B" w:rsidRDefault="00000000">
      <w:pPr>
        <w:pStyle w:val="TOC3"/>
        <w:rPr>
          <w:rFonts w:eastAsiaTheme="minorEastAsia" w:cstheme="minorBidi"/>
          <w:noProof/>
          <w:color w:val="auto"/>
          <w:kern w:val="0"/>
          <w:szCs w:val="22"/>
        </w:rPr>
      </w:pPr>
      <w:hyperlink w:anchor="_Toc153281673" w:history="1">
        <w:r w:rsidR="00A26C5B" w:rsidRPr="00E54AF4">
          <w:rPr>
            <w:rStyle w:val="Hyperlink"/>
            <w:noProof/>
          </w:rPr>
          <w:t>7.1.1</w:t>
        </w:r>
        <w:r w:rsidR="00A26C5B">
          <w:rPr>
            <w:rFonts w:eastAsiaTheme="minorEastAsia" w:cstheme="minorBidi"/>
            <w:noProof/>
            <w:color w:val="auto"/>
            <w:kern w:val="0"/>
            <w:szCs w:val="22"/>
          </w:rPr>
          <w:tab/>
        </w:r>
        <w:r w:rsidR="00A26C5B" w:rsidRPr="00E54AF4">
          <w:rPr>
            <w:rStyle w:val="Hyperlink"/>
            <w:noProof/>
          </w:rPr>
          <w:t>Voorstelling geïnterviewde</w:t>
        </w:r>
        <w:r w:rsidR="00A26C5B">
          <w:rPr>
            <w:noProof/>
            <w:webHidden/>
          </w:rPr>
          <w:tab/>
        </w:r>
        <w:r w:rsidR="00A26C5B">
          <w:rPr>
            <w:noProof/>
            <w:webHidden/>
          </w:rPr>
          <w:fldChar w:fldCharType="begin"/>
        </w:r>
        <w:r w:rsidR="00A26C5B">
          <w:rPr>
            <w:noProof/>
            <w:webHidden/>
          </w:rPr>
          <w:instrText xml:space="preserve"> PAGEREF _Toc153281673 \h </w:instrText>
        </w:r>
        <w:r w:rsidR="00A26C5B">
          <w:rPr>
            <w:noProof/>
            <w:webHidden/>
          </w:rPr>
        </w:r>
        <w:r w:rsidR="00A26C5B">
          <w:rPr>
            <w:noProof/>
            <w:webHidden/>
          </w:rPr>
          <w:fldChar w:fldCharType="separate"/>
        </w:r>
        <w:r w:rsidR="00A26C5B">
          <w:rPr>
            <w:noProof/>
            <w:webHidden/>
          </w:rPr>
          <w:t>26</w:t>
        </w:r>
        <w:r w:rsidR="00A26C5B">
          <w:rPr>
            <w:noProof/>
            <w:webHidden/>
          </w:rPr>
          <w:fldChar w:fldCharType="end"/>
        </w:r>
      </w:hyperlink>
    </w:p>
    <w:p w14:paraId="28D1D471" w14:textId="469F587E" w:rsidR="00A26C5B" w:rsidRDefault="00000000">
      <w:pPr>
        <w:pStyle w:val="TOC3"/>
        <w:rPr>
          <w:rFonts w:eastAsiaTheme="minorEastAsia" w:cstheme="minorBidi"/>
          <w:noProof/>
          <w:color w:val="auto"/>
          <w:kern w:val="0"/>
          <w:szCs w:val="22"/>
        </w:rPr>
      </w:pPr>
      <w:hyperlink w:anchor="_Toc153281674" w:history="1">
        <w:r w:rsidR="00A26C5B" w:rsidRPr="00E54AF4">
          <w:rPr>
            <w:rStyle w:val="Hyperlink"/>
            <w:noProof/>
          </w:rPr>
          <w:t>7.1.2</w:t>
        </w:r>
        <w:r w:rsidR="00A26C5B">
          <w:rPr>
            <w:rFonts w:eastAsiaTheme="minorEastAsia" w:cstheme="minorBidi"/>
            <w:noProof/>
            <w:color w:val="auto"/>
            <w:kern w:val="0"/>
            <w:szCs w:val="22"/>
          </w:rPr>
          <w:tab/>
        </w:r>
        <w:r w:rsidR="00A26C5B" w:rsidRPr="00E54AF4">
          <w:rPr>
            <w:rStyle w:val="Hyperlink"/>
            <w:noProof/>
          </w:rPr>
          <w:t>Algemene opmerkingen</w:t>
        </w:r>
        <w:r w:rsidR="00A26C5B">
          <w:rPr>
            <w:noProof/>
            <w:webHidden/>
          </w:rPr>
          <w:tab/>
        </w:r>
        <w:r w:rsidR="00A26C5B">
          <w:rPr>
            <w:noProof/>
            <w:webHidden/>
          </w:rPr>
          <w:fldChar w:fldCharType="begin"/>
        </w:r>
        <w:r w:rsidR="00A26C5B">
          <w:rPr>
            <w:noProof/>
            <w:webHidden/>
          </w:rPr>
          <w:instrText xml:space="preserve"> PAGEREF _Toc153281674 \h </w:instrText>
        </w:r>
        <w:r w:rsidR="00A26C5B">
          <w:rPr>
            <w:noProof/>
            <w:webHidden/>
          </w:rPr>
        </w:r>
        <w:r w:rsidR="00A26C5B">
          <w:rPr>
            <w:noProof/>
            <w:webHidden/>
          </w:rPr>
          <w:fldChar w:fldCharType="separate"/>
        </w:r>
        <w:r w:rsidR="00A26C5B">
          <w:rPr>
            <w:noProof/>
            <w:webHidden/>
          </w:rPr>
          <w:t>26</w:t>
        </w:r>
        <w:r w:rsidR="00A26C5B">
          <w:rPr>
            <w:noProof/>
            <w:webHidden/>
          </w:rPr>
          <w:fldChar w:fldCharType="end"/>
        </w:r>
      </w:hyperlink>
    </w:p>
    <w:p w14:paraId="14CFC301" w14:textId="5E9616E1" w:rsidR="00A26C5B" w:rsidRDefault="00000000">
      <w:pPr>
        <w:pStyle w:val="TOC3"/>
        <w:rPr>
          <w:rFonts w:eastAsiaTheme="minorEastAsia" w:cstheme="minorBidi"/>
          <w:noProof/>
          <w:color w:val="auto"/>
          <w:kern w:val="0"/>
          <w:szCs w:val="22"/>
        </w:rPr>
      </w:pPr>
      <w:hyperlink w:anchor="_Toc153281675" w:history="1">
        <w:r w:rsidR="00A26C5B" w:rsidRPr="00E54AF4">
          <w:rPr>
            <w:rStyle w:val="Hyperlink"/>
            <w:noProof/>
            <w:lang w:val="nl-NL"/>
          </w:rPr>
          <w:t>7.1.3</w:t>
        </w:r>
        <w:r w:rsidR="00A26C5B">
          <w:rPr>
            <w:rFonts w:eastAsiaTheme="minorEastAsia" w:cstheme="minorBidi"/>
            <w:noProof/>
            <w:color w:val="auto"/>
            <w:kern w:val="0"/>
            <w:szCs w:val="22"/>
          </w:rPr>
          <w:tab/>
        </w:r>
        <w:r w:rsidR="00A26C5B" w:rsidRPr="00E54AF4">
          <w:rPr>
            <w:rStyle w:val="Hyperlink"/>
            <w:noProof/>
            <w:lang w:val="nl-NL"/>
          </w:rPr>
          <w:t>Effecten winning op natuur</w:t>
        </w:r>
        <w:r w:rsidR="00A26C5B">
          <w:rPr>
            <w:noProof/>
            <w:webHidden/>
          </w:rPr>
          <w:tab/>
        </w:r>
        <w:r w:rsidR="00A26C5B">
          <w:rPr>
            <w:noProof/>
            <w:webHidden/>
          </w:rPr>
          <w:fldChar w:fldCharType="begin"/>
        </w:r>
        <w:r w:rsidR="00A26C5B">
          <w:rPr>
            <w:noProof/>
            <w:webHidden/>
          </w:rPr>
          <w:instrText xml:space="preserve"> PAGEREF _Toc153281675 \h </w:instrText>
        </w:r>
        <w:r w:rsidR="00A26C5B">
          <w:rPr>
            <w:noProof/>
            <w:webHidden/>
          </w:rPr>
        </w:r>
        <w:r w:rsidR="00A26C5B">
          <w:rPr>
            <w:noProof/>
            <w:webHidden/>
          </w:rPr>
          <w:fldChar w:fldCharType="separate"/>
        </w:r>
        <w:r w:rsidR="00A26C5B">
          <w:rPr>
            <w:noProof/>
            <w:webHidden/>
          </w:rPr>
          <w:t>26</w:t>
        </w:r>
        <w:r w:rsidR="00A26C5B">
          <w:rPr>
            <w:noProof/>
            <w:webHidden/>
          </w:rPr>
          <w:fldChar w:fldCharType="end"/>
        </w:r>
      </w:hyperlink>
    </w:p>
    <w:p w14:paraId="0178A993" w14:textId="5F6E74B7" w:rsidR="00A26C5B" w:rsidRDefault="00000000">
      <w:pPr>
        <w:pStyle w:val="TOC3"/>
        <w:rPr>
          <w:rFonts w:eastAsiaTheme="minorEastAsia" w:cstheme="minorBidi"/>
          <w:noProof/>
          <w:color w:val="auto"/>
          <w:kern w:val="0"/>
          <w:szCs w:val="22"/>
        </w:rPr>
      </w:pPr>
      <w:hyperlink w:anchor="_Toc153281676" w:history="1">
        <w:r w:rsidR="00A26C5B" w:rsidRPr="00E54AF4">
          <w:rPr>
            <w:rStyle w:val="Hyperlink"/>
            <w:noProof/>
          </w:rPr>
          <w:t>7.1.4</w:t>
        </w:r>
        <w:r w:rsidR="00A26C5B">
          <w:rPr>
            <w:rFonts w:eastAsiaTheme="minorEastAsia" w:cstheme="minorBidi"/>
            <w:noProof/>
            <w:color w:val="auto"/>
            <w:kern w:val="0"/>
            <w:szCs w:val="22"/>
          </w:rPr>
          <w:tab/>
        </w:r>
        <w:r w:rsidR="00A26C5B" w:rsidRPr="00E54AF4">
          <w:rPr>
            <w:rStyle w:val="Hyperlink"/>
            <w:noProof/>
          </w:rPr>
          <w:t>Hoe worden bemalingen geëvalueerd?</w:t>
        </w:r>
        <w:r w:rsidR="00A26C5B">
          <w:rPr>
            <w:noProof/>
            <w:webHidden/>
          </w:rPr>
          <w:tab/>
        </w:r>
        <w:r w:rsidR="00A26C5B">
          <w:rPr>
            <w:noProof/>
            <w:webHidden/>
          </w:rPr>
          <w:fldChar w:fldCharType="begin"/>
        </w:r>
        <w:r w:rsidR="00A26C5B">
          <w:rPr>
            <w:noProof/>
            <w:webHidden/>
          </w:rPr>
          <w:instrText xml:space="preserve"> PAGEREF _Toc153281676 \h </w:instrText>
        </w:r>
        <w:r w:rsidR="00A26C5B">
          <w:rPr>
            <w:noProof/>
            <w:webHidden/>
          </w:rPr>
        </w:r>
        <w:r w:rsidR="00A26C5B">
          <w:rPr>
            <w:noProof/>
            <w:webHidden/>
          </w:rPr>
          <w:fldChar w:fldCharType="separate"/>
        </w:r>
        <w:r w:rsidR="00A26C5B">
          <w:rPr>
            <w:noProof/>
            <w:webHidden/>
          </w:rPr>
          <w:t>26</w:t>
        </w:r>
        <w:r w:rsidR="00A26C5B">
          <w:rPr>
            <w:noProof/>
            <w:webHidden/>
          </w:rPr>
          <w:fldChar w:fldCharType="end"/>
        </w:r>
      </w:hyperlink>
    </w:p>
    <w:p w14:paraId="0D0E2653" w14:textId="2D4FA757" w:rsidR="00A26C5B" w:rsidRDefault="00000000">
      <w:pPr>
        <w:pStyle w:val="TOC3"/>
        <w:rPr>
          <w:rFonts w:eastAsiaTheme="minorEastAsia" w:cstheme="minorBidi"/>
          <w:noProof/>
          <w:color w:val="auto"/>
          <w:kern w:val="0"/>
          <w:szCs w:val="22"/>
        </w:rPr>
      </w:pPr>
      <w:hyperlink w:anchor="_Toc153281677" w:history="1">
        <w:r w:rsidR="00A26C5B" w:rsidRPr="00E54AF4">
          <w:rPr>
            <w:rStyle w:val="Hyperlink"/>
            <w:noProof/>
          </w:rPr>
          <w:t>7.1.5</w:t>
        </w:r>
        <w:r w:rsidR="00A26C5B">
          <w:rPr>
            <w:rFonts w:eastAsiaTheme="minorEastAsia" w:cstheme="minorBidi"/>
            <w:noProof/>
            <w:color w:val="auto"/>
            <w:kern w:val="0"/>
            <w:szCs w:val="22"/>
          </w:rPr>
          <w:tab/>
        </w:r>
        <w:r w:rsidR="00A26C5B" w:rsidRPr="00E54AF4">
          <w:rPr>
            <w:rStyle w:val="Hyperlink"/>
            <w:noProof/>
          </w:rPr>
          <w:t>Evaluatie permanente, diepe winningen</w:t>
        </w:r>
        <w:r w:rsidR="00A26C5B">
          <w:rPr>
            <w:noProof/>
            <w:webHidden/>
          </w:rPr>
          <w:tab/>
        </w:r>
        <w:r w:rsidR="00A26C5B">
          <w:rPr>
            <w:noProof/>
            <w:webHidden/>
          </w:rPr>
          <w:fldChar w:fldCharType="begin"/>
        </w:r>
        <w:r w:rsidR="00A26C5B">
          <w:rPr>
            <w:noProof/>
            <w:webHidden/>
          </w:rPr>
          <w:instrText xml:space="preserve"> PAGEREF _Toc153281677 \h </w:instrText>
        </w:r>
        <w:r w:rsidR="00A26C5B">
          <w:rPr>
            <w:noProof/>
            <w:webHidden/>
          </w:rPr>
        </w:r>
        <w:r w:rsidR="00A26C5B">
          <w:rPr>
            <w:noProof/>
            <w:webHidden/>
          </w:rPr>
          <w:fldChar w:fldCharType="separate"/>
        </w:r>
        <w:r w:rsidR="00A26C5B">
          <w:rPr>
            <w:noProof/>
            <w:webHidden/>
          </w:rPr>
          <w:t>27</w:t>
        </w:r>
        <w:r w:rsidR="00A26C5B">
          <w:rPr>
            <w:noProof/>
            <w:webHidden/>
          </w:rPr>
          <w:fldChar w:fldCharType="end"/>
        </w:r>
      </w:hyperlink>
    </w:p>
    <w:p w14:paraId="72E10149" w14:textId="3725EB81" w:rsidR="00A26C5B" w:rsidRDefault="00000000">
      <w:pPr>
        <w:pStyle w:val="TOC3"/>
        <w:rPr>
          <w:rFonts w:eastAsiaTheme="minorEastAsia" w:cstheme="minorBidi"/>
          <w:noProof/>
          <w:color w:val="auto"/>
          <w:kern w:val="0"/>
          <w:szCs w:val="22"/>
        </w:rPr>
      </w:pPr>
      <w:hyperlink w:anchor="_Toc153281678" w:history="1">
        <w:r w:rsidR="00A26C5B" w:rsidRPr="00E54AF4">
          <w:rPr>
            <w:rStyle w:val="Hyperlink"/>
            <w:noProof/>
          </w:rPr>
          <w:t>7.1.6</w:t>
        </w:r>
        <w:r w:rsidR="00A26C5B">
          <w:rPr>
            <w:rFonts w:eastAsiaTheme="minorEastAsia" w:cstheme="minorBidi"/>
            <w:noProof/>
            <w:color w:val="auto"/>
            <w:kern w:val="0"/>
            <w:szCs w:val="22"/>
          </w:rPr>
          <w:tab/>
        </w:r>
        <w:r w:rsidR="00A26C5B" w:rsidRPr="00E54AF4">
          <w:rPr>
            <w:rStyle w:val="Hyperlink"/>
            <w:noProof/>
          </w:rPr>
          <w:t>Cumulatieve effecten</w:t>
        </w:r>
        <w:r w:rsidR="00A26C5B">
          <w:rPr>
            <w:noProof/>
            <w:webHidden/>
          </w:rPr>
          <w:tab/>
        </w:r>
        <w:r w:rsidR="00A26C5B">
          <w:rPr>
            <w:noProof/>
            <w:webHidden/>
          </w:rPr>
          <w:fldChar w:fldCharType="begin"/>
        </w:r>
        <w:r w:rsidR="00A26C5B">
          <w:rPr>
            <w:noProof/>
            <w:webHidden/>
          </w:rPr>
          <w:instrText xml:space="preserve"> PAGEREF _Toc153281678 \h </w:instrText>
        </w:r>
        <w:r w:rsidR="00A26C5B">
          <w:rPr>
            <w:noProof/>
            <w:webHidden/>
          </w:rPr>
        </w:r>
        <w:r w:rsidR="00A26C5B">
          <w:rPr>
            <w:noProof/>
            <w:webHidden/>
          </w:rPr>
          <w:fldChar w:fldCharType="separate"/>
        </w:r>
        <w:r w:rsidR="00A26C5B">
          <w:rPr>
            <w:noProof/>
            <w:webHidden/>
          </w:rPr>
          <w:t>27</w:t>
        </w:r>
        <w:r w:rsidR="00A26C5B">
          <w:rPr>
            <w:noProof/>
            <w:webHidden/>
          </w:rPr>
          <w:fldChar w:fldCharType="end"/>
        </w:r>
      </w:hyperlink>
    </w:p>
    <w:p w14:paraId="3CFB4FA2" w14:textId="785F2FC5" w:rsidR="00A26C5B" w:rsidRDefault="00000000">
      <w:pPr>
        <w:pStyle w:val="TOC3"/>
        <w:rPr>
          <w:rFonts w:eastAsiaTheme="minorEastAsia" w:cstheme="minorBidi"/>
          <w:noProof/>
          <w:color w:val="auto"/>
          <w:kern w:val="0"/>
          <w:szCs w:val="22"/>
        </w:rPr>
      </w:pPr>
      <w:hyperlink w:anchor="_Toc153281679" w:history="1">
        <w:r w:rsidR="00A26C5B" w:rsidRPr="00E54AF4">
          <w:rPr>
            <w:rStyle w:val="Hyperlink"/>
            <w:noProof/>
          </w:rPr>
          <w:t>7.1.7</w:t>
        </w:r>
        <w:r w:rsidR="00A26C5B">
          <w:rPr>
            <w:rFonts w:eastAsiaTheme="minorEastAsia" w:cstheme="minorBidi"/>
            <w:noProof/>
            <w:color w:val="auto"/>
            <w:kern w:val="0"/>
            <w:szCs w:val="22"/>
          </w:rPr>
          <w:tab/>
        </w:r>
        <w:r w:rsidR="00A26C5B" w:rsidRPr="00E54AF4">
          <w:rPr>
            <w:rStyle w:val="Hyperlink"/>
            <w:noProof/>
          </w:rPr>
          <w:t>Seizoenale effecten (bv. drogere perioden)</w:t>
        </w:r>
        <w:r w:rsidR="00A26C5B">
          <w:rPr>
            <w:noProof/>
            <w:webHidden/>
          </w:rPr>
          <w:tab/>
        </w:r>
        <w:r w:rsidR="00A26C5B">
          <w:rPr>
            <w:noProof/>
            <w:webHidden/>
          </w:rPr>
          <w:fldChar w:fldCharType="begin"/>
        </w:r>
        <w:r w:rsidR="00A26C5B">
          <w:rPr>
            <w:noProof/>
            <w:webHidden/>
          </w:rPr>
          <w:instrText xml:space="preserve"> PAGEREF _Toc153281679 \h </w:instrText>
        </w:r>
        <w:r w:rsidR="00A26C5B">
          <w:rPr>
            <w:noProof/>
            <w:webHidden/>
          </w:rPr>
        </w:r>
        <w:r w:rsidR="00A26C5B">
          <w:rPr>
            <w:noProof/>
            <w:webHidden/>
          </w:rPr>
          <w:fldChar w:fldCharType="separate"/>
        </w:r>
        <w:r w:rsidR="00A26C5B">
          <w:rPr>
            <w:noProof/>
            <w:webHidden/>
          </w:rPr>
          <w:t>27</w:t>
        </w:r>
        <w:r w:rsidR="00A26C5B">
          <w:rPr>
            <w:noProof/>
            <w:webHidden/>
          </w:rPr>
          <w:fldChar w:fldCharType="end"/>
        </w:r>
      </w:hyperlink>
    </w:p>
    <w:p w14:paraId="102AD0B2" w14:textId="1E60B254" w:rsidR="00A26C5B" w:rsidRDefault="00000000">
      <w:pPr>
        <w:pStyle w:val="TOC3"/>
        <w:rPr>
          <w:rFonts w:eastAsiaTheme="minorEastAsia" w:cstheme="minorBidi"/>
          <w:noProof/>
          <w:color w:val="auto"/>
          <w:kern w:val="0"/>
          <w:szCs w:val="22"/>
        </w:rPr>
      </w:pPr>
      <w:hyperlink w:anchor="_Toc153281680" w:history="1">
        <w:r w:rsidR="00A26C5B" w:rsidRPr="00E54AF4">
          <w:rPr>
            <w:rStyle w:val="Hyperlink"/>
            <w:noProof/>
          </w:rPr>
          <w:t>7.1.8</w:t>
        </w:r>
        <w:r w:rsidR="00A26C5B">
          <w:rPr>
            <w:rFonts w:eastAsiaTheme="minorEastAsia" w:cstheme="minorBidi"/>
            <w:noProof/>
            <w:color w:val="auto"/>
            <w:kern w:val="0"/>
            <w:szCs w:val="22"/>
          </w:rPr>
          <w:tab/>
        </w:r>
        <w:r w:rsidR="00A26C5B" w:rsidRPr="00E54AF4">
          <w:rPr>
            <w:rStyle w:val="Hyperlink"/>
            <w:noProof/>
          </w:rPr>
          <w:t>Monitoring</w:t>
        </w:r>
        <w:r w:rsidR="00A26C5B">
          <w:rPr>
            <w:noProof/>
            <w:webHidden/>
          </w:rPr>
          <w:tab/>
        </w:r>
        <w:r w:rsidR="00A26C5B">
          <w:rPr>
            <w:noProof/>
            <w:webHidden/>
          </w:rPr>
          <w:fldChar w:fldCharType="begin"/>
        </w:r>
        <w:r w:rsidR="00A26C5B">
          <w:rPr>
            <w:noProof/>
            <w:webHidden/>
          </w:rPr>
          <w:instrText xml:space="preserve"> PAGEREF _Toc153281680 \h </w:instrText>
        </w:r>
        <w:r w:rsidR="00A26C5B">
          <w:rPr>
            <w:noProof/>
            <w:webHidden/>
          </w:rPr>
        </w:r>
        <w:r w:rsidR="00A26C5B">
          <w:rPr>
            <w:noProof/>
            <w:webHidden/>
          </w:rPr>
          <w:fldChar w:fldCharType="separate"/>
        </w:r>
        <w:r w:rsidR="00A26C5B">
          <w:rPr>
            <w:noProof/>
            <w:webHidden/>
          </w:rPr>
          <w:t>29</w:t>
        </w:r>
        <w:r w:rsidR="00A26C5B">
          <w:rPr>
            <w:noProof/>
            <w:webHidden/>
          </w:rPr>
          <w:fldChar w:fldCharType="end"/>
        </w:r>
      </w:hyperlink>
    </w:p>
    <w:p w14:paraId="55950425" w14:textId="610EC966" w:rsidR="00A26C5B" w:rsidRDefault="00000000">
      <w:pPr>
        <w:pStyle w:val="TOC3"/>
        <w:rPr>
          <w:rFonts w:eastAsiaTheme="minorEastAsia" w:cstheme="minorBidi"/>
          <w:noProof/>
          <w:color w:val="auto"/>
          <w:kern w:val="0"/>
          <w:szCs w:val="22"/>
        </w:rPr>
      </w:pPr>
      <w:hyperlink w:anchor="_Toc153281681" w:history="1">
        <w:r w:rsidR="00A26C5B" w:rsidRPr="00E54AF4">
          <w:rPr>
            <w:rStyle w:val="Hyperlink"/>
            <w:noProof/>
          </w:rPr>
          <w:t>7.1.9</w:t>
        </w:r>
        <w:r w:rsidR="00A26C5B">
          <w:rPr>
            <w:rFonts w:eastAsiaTheme="minorEastAsia" w:cstheme="minorBidi"/>
            <w:noProof/>
            <w:color w:val="auto"/>
            <w:kern w:val="0"/>
            <w:szCs w:val="22"/>
          </w:rPr>
          <w:tab/>
        </w:r>
        <w:r w:rsidR="00A26C5B" w:rsidRPr="00E54AF4">
          <w:rPr>
            <w:rStyle w:val="Hyperlink"/>
            <w:noProof/>
          </w:rPr>
          <w:t>Parameterkeuze</w:t>
        </w:r>
        <w:r w:rsidR="00A26C5B">
          <w:rPr>
            <w:noProof/>
            <w:webHidden/>
          </w:rPr>
          <w:tab/>
        </w:r>
        <w:r w:rsidR="00A26C5B">
          <w:rPr>
            <w:noProof/>
            <w:webHidden/>
          </w:rPr>
          <w:fldChar w:fldCharType="begin"/>
        </w:r>
        <w:r w:rsidR="00A26C5B">
          <w:rPr>
            <w:noProof/>
            <w:webHidden/>
          </w:rPr>
          <w:instrText xml:space="preserve"> PAGEREF _Toc153281681 \h </w:instrText>
        </w:r>
        <w:r w:rsidR="00A26C5B">
          <w:rPr>
            <w:noProof/>
            <w:webHidden/>
          </w:rPr>
        </w:r>
        <w:r w:rsidR="00A26C5B">
          <w:rPr>
            <w:noProof/>
            <w:webHidden/>
          </w:rPr>
          <w:fldChar w:fldCharType="separate"/>
        </w:r>
        <w:r w:rsidR="00A26C5B">
          <w:rPr>
            <w:noProof/>
            <w:webHidden/>
          </w:rPr>
          <w:t>29</w:t>
        </w:r>
        <w:r w:rsidR="00A26C5B">
          <w:rPr>
            <w:noProof/>
            <w:webHidden/>
          </w:rPr>
          <w:fldChar w:fldCharType="end"/>
        </w:r>
      </w:hyperlink>
    </w:p>
    <w:p w14:paraId="50CCE438" w14:textId="2C68378D" w:rsidR="00A26C5B" w:rsidRDefault="00000000">
      <w:pPr>
        <w:pStyle w:val="TOC3"/>
        <w:rPr>
          <w:rFonts w:eastAsiaTheme="minorEastAsia" w:cstheme="minorBidi"/>
          <w:noProof/>
          <w:color w:val="auto"/>
          <w:kern w:val="0"/>
          <w:szCs w:val="22"/>
        </w:rPr>
      </w:pPr>
      <w:hyperlink w:anchor="_Toc153281682" w:history="1">
        <w:r w:rsidR="00A26C5B" w:rsidRPr="00E54AF4">
          <w:rPr>
            <w:rStyle w:val="Hyperlink"/>
            <w:noProof/>
          </w:rPr>
          <w:t>7.1.10</w:t>
        </w:r>
        <w:r w:rsidR="00A26C5B">
          <w:rPr>
            <w:rFonts w:eastAsiaTheme="minorEastAsia" w:cstheme="minorBidi"/>
            <w:noProof/>
            <w:color w:val="auto"/>
            <w:kern w:val="0"/>
            <w:szCs w:val="22"/>
          </w:rPr>
          <w:tab/>
        </w:r>
        <w:r w:rsidR="00A26C5B" w:rsidRPr="00E54AF4">
          <w:rPr>
            <w:rStyle w:val="Hyperlink"/>
            <w:noProof/>
          </w:rPr>
          <w:t>Gebruik grondwatermodellen van Brussel:</w:t>
        </w:r>
        <w:r w:rsidR="00A26C5B">
          <w:rPr>
            <w:noProof/>
            <w:webHidden/>
          </w:rPr>
          <w:tab/>
        </w:r>
        <w:r w:rsidR="00A26C5B">
          <w:rPr>
            <w:noProof/>
            <w:webHidden/>
          </w:rPr>
          <w:fldChar w:fldCharType="begin"/>
        </w:r>
        <w:r w:rsidR="00A26C5B">
          <w:rPr>
            <w:noProof/>
            <w:webHidden/>
          </w:rPr>
          <w:instrText xml:space="preserve"> PAGEREF _Toc153281682 \h </w:instrText>
        </w:r>
        <w:r w:rsidR="00A26C5B">
          <w:rPr>
            <w:noProof/>
            <w:webHidden/>
          </w:rPr>
        </w:r>
        <w:r w:rsidR="00A26C5B">
          <w:rPr>
            <w:noProof/>
            <w:webHidden/>
          </w:rPr>
          <w:fldChar w:fldCharType="separate"/>
        </w:r>
        <w:r w:rsidR="00A26C5B">
          <w:rPr>
            <w:noProof/>
            <w:webHidden/>
          </w:rPr>
          <w:t>29</w:t>
        </w:r>
        <w:r w:rsidR="00A26C5B">
          <w:rPr>
            <w:noProof/>
            <w:webHidden/>
          </w:rPr>
          <w:fldChar w:fldCharType="end"/>
        </w:r>
      </w:hyperlink>
    </w:p>
    <w:p w14:paraId="5F5C1DF2" w14:textId="4B9AB4AF" w:rsidR="00A26C5B" w:rsidRDefault="00000000">
      <w:pPr>
        <w:pStyle w:val="TOC3"/>
        <w:rPr>
          <w:rFonts w:eastAsiaTheme="minorEastAsia" w:cstheme="minorBidi"/>
          <w:noProof/>
          <w:color w:val="auto"/>
          <w:kern w:val="0"/>
          <w:szCs w:val="22"/>
        </w:rPr>
      </w:pPr>
      <w:hyperlink w:anchor="_Toc153281683" w:history="1">
        <w:r w:rsidR="00A26C5B" w:rsidRPr="00E54AF4">
          <w:rPr>
            <w:rStyle w:val="Hyperlink"/>
            <w:noProof/>
          </w:rPr>
          <w:t>7.1.11</w:t>
        </w:r>
        <w:r w:rsidR="00A26C5B">
          <w:rPr>
            <w:rFonts w:eastAsiaTheme="minorEastAsia" w:cstheme="minorBidi"/>
            <w:noProof/>
            <w:color w:val="auto"/>
            <w:kern w:val="0"/>
            <w:szCs w:val="22"/>
          </w:rPr>
          <w:tab/>
        </w:r>
        <w:r w:rsidR="00A26C5B" w:rsidRPr="00E54AF4">
          <w:rPr>
            <w:rStyle w:val="Hyperlink"/>
            <w:noProof/>
          </w:rPr>
          <w:t>Andere uitdagingen</w:t>
        </w:r>
        <w:r w:rsidR="00A26C5B">
          <w:rPr>
            <w:noProof/>
            <w:webHidden/>
          </w:rPr>
          <w:tab/>
        </w:r>
        <w:r w:rsidR="00A26C5B">
          <w:rPr>
            <w:noProof/>
            <w:webHidden/>
          </w:rPr>
          <w:fldChar w:fldCharType="begin"/>
        </w:r>
        <w:r w:rsidR="00A26C5B">
          <w:rPr>
            <w:noProof/>
            <w:webHidden/>
          </w:rPr>
          <w:instrText xml:space="preserve"> PAGEREF _Toc153281683 \h </w:instrText>
        </w:r>
        <w:r w:rsidR="00A26C5B">
          <w:rPr>
            <w:noProof/>
            <w:webHidden/>
          </w:rPr>
        </w:r>
        <w:r w:rsidR="00A26C5B">
          <w:rPr>
            <w:noProof/>
            <w:webHidden/>
          </w:rPr>
          <w:fldChar w:fldCharType="separate"/>
        </w:r>
        <w:r w:rsidR="00A26C5B">
          <w:rPr>
            <w:noProof/>
            <w:webHidden/>
          </w:rPr>
          <w:t>29</w:t>
        </w:r>
        <w:r w:rsidR="00A26C5B">
          <w:rPr>
            <w:noProof/>
            <w:webHidden/>
          </w:rPr>
          <w:fldChar w:fldCharType="end"/>
        </w:r>
      </w:hyperlink>
    </w:p>
    <w:p w14:paraId="6BF5B271" w14:textId="27C1F64F" w:rsidR="00A26C5B" w:rsidRDefault="00000000">
      <w:pPr>
        <w:pStyle w:val="TOC3"/>
        <w:rPr>
          <w:rFonts w:eastAsiaTheme="minorEastAsia" w:cstheme="minorBidi"/>
          <w:noProof/>
          <w:color w:val="auto"/>
          <w:kern w:val="0"/>
          <w:szCs w:val="22"/>
        </w:rPr>
      </w:pPr>
      <w:hyperlink w:anchor="_Toc153281684" w:history="1">
        <w:r w:rsidR="00A26C5B" w:rsidRPr="00E54AF4">
          <w:rPr>
            <w:rStyle w:val="Hyperlink"/>
            <w:noProof/>
          </w:rPr>
          <w:t>7.1.12</w:t>
        </w:r>
        <w:r w:rsidR="00A26C5B">
          <w:rPr>
            <w:rFonts w:eastAsiaTheme="minorEastAsia" w:cstheme="minorBidi"/>
            <w:noProof/>
            <w:color w:val="auto"/>
            <w:kern w:val="0"/>
            <w:szCs w:val="22"/>
          </w:rPr>
          <w:tab/>
        </w:r>
        <w:r w:rsidR="00A26C5B" w:rsidRPr="00E54AF4">
          <w:rPr>
            <w:rStyle w:val="Hyperlink"/>
            <w:noProof/>
          </w:rPr>
          <w:t>Kort inzicht procedure KWO-vergunning Frankrijk:</w:t>
        </w:r>
        <w:r w:rsidR="00A26C5B">
          <w:rPr>
            <w:noProof/>
            <w:webHidden/>
          </w:rPr>
          <w:tab/>
        </w:r>
        <w:r w:rsidR="00A26C5B">
          <w:rPr>
            <w:noProof/>
            <w:webHidden/>
          </w:rPr>
          <w:fldChar w:fldCharType="begin"/>
        </w:r>
        <w:r w:rsidR="00A26C5B">
          <w:rPr>
            <w:noProof/>
            <w:webHidden/>
          </w:rPr>
          <w:instrText xml:space="preserve"> PAGEREF _Toc153281684 \h </w:instrText>
        </w:r>
        <w:r w:rsidR="00A26C5B">
          <w:rPr>
            <w:noProof/>
            <w:webHidden/>
          </w:rPr>
        </w:r>
        <w:r w:rsidR="00A26C5B">
          <w:rPr>
            <w:noProof/>
            <w:webHidden/>
          </w:rPr>
          <w:fldChar w:fldCharType="separate"/>
        </w:r>
        <w:r w:rsidR="00A26C5B">
          <w:rPr>
            <w:noProof/>
            <w:webHidden/>
          </w:rPr>
          <w:t>29</w:t>
        </w:r>
        <w:r w:rsidR="00A26C5B">
          <w:rPr>
            <w:noProof/>
            <w:webHidden/>
          </w:rPr>
          <w:fldChar w:fldCharType="end"/>
        </w:r>
      </w:hyperlink>
    </w:p>
    <w:p w14:paraId="4BCB779C" w14:textId="7DEEEE30" w:rsidR="00A26C5B" w:rsidRDefault="00000000">
      <w:pPr>
        <w:pStyle w:val="TOC2"/>
        <w:rPr>
          <w:rFonts w:eastAsiaTheme="minorEastAsia" w:cstheme="minorBidi"/>
          <w:noProof/>
          <w:color w:val="auto"/>
          <w:kern w:val="0"/>
          <w:szCs w:val="22"/>
        </w:rPr>
      </w:pPr>
      <w:hyperlink w:anchor="_Toc153281685" w:history="1">
        <w:r w:rsidR="00A26C5B" w:rsidRPr="00E54AF4">
          <w:rPr>
            <w:rStyle w:val="Hyperlink"/>
            <w:noProof/>
          </w:rPr>
          <w:t>7.2</w:t>
        </w:r>
        <w:r w:rsidR="00A26C5B">
          <w:rPr>
            <w:rFonts w:eastAsiaTheme="minorEastAsia" w:cstheme="minorBidi"/>
            <w:noProof/>
            <w:color w:val="auto"/>
            <w:kern w:val="0"/>
            <w:szCs w:val="22"/>
          </w:rPr>
          <w:tab/>
        </w:r>
        <w:r w:rsidR="00A26C5B" w:rsidRPr="00E54AF4">
          <w:rPr>
            <w:rStyle w:val="Hyperlink"/>
            <w:noProof/>
          </w:rPr>
          <w:t>Interview Niels van der Maaden (Waterschap Rijn en IJsel, Nederland)</w:t>
        </w:r>
        <w:r w:rsidR="00A26C5B">
          <w:rPr>
            <w:noProof/>
            <w:webHidden/>
          </w:rPr>
          <w:tab/>
        </w:r>
        <w:r w:rsidR="00A26C5B">
          <w:rPr>
            <w:noProof/>
            <w:webHidden/>
          </w:rPr>
          <w:fldChar w:fldCharType="begin"/>
        </w:r>
        <w:r w:rsidR="00A26C5B">
          <w:rPr>
            <w:noProof/>
            <w:webHidden/>
          </w:rPr>
          <w:instrText xml:space="preserve"> PAGEREF _Toc153281685 \h </w:instrText>
        </w:r>
        <w:r w:rsidR="00A26C5B">
          <w:rPr>
            <w:noProof/>
            <w:webHidden/>
          </w:rPr>
        </w:r>
        <w:r w:rsidR="00A26C5B">
          <w:rPr>
            <w:noProof/>
            <w:webHidden/>
          </w:rPr>
          <w:fldChar w:fldCharType="separate"/>
        </w:r>
        <w:r w:rsidR="00A26C5B">
          <w:rPr>
            <w:noProof/>
            <w:webHidden/>
          </w:rPr>
          <w:t>30</w:t>
        </w:r>
        <w:r w:rsidR="00A26C5B">
          <w:rPr>
            <w:noProof/>
            <w:webHidden/>
          </w:rPr>
          <w:fldChar w:fldCharType="end"/>
        </w:r>
      </w:hyperlink>
    </w:p>
    <w:p w14:paraId="57B87E80" w14:textId="33BE142D" w:rsidR="00A26C5B" w:rsidRDefault="00000000">
      <w:pPr>
        <w:pStyle w:val="TOC3"/>
        <w:rPr>
          <w:rFonts w:eastAsiaTheme="minorEastAsia" w:cstheme="minorBidi"/>
          <w:noProof/>
          <w:color w:val="auto"/>
          <w:kern w:val="0"/>
          <w:szCs w:val="22"/>
        </w:rPr>
      </w:pPr>
      <w:hyperlink w:anchor="_Toc153281686" w:history="1">
        <w:r w:rsidR="00A26C5B" w:rsidRPr="00E54AF4">
          <w:rPr>
            <w:rStyle w:val="Hyperlink"/>
            <w:noProof/>
            <w:lang w:val="nl-NL" w:eastAsia="en-US"/>
          </w:rPr>
          <w:t>7.2.1</w:t>
        </w:r>
        <w:r w:rsidR="00A26C5B">
          <w:rPr>
            <w:rFonts w:eastAsiaTheme="minorEastAsia" w:cstheme="minorBidi"/>
            <w:noProof/>
            <w:color w:val="auto"/>
            <w:kern w:val="0"/>
            <w:szCs w:val="22"/>
          </w:rPr>
          <w:tab/>
        </w:r>
        <w:r w:rsidR="00A26C5B" w:rsidRPr="00E54AF4">
          <w:rPr>
            <w:rStyle w:val="Hyperlink"/>
            <w:noProof/>
            <w:lang w:val="nl-NL" w:eastAsia="en-US"/>
          </w:rPr>
          <w:t>Voorstelling geïnterviewde</w:t>
        </w:r>
        <w:r w:rsidR="00A26C5B">
          <w:rPr>
            <w:noProof/>
            <w:webHidden/>
          </w:rPr>
          <w:tab/>
        </w:r>
        <w:r w:rsidR="00A26C5B">
          <w:rPr>
            <w:noProof/>
            <w:webHidden/>
          </w:rPr>
          <w:fldChar w:fldCharType="begin"/>
        </w:r>
        <w:r w:rsidR="00A26C5B">
          <w:rPr>
            <w:noProof/>
            <w:webHidden/>
          </w:rPr>
          <w:instrText xml:space="preserve"> PAGEREF _Toc153281686 \h </w:instrText>
        </w:r>
        <w:r w:rsidR="00A26C5B">
          <w:rPr>
            <w:noProof/>
            <w:webHidden/>
          </w:rPr>
        </w:r>
        <w:r w:rsidR="00A26C5B">
          <w:rPr>
            <w:noProof/>
            <w:webHidden/>
          </w:rPr>
          <w:fldChar w:fldCharType="separate"/>
        </w:r>
        <w:r w:rsidR="00A26C5B">
          <w:rPr>
            <w:noProof/>
            <w:webHidden/>
          </w:rPr>
          <w:t>30</w:t>
        </w:r>
        <w:r w:rsidR="00A26C5B">
          <w:rPr>
            <w:noProof/>
            <w:webHidden/>
          </w:rPr>
          <w:fldChar w:fldCharType="end"/>
        </w:r>
      </w:hyperlink>
    </w:p>
    <w:p w14:paraId="5BD9E4BE" w14:textId="48C56C87" w:rsidR="00A26C5B" w:rsidRDefault="00000000">
      <w:pPr>
        <w:pStyle w:val="TOC3"/>
        <w:rPr>
          <w:rFonts w:eastAsiaTheme="minorEastAsia" w:cstheme="minorBidi"/>
          <w:noProof/>
          <w:color w:val="auto"/>
          <w:kern w:val="0"/>
          <w:szCs w:val="22"/>
        </w:rPr>
      </w:pPr>
      <w:hyperlink w:anchor="_Toc153281687" w:history="1">
        <w:r w:rsidR="00A26C5B" w:rsidRPr="00E54AF4">
          <w:rPr>
            <w:rStyle w:val="Hyperlink"/>
            <w:noProof/>
          </w:rPr>
          <w:t>7.2.2</w:t>
        </w:r>
        <w:r w:rsidR="00A26C5B">
          <w:rPr>
            <w:rFonts w:eastAsiaTheme="minorEastAsia" w:cstheme="minorBidi"/>
            <w:noProof/>
            <w:color w:val="auto"/>
            <w:kern w:val="0"/>
            <w:szCs w:val="22"/>
          </w:rPr>
          <w:tab/>
        </w:r>
        <w:r w:rsidR="00A26C5B" w:rsidRPr="00E54AF4">
          <w:rPr>
            <w:rStyle w:val="Hyperlink"/>
            <w:noProof/>
          </w:rPr>
          <w:t>Herkomst vergunningsaanvragen</w:t>
        </w:r>
        <w:r w:rsidR="00A26C5B">
          <w:rPr>
            <w:noProof/>
            <w:webHidden/>
          </w:rPr>
          <w:tab/>
        </w:r>
        <w:r w:rsidR="00A26C5B">
          <w:rPr>
            <w:noProof/>
            <w:webHidden/>
          </w:rPr>
          <w:fldChar w:fldCharType="begin"/>
        </w:r>
        <w:r w:rsidR="00A26C5B">
          <w:rPr>
            <w:noProof/>
            <w:webHidden/>
          </w:rPr>
          <w:instrText xml:space="preserve"> PAGEREF _Toc153281687 \h </w:instrText>
        </w:r>
        <w:r w:rsidR="00A26C5B">
          <w:rPr>
            <w:noProof/>
            <w:webHidden/>
          </w:rPr>
        </w:r>
        <w:r w:rsidR="00A26C5B">
          <w:rPr>
            <w:noProof/>
            <w:webHidden/>
          </w:rPr>
          <w:fldChar w:fldCharType="separate"/>
        </w:r>
        <w:r w:rsidR="00A26C5B">
          <w:rPr>
            <w:noProof/>
            <w:webHidden/>
          </w:rPr>
          <w:t>30</w:t>
        </w:r>
        <w:r w:rsidR="00A26C5B">
          <w:rPr>
            <w:noProof/>
            <w:webHidden/>
          </w:rPr>
          <w:fldChar w:fldCharType="end"/>
        </w:r>
      </w:hyperlink>
    </w:p>
    <w:p w14:paraId="51292A9C" w14:textId="3D825920" w:rsidR="00A26C5B" w:rsidRDefault="00000000">
      <w:pPr>
        <w:pStyle w:val="TOC3"/>
        <w:rPr>
          <w:rFonts w:eastAsiaTheme="minorEastAsia" w:cstheme="minorBidi"/>
          <w:noProof/>
          <w:color w:val="auto"/>
          <w:kern w:val="0"/>
          <w:szCs w:val="22"/>
        </w:rPr>
      </w:pPr>
      <w:hyperlink w:anchor="_Toc153281688" w:history="1">
        <w:r w:rsidR="00A26C5B" w:rsidRPr="00E54AF4">
          <w:rPr>
            <w:rStyle w:val="Hyperlink"/>
            <w:noProof/>
          </w:rPr>
          <w:t>7.2.3</w:t>
        </w:r>
        <w:r w:rsidR="00A26C5B">
          <w:rPr>
            <w:rFonts w:eastAsiaTheme="minorEastAsia" w:cstheme="minorBidi"/>
            <w:noProof/>
            <w:color w:val="auto"/>
            <w:kern w:val="0"/>
            <w:szCs w:val="22"/>
          </w:rPr>
          <w:tab/>
        </w:r>
        <w:r w:rsidR="00A26C5B" w:rsidRPr="00E54AF4">
          <w:rPr>
            <w:rStyle w:val="Hyperlink"/>
            <w:noProof/>
          </w:rPr>
          <w:t>Omvang van de ingreep</w:t>
        </w:r>
        <w:r w:rsidR="00A26C5B">
          <w:rPr>
            <w:noProof/>
            <w:webHidden/>
          </w:rPr>
          <w:tab/>
        </w:r>
        <w:r w:rsidR="00A26C5B">
          <w:rPr>
            <w:noProof/>
            <w:webHidden/>
          </w:rPr>
          <w:fldChar w:fldCharType="begin"/>
        </w:r>
        <w:r w:rsidR="00A26C5B">
          <w:rPr>
            <w:noProof/>
            <w:webHidden/>
          </w:rPr>
          <w:instrText xml:space="preserve"> PAGEREF _Toc153281688 \h </w:instrText>
        </w:r>
        <w:r w:rsidR="00A26C5B">
          <w:rPr>
            <w:noProof/>
            <w:webHidden/>
          </w:rPr>
        </w:r>
        <w:r w:rsidR="00A26C5B">
          <w:rPr>
            <w:noProof/>
            <w:webHidden/>
          </w:rPr>
          <w:fldChar w:fldCharType="separate"/>
        </w:r>
        <w:r w:rsidR="00A26C5B">
          <w:rPr>
            <w:noProof/>
            <w:webHidden/>
          </w:rPr>
          <w:t>30</w:t>
        </w:r>
        <w:r w:rsidR="00A26C5B">
          <w:rPr>
            <w:noProof/>
            <w:webHidden/>
          </w:rPr>
          <w:fldChar w:fldCharType="end"/>
        </w:r>
      </w:hyperlink>
    </w:p>
    <w:p w14:paraId="3354777E" w14:textId="7B9D963F" w:rsidR="00A26C5B" w:rsidRDefault="00000000">
      <w:pPr>
        <w:pStyle w:val="TOC3"/>
        <w:rPr>
          <w:rFonts w:eastAsiaTheme="minorEastAsia" w:cstheme="minorBidi"/>
          <w:noProof/>
          <w:color w:val="auto"/>
          <w:kern w:val="0"/>
          <w:szCs w:val="22"/>
        </w:rPr>
      </w:pPr>
      <w:hyperlink w:anchor="_Toc153281689" w:history="1">
        <w:r w:rsidR="00A26C5B" w:rsidRPr="00E54AF4">
          <w:rPr>
            <w:rStyle w:val="Hyperlink"/>
            <w:noProof/>
          </w:rPr>
          <w:t>7.2.4</w:t>
        </w:r>
        <w:r w:rsidR="00A26C5B">
          <w:rPr>
            <w:rFonts w:eastAsiaTheme="minorEastAsia" w:cstheme="minorBidi"/>
            <w:noProof/>
            <w:color w:val="auto"/>
            <w:kern w:val="0"/>
            <w:szCs w:val="22"/>
          </w:rPr>
          <w:tab/>
        </w:r>
        <w:r w:rsidR="00A26C5B" w:rsidRPr="00E54AF4">
          <w:rPr>
            <w:rStyle w:val="Hyperlink"/>
            <w:noProof/>
          </w:rPr>
          <w:t>Beoordelingsproces</w:t>
        </w:r>
        <w:r w:rsidR="00A26C5B">
          <w:rPr>
            <w:noProof/>
            <w:webHidden/>
          </w:rPr>
          <w:tab/>
        </w:r>
        <w:r w:rsidR="00A26C5B">
          <w:rPr>
            <w:noProof/>
            <w:webHidden/>
          </w:rPr>
          <w:fldChar w:fldCharType="begin"/>
        </w:r>
        <w:r w:rsidR="00A26C5B">
          <w:rPr>
            <w:noProof/>
            <w:webHidden/>
          </w:rPr>
          <w:instrText xml:space="preserve"> PAGEREF _Toc153281689 \h </w:instrText>
        </w:r>
        <w:r w:rsidR="00A26C5B">
          <w:rPr>
            <w:noProof/>
            <w:webHidden/>
          </w:rPr>
        </w:r>
        <w:r w:rsidR="00A26C5B">
          <w:rPr>
            <w:noProof/>
            <w:webHidden/>
          </w:rPr>
          <w:fldChar w:fldCharType="separate"/>
        </w:r>
        <w:r w:rsidR="00A26C5B">
          <w:rPr>
            <w:noProof/>
            <w:webHidden/>
          </w:rPr>
          <w:t>31</w:t>
        </w:r>
        <w:r w:rsidR="00A26C5B">
          <w:rPr>
            <w:noProof/>
            <w:webHidden/>
          </w:rPr>
          <w:fldChar w:fldCharType="end"/>
        </w:r>
      </w:hyperlink>
    </w:p>
    <w:p w14:paraId="4A78E7ED" w14:textId="43BC4857" w:rsidR="00A26C5B" w:rsidRDefault="00000000">
      <w:pPr>
        <w:pStyle w:val="TOC3"/>
        <w:rPr>
          <w:rFonts w:eastAsiaTheme="minorEastAsia" w:cstheme="minorBidi"/>
          <w:noProof/>
          <w:color w:val="auto"/>
          <w:kern w:val="0"/>
          <w:szCs w:val="22"/>
        </w:rPr>
      </w:pPr>
      <w:hyperlink w:anchor="_Toc153281690" w:history="1">
        <w:r w:rsidR="00A26C5B" w:rsidRPr="00E54AF4">
          <w:rPr>
            <w:rStyle w:val="Hyperlink"/>
            <w:noProof/>
          </w:rPr>
          <w:t>7.2.5</w:t>
        </w:r>
        <w:r w:rsidR="00A26C5B">
          <w:rPr>
            <w:rFonts w:eastAsiaTheme="minorEastAsia" w:cstheme="minorBidi"/>
            <w:noProof/>
            <w:color w:val="auto"/>
            <w:kern w:val="0"/>
            <w:szCs w:val="22"/>
          </w:rPr>
          <w:tab/>
        </w:r>
        <w:r w:rsidR="00A26C5B" w:rsidRPr="00E54AF4">
          <w:rPr>
            <w:rStyle w:val="Hyperlink"/>
            <w:noProof/>
          </w:rPr>
          <w:t>Impactberekening</w:t>
        </w:r>
        <w:r w:rsidR="00A26C5B">
          <w:rPr>
            <w:noProof/>
            <w:webHidden/>
          </w:rPr>
          <w:tab/>
        </w:r>
        <w:r w:rsidR="00A26C5B">
          <w:rPr>
            <w:noProof/>
            <w:webHidden/>
          </w:rPr>
          <w:fldChar w:fldCharType="begin"/>
        </w:r>
        <w:r w:rsidR="00A26C5B">
          <w:rPr>
            <w:noProof/>
            <w:webHidden/>
          </w:rPr>
          <w:instrText xml:space="preserve"> PAGEREF _Toc153281690 \h </w:instrText>
        </w:r>
        <w:r w:rsidR="00A26C5B">
          <w:rPr>
            <w:noProof/>
            <w:webHidden/>
          </w:rPr>
        </w:r>
        <w:r w:rsidR="00A26C5B">
          <w:rPr>
            <w:noProof/>
            <w:webHidden/>
          </w:rPr>
          <w:fldChar w:fldCharType="separate"/>
        </w:r>
        <w:r w:rsidR="00A26C5B">
          <w:rPr>
            <w:noProof/>
            <w:webHidden/>
          </w:rPr>
          <w:t>32</w:t>
        </w:r>
        <w:r w:rsidR="00A26C5B">
          <w:rPr>
            <w:noProof/>
            <w:webHidden/>
          </w:rPr>
          <w:fldChar w:fldCharType="end"/>
        </w:r>
      </w:hyperlink>
    </w:p>
    <w:p w14:paraId="1B66500F" w14:textId="6F3FD400" w:rsidR="00A26C5B" w:rsidRDefault="00000000">
      <w:pPr>
        <w:pStyle w:val="TOC3"/>
        <w:rPr>
          <w:rFonts w:eastAsiaTheme="minorEastAsia" w:cstheme="minorBidi"/>
          <w:noProof/>
          <w:color w:val="auto"/>
          <w:kern w:val="0"/>
          <w:szCs w:val="22"/>
        </w:rPr>
      </w:pPr>
      <w:hyperlink w:anchor="_Toc153281691" w:history="1">
        <w:r w:rsidR="00A26C5B" w:rsidRPr="00E54AF4">
          <w:rPr>
            <w:rStyle w:val="Hyperlink"/>
            <w:noProof/>
          </w:rPr>
          <w:t>7.2.6</w:t>
        </w:r>
        <w:r w:rsidR="00A26C5B">
          <w:rPr>
            <w:rFonts w:eastAsiaTheme="minorEastAsia" w:cstheme="minorBidi"/>
            <w:noProof/>
            <w:color w:val="auto"/>
            <w:kern w:val="0"/>
            <w:szCs w:val="22"/>
          </w:rPr>
          <w:tab/>
        </w:r>
        <w:r w:rsidR="00A26C5B" w:rsidRPr="00E54AF4">
          <w:rPr>
            <w:rStyle w:val="Hyperlink"/>
            <w:noProof/>
          </w:rPr>
          <w:t>Beoordelingscriteria</w:t>
        </w:r>
        <w:r w:rsidR="00A26C5B">
          <w:rPr>
            <w:noProof/>
            <w:webHidden/>
          </w:rPr>
          <w:tab/>
        </w:r>
        <w:r w:rsidR="00A26C5B">
          <w:rPr>
            <w:noProof/>
            <w:webHidden/>
          </w:rPr>
          <w:fldChar w:fldCharType="begin"/>
        </w:r>
        <w:r w:rsidR="00A26C5B">
          <w:rPr>
            <w:noProof/>
            <w:webHidden/>
          </w:rPr>
          <w:instrText xml:space="preserve"> PAGEREF _Toc153281691 \h </w:instrText>
        </w:r>
        <w:r w:rsidR="00A26C5B">
          <w:rPr>
            <w:noProof/>
            <w:webHidden/>
          </w:rPr>
        </w:r>
        <w:r w:rsidR="00A26C5B">
          <w:rPr>
            <w:noProof/>
            <w:webHidden/>
          </w:rPr>
          <w:fldChar w:fldCharType="separate"/>
        </w:r>
        <w:r w:rsidR="00A26C5B">
          <w:rPr>
            <w:noProof/>
            <w:webHidden/>
          </w:rPr>
          <w:t>33</w:t>
        </w:r>
        <w:r w:rsidR="00A26C5B">
          <w:rPr>
            <w:noProof/>
            <w:webHidden/>
          </w:rPr>
          <w:fldChar w:fldCharType="end"/>
        </w:r>
      </w:hyperlink>
    </w:p>
    <w:p w14:paraId="3F1A0493" w14:textId="04028BD8" w:rsidR="00A26C5B" w:rsidRDefault="00000000">
      <w:pPr>
        <w:pStyle w:val="TOC3"/>
        <w:rPr>
          <w:rFonts w:eastAsiaTheme="minorEastAsia" w:cstheme="minorBidi"/>
          <w:noProof/>
          <w:color w:val="auto"/>
          <w:kern w:val="0"/>
          <w:szCs w:val="22"/>
        </w:rPr>
      </w:pPr>
      <w:hyperlink w:anchor="_Toc153281692" w:history="1">
        <w:r w:rsidR="00A26C5B" w:rsidRPr="00E54AF4">
          <w:rPr>
            <w:rStyle w:val="Hyperlink"/>
            <w:noProof/>
          </w:rPr>
          <w:t>7.2.7</w:t>
        </w:r>
        <w:r w:rsidR="00A26C5B">
          <w:rPr>
            <w:rFonts w:eastAsiaTheme="minorEastAsia" w:cstheme="minorBidi"/>
            <w:noProof/>
            <w:color w:val="auto"/>
            <w:kern w:val="0"/>
            <w:szCs w:val="22"/>
          </w:rPr>
          <w:tab/>
        </w:r>
        <w:r w:rsidR="00A26C5B" w:rsidRPr="00E54AF4">
          <w:rPr>
            <w:rStyle w:val="Hyperlink"/>
            <w:noProof/>
          </w:rPr>
          <w:t>Vergunningstraject en verlening</w:t>
        </w:r>
        <w:r w:rsidR="00A26C5B">
          <w:rPr>
            <w:noProof/>
            <w:webHidden/>
          </w:rPr>
          <w:tab/>
        </w:r>
        <w:r w:rsidR="00A26C5B">
          <w:rPr>
            <w:noProof/>
            <w:webHidden/>
          </w:rPr>
          <w:fldChar w:fldCharType="begin"/>
        </w:r>
        <w:r w:rsidR="00A26C5B">
          <w:rPr>
            <w:noProof/>
            <w:webHidden/>
          </w:rPr>
          <w:instrText xml:space="preserve"> PAGEREF _Toc153281692 \h </w:instrText>
        </w:r>
        <w:r w:rsidR="00A26C5B">
          <w:rPr>
            <w:noProof/>
            <w:webHidden/>
          </w:rPr>
        </w:r>
        <w:r w:rsidR="00A26C5B">
          <w:rPr>
            <w:noProof/>
            <w:webHidden/>
          </w:rPr>
          <w:fldChar w:fldCharType="separate"/>
        </w:r>
        <w:r w:rsidR="00A26C5B">
          <w:rPr>
            <w:noProof/>
            <w:webHidden/>
          </w:rPr>
          <w:t>34</w:t>
        </w:r>
        <w:r w:rsidR="00A26C5B">
          <w:rPr>
            <w:noProof/>
            <w:webHidden/>
          </w:rPr>
          <w:fldChar w:fldCharType="end"/>
        </w:r>
      </w:hyperlink>
    </w:p>
    <w:p w14:paraId="642E4CEC" w14:textId="21F67018" w:rsidR="00A26C5B" w:rsidRDefault="00000000">
      <w:pPr>
        <w:pStyle w:val="TOC3"/>
        <w:rPr>
          <w:rFonts w:eastAsiaTheme="minorEastAsia" w:cstheme="minorBidi"/>
          <w:noProof/>
          <w:color w:val="auto"/>
          <w:kern w:val="0"/>
          <w:szCs w:val="22"/>
        </w:rPr>
      </w:pPr>
      <w:hyperlink w:anchor="_Toc153281693" w:history="1">
        <w:r w:rsidR="00A26C5B" w:rsidRPr="00E54AF4">
          <w:rPr>
            <w:rStyle w:val="Hyperlink"/>
            <w:noProof/>
          </w:rPr>
          <w:t>7.2.8</w:t>
        </w:r>
        <w:r w:rsidR="00A26C5B">
          <w:rPr>
            <w:rFonts w:eastAsiaTheme="minorEastAsia" w:cstheme="minorBidi"/>
            <w:noProof/>
            <w:color w:val="auto"/>
            <w:kern w:val="0"/>
            <w:szCs w:val="22"/>
          </w:rPr>
          <w:tab/>
        </w:r>
        <w:r w:rsidR="00A26C5B" w:rsidRPr="00E54AF4">
          <w:rPr>
            <w:rStyle w:val="Hyperlink"/>
            <w:noProof/>
          </w:rPr>
          <w:t>Hoe wordt omgegaan met klimaatverandering?</w:t>
        </w:r>
        <w:r w:rsidR="00A26C5B">
          <w:rPr>
            <w:noProof/>
            <w:webHidden/>
          </w:rPr>
          <w:tab/>
        </w:r>
        <w:r w:rsidR="00A26C5B">
          <w:rPr>
            <w:noProof/>
            <w:webHidden/>
          </w:rPr>
          <w:fldChar w:fldCharType="begin"/>
        </w:r>
        <w:r w:rsidR="00A26C5B">
          <w:rPr>
            <w:noProof/>
            <w:webHidden/>
          </w:rPr>
          <w:instrText xml:space="preserve"> PAGEREF _Toc153281693 \h </w:instrText>
        </w:r>
        <w:r w:rsidR="00A26C5B">
          <w:rPr>
            <w:noProof/>
            <w:webHidden/>
          </w:rPr>
        </w:r>
        <w:r w:rsidR="00A26C5B">
          <w:rPr>
            <w:noProof/>
            <w:webHidden/>
          </w:rPr>
          <w:fldChar w:fldCharType="separate"/>
        </w:r>
        <w:r w:rsidR="00A26C5B">
          <w:rPr>
            <w:noProof/>
            <w:webHidden/>
          </w:rPr>
          <w:t>34</w:t>
        </w:r>
        <w:r w:rsidR="00A26C5B">
          <w:rPr>
            <w:noProof/>
            <w:webHidden/>
          </w:rPr>
          <w:fldChar w:fldCharType="end"/>
        </w:r>
      </w:hyperlink>
    </w:p>
    <w:p w14:paraId="7AA7AE75" w14:textId="5F49EB8D" w:rsidR="00734274" w:rsidRDefault="004C06CE" w:rsidP="00734274">
      <w:r w:rsidRPr="00FE00BA">
        <w:fldChar w:fldCharType="end"/>
      </w:r>
    </w:p>
    <w:p w14:paraId="238A1634" w14:textId="0B34C040" w:rsidR="00E27E42" w:rsidRDefault="0044712B" w:rsidP="00E27E42">
      <w:pPr>
        <w:pStyle w:val="Heading1"/>
      </w:pPr>
      <w:bookmarkStart w:id="14" w:name="_Toc153281643"/>
      <w:r>
        <w:t>Samenvatting</w:t>
      </w:r>
      <w:bookmarkEnd w:id="14"/>
    </w:p>
    <w:p w14:paraId="01C00483" w14:textId="148F27F3" w:rsidR="00BB52F7" w:rsidRDefault="00B96745" w:rsidP="00B96745">
      <w:pPr>
        <w:pStyle w:val="Heading1"/>
      </w:pPr>
      <w:bookmarkStart w:id="15" w:name="_Toc153281644"/>
      <w:r>
        <w:t>Inleiding</w:t>
      </w:r>
      <w:bookmarkEnd w:id="15"/>
    </w:p>
    <w:p w14:paraId="16873DE5" w14:textId="77777777" w:rsidR="006D6940" w:rsidRDefault="006D6940" w:rsidP="006D6940">
      <w:pPr>
        <w:pStyle w:val="Heading1"/>
        <w:rPr>
          <w:lang w:val="nl-NL"/>
        </w:rPr>
      </w:pPr>
      <w:bookmarkStart w:id="16" w:name="_Toc153281645"/>
      <w:r>
        <w:rPr>
          <w:lang w:val="nl-NL"/>
        </w:rPr>
        <w:t>Inzicht in het (grond)watersysteem voor niet-experts</w:t>
      </w:r>
      <w:bookmarkEnd w:id="16"/>
    </w:p>
    <w:p w14:paraId="5D5E4531" w14:textId="77777777" w:rsidR="006D6940" w:rsidRDefault="006D6940" w:rsidP="006D6940">
      <w:pPr>
        <w:pStyle w:val="Heading2"/>
        <w:rPr>
          <w:lang w:val="nl-NL"/>
        </w:rPr>
      </w:pPr>
      <w:bookmarkStart w:id="17" w:name="_Toc153281646"/>
      <w:r>
        <w:rPr>
          <w:lang w:val="nl-NL"/>
        </w:rPr>
        <w:t>Wat is grondwater?</w:t>
      </w:r>
      <w:bookmarkEnd w:id="17"/>
    </w:p>
    <w:p w14:paraId="04916230" w14:textId="208CAC9B" w:rsidR="006D6940" w:rsidRDefault="006D6940" w:rsidP="006D6940">
      <w:pPr>
        <w:rPr>
          <w:lang w:val="nl-NL"/>
        </w:rPr>
      </w:pPr>
      <w:r>
        <w:rPr>
          <w:lang w:val="nl-NL"/>
        </w:rPr>
        <w:t>Grondwater is water dat zich in de ondergrond bevindt. De ondergrond bestaat uit harde gesteenten (kalksteen, zandsteen, graniet</w:t>
      </w:r>
      <w:ins w:id="18" w:author="Theo Olsthoorn" w:date="2023-12-19T18:10:00Z">
        <w:r w:rsidR="00B959F9">
          <w:rPr>
            <w:lang w:val="nl-NL"/>
          </w:rPr>
          <w:t xml:space="preserve"> enz.</w:t>
        </w:r>
      </w:ins>
      <w:del w:id="19" w:author="Theo Olsthoorn" w:date="2023-12-19T18:10:00Z">
        <w:r w:rsidDel="00B959F9">
          <w:rPr>
            <w:lang w:val="nl-NL"/>
          </w:rPr>
          <w:delText>…</w:delText>
        </w:r>
      </w:del>
      <w:r>
        <w:rPr>
          <w:lang w:val="nl-NL"/>
        </w:rPr>
        <w:t xml:space="preserve">) of losse </w:t>
      </w:r>
      <w:ins w:id="20" w:author="Theo Olsthoorn" w:date="2023-12-19T18:10:00Z">
        <w:r w:rsidR="00B959F9">
          <w:rPr>
            <w:lang w:val="nl-NL"/>
          </w:rPr>
          <w:t>“</w:t>
        </w:r>
      </w:ins>
      <w:r>
        <w:rPr>
          <w:lang w:val="nl-NL"/>
        </w:rPr>
        <w:t>gesteenten</w:t>
      </w:r>
      <w:ins w:id="21" w:author="Theo Olsthoorn" w:date="2023-12-19T18:11:00Z">
        <w:r w:rsidR="00B959F9">
          <w:rPr>
            <w:lang w:val="nl-NL"/>
          </w:rPr>
          <w:t>”</w:t>
        </w:r>
      </w:ins>
      <w:r>
        <w:rPr>
          <w:lang w:val="nl-NL"/>
        </w:rPr>
        <w:t xml:space="preserve"> (zand, leem</w:t>
      </w:r>
      <w:ins w:id="22" w:author="Theo Olsthoorn" w:date="2023-12-19T18:10:00Z">
        <w:r w:rsidR="00B959F9">
          <w:rPr>
            <w:lang w:val="nl-NL"/>
          </w:rPr>
          <w:t>,</w:t>
        </w:r>
      </w:ins>
      <w:del w:id="23" w:author="Theo Olsthoorn" w:date="2023-12-19T18:10:00Z">
        <w:r w:rsidDel="00B959F9">
          <w:rPr>
            <w:lang w:val="nl-NL"/>
          </w:rPr>
          <w:delText xml:space="preserve"> of</w:delText>
        </w:r>
      </w:del>
      <w:r>
        <w:rPr>
          <w:lang w:val="nl-NL"/>
        </w:rPr>
        <w:t xml:space="preserve"> klei</w:t>
      </w:r>
      <w:ins w:id="24" w:author="Theo Olsthoorn" w:date="2023-12-19T18:10:00Z">
        <w:r w:rsidR="00B959F9">
          <w:rPr>
            <w:lang w:val="nl-NL"/>
          </w:rPr>
          <w:t xml:space="preserve"> of veen</w:t>
        </w:r>
      </w:ins>
      <w:r>
        <w:rPr>
          <w:lang w:val="nl-NL"/>
        </w:rPr>
        <w:t xml:space="preserve">). In beide gesteenten zitten holtes (poriën) die gevuld kunnen zijn met gassen (lucht) of vloeistoffen (water). In een zandgrond is het gehalte aan poriën typisch </w:t>
      </w:r>
      <w:ins w:id="25" w:author="Theo Olsthoorn" w:date="2023-12-19T18:11:00Z">
        <w:r w:rsidR="00B959F9">
          <w:rPr>
            <w:lang w:val="nl-NL"/>
          </w:rPr>
          <w:t xml:space="preserve">rond </w:t>
        </w:r>
      </w:ins>
      <w:del w:id="26" w:author="Theo Olsthoorn" w:date="2023-12-19T18:11:00Z">
        <w:r w:rsidDel="00B959F9">
          <w:rPr>
            <w:lang w:val="nl-NL"/>
          </w:rPr>
          <w:delText>50 </w:delText>
        </w:r>
      </w:del>
      <w:ins w:id="27" w:author="Theo Olsthoorn" w:date="2023-12-19T18:11:00Z">
        <w:r w:rsidR="00B959F9">
          <w:rPr>
            <w:lang w:val="nl-NL"/>
          </w:rPr>
          <w:t>35</w:t>
        </w:r>
        <w:r w:rsidR="00B959F9">
          <w:rPr>
            <w:lang w:val="nl-NL"/>
          </w:rPr>
          <w:t> </w:t>
        </w:r>
      </w:ins>
      <w:r>
        <w:rPr>
          <w:lang w:val="nl-NL"/>
        </w:rPr>
        <w:t xml:space="preserve">% van het totale grondvolume, terwijl bij een vast gesteente dit slechts enkele procenten of minder kan bedragen. In de bodem juist onder het maaiveld zijn deze poriën meestal deels gevuld met lucht en deels gevuld met water. Dit wordt de </w:t>
      </w:r>
      <w:r w:rsidRPr="001E59CD">
        <w:rPr>
          <w:i/>
          <w:iCs/>
          <w:lang w:val="nl-NL"/>
        </w:rPr>
        <w:t>onverzadigde zone</w:t>
      </w:r>
      <w:r>
        <w:rPr>
          <w:lang w:val="nl-NL"/>
        </w:rPr>
        <w:t xml:space="preserve"> genoemd omdat de poriën niet voor 100 % gevuld zijn met water. Strikt genomen wordt het water in de onverzadigde grond geen grondwater genoemd.</w:t>
      </w:r>
      <w:ins w:id="28" w:author="Theo Olsthoorn" w:date="2023-12-19T18:12:00Z">
        <w:r w:rsidR="00B959F9">
          <w:rPr>
            <w:lang w:val="nl-NL"/>
          </w:rPr>
          <w:t xml:space="preserve"> (</w:t>
        </w:r>
        <w:proofErr w:type="gramStart"/>
        <w:r w:rsidR="00B959F9">
          <w:rPr>
            <w:lang w:val="nl-NL"/>
          </w:rPr>
          <w:t>bodemwater</w:t>
        </w:r>
        <w:proofErr w:type="gramEnd"/>
        <w:r w:rsidR="00B959F9">
          <w:rPr>
            <w:lang w:val="nl-NL"/>
          </w:rPr>
          <w:t>?)</w:t>
        </w:r>
      </w:ins>
      <w:r>
        <w:rPr>
          <w:lang w:val="nl-NL"/>
        </w:rPr>
        <w:t xml:space="preserve"> </w:t>
      </w:r>
    </w:p>
    <w:p w14:paraId="587088CD" w14:textId="2C99CF70" w:rsidR="006D6940" w:rsidRDefault="00B959F9" w:rsidP="006D6940">
      <w:pPr>
        <w:rPr>
          <w:lang w:val="nl-NL"/>
        </w:rPr>
      </w:pPr>
      <w:ins w:id="29" w:author="Theo Olsthoorn" w:date="2023-12-19T18:12:00Z">
        <w:r>
          <w:rPr>
            <w:lang w:val="nl-NL"/>
          </w:rPr>
          <w:t xml:space="preserve">Beneden </w:t>
        </w:r>
      </w:ins>
      <w:del w:id="30" w:author="Theo Olsthoorn" w:date="2023-12-19T18:12:00Z">
        <w:r w:rsidR="006D6940" w:rsidDel="00B959F9">
          <w:rPr>
            <w:lang w:val="nl-NL"/>
          </w:rPr>
          <w:delText xml:space="preserve">Op </w:delText>
        </w:r>
      </w:del>
      <w:r w:rsidR="006D6940">
        <w:rPr>
          <w:lang w:val="nl-NL"/>
        </w:rPr>
        <w:t xml:space="preserve">een bepaalde diepte zijn alle poriën wel voor 100 % verzadigd met water, waardoor dit deel van de ondergrond de </w:t>
      </w:r>
      <w:r w:rsidR="006D6940" w:rsidRPr="001E59CD">
        <w:rPr>
          <w:i/>
          <w:iCs/>
          <w:lang w:val="nl-NL"/>
        </w:rPr>
        <w:t>verzadigde zone</w:t>
      </w:r>
      <w:r w:rsidR="006D6940">
        <w:rPr>
          <w:lang w:val="nl-NL"/>
        </w:rPr>
        <w:t xml:space="preserve"> wordt genoemd. Als deze verzadigde zone </w:t>
      </w:r>
      <w:ins w:id="31" w:author="Theo Olsthoorn" w:date="2023-12-19T18:13:00Z">
        <w:r>
          <w:rPr>
            <w:lang w:val="nl-NL"/>
          </w:rPr>
          <w:t>beneden</w:t>
        </w:r>
      </w:ins>
      <w:del w:id="32" w:author="Theo Olsthoorn" w:date="2023-12-19T18:13:00Z">
        <w:r w:rsidR="006D6940" w:rsidDel="00B959F9">
          <w:rPr>
            <w:lang w:val="nl-NL"/>
          </w:rPr>
          <w:delText>op</w:delText>
        </w:r>
      </w:del>
      <w:r w:rsidR="006D6940">
        <w:rPr>
          <w:lang w:val="nl-NL"/>
        </w:rPr>
        <w:t xml:space="preserve"> bijvoorbeeld 1 m diepte voorkomt, dan zal bij het graven van een put dieper dan 1 m de put vollopen met water en een vijver vormen met een waterpeil op </w:t>
      </w:r>
      <w:ins w:id="33" w:author="Theo Olsthoorn" w:date="2023-12-19T22:08:00Z">
        <w:r w:rsidR="00656842">
          <w:rPr>
            <w:lang w:val="nl-NL"/>
          </w:rPr>
          <w:t xml:space="preserve">iets meer dan </w:t>
        </w:r>
      </w:ins>
      <w:r w:rsidR="006D6940">
        <w:rPr>
          <w:lang w:val="nl-NL"/>
        </w:rPr>
        <w:t xml:space="preserve">1 m onder het maaiveld. </w:t>
      </w:r>
      <w:ins w:id="34" w:author="Theo Olsthoorn" w:date="2023-12-19T22:09:00Z">
        <w:r w:rsidR="00656842">
          <w:rPr>
            <w:lang w:val="nl-NL"/>
          </w:rPr>
          <w:t>Het waterniveau in genoemde put</w:t>
        </w:r>
      </w:ins>
      <w:del w:id="35" w:author="Theo Olsthoorn" w:date="2023-12-19T22:09:00Z">
        <w:r w:rsidR="006D6940" w:rsidDel="00656842">
          <w:rPr>
            <w:lang w:val="nl-NL"/>
          </w:rPr>
          <w:delText>De bovenkant van de verzadigde zone</w:delText>
        </w:r>
      </w:del>
      <w:r w:rsidR="006D6940">
        <w:rPr>
          <w:lang w:val="nl-NL"/>
        </w:rPr>
        <w:t xml:space="preserve"> wordt de </w:t>
      </w:r>
      <w:r w:rsidR="00C85A64" w:rsidRPr="00C85A64">
        <w:rPr>
          <w:i/>
          <w:iCs/>
          <w:lang w:val="nl-NL"/>
        </w:rPr>
        <w:t>grond</w:t>
      </w:r>
      <w:r w:rsidR="006D6940" w:rsidRPr="00C85A64">
        <w:rPr>
          <w:i/>
          <w:iCs/>
          <w:lang w:val="nl-NL"/>
        </w:rPr>
        <w:t>watertafel</w:t>
      </w:r>
      <w:r w:rsidR="006D6940">
        <w:rPr>
          <w:lang w:val="nl-NL"/>
        </w:rPr>
        <w:t xml:space="preserve"> of </w:t>
      </w:r>
      <w:r w:rsidR="006D6940" w:rsidRPr="00C85A64">
        <w:rPr>
          <w:i/>
          <w:iCs/>
          <w:lang w:val="nl-NL"/>
        </w:rPr>
        <w:t>grondwaterspiegel</w:t>
      </w:r>
      <w:r w:rsidR="006D6940">
        <w:rPr>
          <w:lang w:val="nl-NL"/>
        </w:rPr>
        <w:t xml:space="preserve"> genoemd</w:t>
      </w:r>
      <w:ins w:id="36" w:author="Theo Olsthoorn" w:date="2023-12-19T22:09:00Z">
        <w:r w:rsidR="00656842">
          <w:rPr>
            <w:lang w:val="nl-NL"/>
          </w:rPr>
          <w:t xml:space="preserve"> het is het niveau waar de druk</w:t>
        </w:r>
      </w:ins>
      <w:ins w:id="37" w:author="Theo Olsthoorn" w:date="2023-12-19T22:10:00Z">
        <w:r w:rsidR="00656842">
          <w:rPr>
            <w:lang w:val="nl-NL"/>
          </w:rPr>
          <w:t xml:space="preserve"> van het water gelijk is aan de atmosferische</w:t>
        </w:r>
      </w:ins>
      <w:ins w:id="38" w:author="Theo Olsthoorn" w:date="2023-12-19T22:11:00Z">
        <w:r w:rsidR="00656842">
          <w:rPr>
            <w:lang w:val="nl-NL"/>
          </w:rPr>
          <w:t xml:space="preserve"> druk</w:t>
        </w:r>
      </w:ins>
      <w:del w:id="39" w:author="Theo Olsthoorn" w:date="2023-12-19T22:11:00Z">
        <w:r w:rsidR="006D6940" w:rsidDel="00656842">
          <w:rPr>
            <w:lang w:val="nl-NL"/>
          </w:rPr>
          <w:delText>.</w:delText>
        </w:r>
      </w:del>
      <w:ins w:id="40" w:author="Theo Olsthoorn" w:date="2023-12-19T22:11:00Z">
        <w:r w:rsidR="00656842">
          <w:rPr>
            <w:lang w:val="nl-NL"/>
          </w:rPr>
          <w:t>.</w:t>
        </w:r>
      </w:ins>
      <w:r w:rsidR="006D6940">
        <w:rPr>
          <w:lang w:val="nl-NL"/>
        </w:rPr>
        <w:t xml:space="preserve"> Het </w:t>
      </w:r>
      <w:r w:rsidR="006D6940" w:rsidRPr="00C85A64">
        <w:rPr>
          <w:i/>
          <w:iCs/>
          <w:lang w:val="nl-NL"/>
        </w:rPr>
        <w:t>grondwatersysteem</w:t>
      </w:r>
      <w:r w:rsidR="006D6940">
        <w:rPr>
          <w:lang w:val="nl-NL"/>
        </w:rPr>
        <w:t xml:space="preserve"> begint vanaf de </w:t>
      </w:r>
      <w:r w:rsidR="00C85A64">
        <w:rPr>
          <w:lang w:val="nl-NL"/>
        </w:rPr>
        <w:t>grond</w:t>
      </w:r>
      <w:r w:rsidR="006D6940">
        <w:rPr>
          <w:lang w:val="nl-NL"/>
        </w:rPr>
        <w:t>watertafel, en omvat dus de ondergrond waarvan de poriën tussen en in de gesteenten voor 100 % met (grond)water zijn gevuld.</w:t>
      </w:r>
      <w:r w:rsidR="00BC26C4">
        <w:rPr>
          <w:lang w:val="nl-NL"/>
        </w:rPr>
        <w:t xml:space="preserve"> Boven de grondwatertafel bevindt zich een </w:t>
      </w:r>
      <w:r w:rsidR="00BC26C4" w:rsidRPr="00BC26C4">
        <w:rPr>
          <w:i/>
          <w:iCs/>
          <w:lang w:val="nl-NL"/>
        </w:rPr>
        <w:t>capillaire zone</w:t>
      </w:r>
      <w:del w:id="41" w:author="Theo Olsthoorn" w:date="2023-12-19T22:12:00Z">
        <w:r w:rsidR="00BC26C4" w:rsidDel="00656842">
          <w:rPr>
            <w:lang w:val="nl-NL"/>
          </w:rPr>
          <w:delText xml:space="preserve"> in de onverzadigde zone</w:delText>
        </w:r>
      </w:del>
      <w:r w:rsidR="00BC26C4">
        <w:rPr>
          <w:lang w:val="nl-NL"/>
        </w:rPr>
        <w:t>: hier wordt het grondwater</w:t>
      </w:r>
      <w:del w:id="42" w:author="Theo Olsthoorn" w:date="2023-12-19T22:14:00Z">
        <w:r w:rsidR="00BC26C4" w:rsidDel="00656842">
          <w:rPr>
            <w:lang w:val="nl-NL"/>
          </w:rPr>
          <w:delText xml:space="preserve"> </w:delText>
        </w:r>
      </w:del>
      <w:ins w:id="43" w:author="Theo Olsthoorn" w:date="2023-12-19T22:14:00Z">
        <w:r w:rsidR="00656842">
          <w:rPr>
            <w:lang w:val="nl-NL"/>
          </w:rPr>
          <w:t xml:space="preserve"> </w:t>
        </w:r>
      </w:ins>
      <w:r w:rsidR="00BC26C4">
        <w:rPr>
          <w:lang w:val="nl-NL"/>
        </w:rPr>
        <w:t>opgezogen</w:t>
      </w:r>
      <w:del w:id="44" w:author="Theo Olsthoorn" w:date="2023-12-19T22:12:00Z">
        <w:r w:rsidR="00BC26C4" w:rsidDel="00656842">
          <w:rPr>
            <w:lang w:val="nl-NL"/>
          </w:rPr>
          <w:delText xml:space="preserve"> naar boven toe in de dunne poriën</w:delText>
        </w:r>
      </w:del>
      <w:del w:id="45" w:author="Theo Olsthoorn" w:date="2023-12-19T22:13:00Z">
        <w:r w:rsidR="00BC26C4" w:rsidDel="00656842">
          <w:rPr>
            <w:lang w:val="nl-NL"/>
          </w:rPr>
          <w:delText xml:space="preserve"> door capillaire zuigkrachten</w:delText>
        </w:r>
      </w:del>
      <w:r w:rsidR="002B0124">
        <w:rPr>
          <w:lang w:val="nl-NL"/>
        </w:rPr>
        <w:t>.</w:t>
      </w:r>
      <w:r w:rsidR="00BC26C4">
        <w:rPr>
          <w:lang w:val="nl-NL"/>
        </w:rPr>
        <w:t xml:space="preserve"> In een zandbodem zijn de poriën gro</w:t>
      </w:r>
      <w:r w:rsidR="002B0124">
        <w:rPr>
          <w:lang w:val="nl-NL"/>
        </w:rPr>
        <w:t>ot</w:t>
      </w:r>
      <w:r w:rsidR="00BC26C4">
        <w:rPr>
          <w:lang w:val="nl-NL"/>
        </w:rPr>
        <w:t xml:space="preserve"> en is de capillaire zone beperkt tot enkele centimeters of decimeter</w:t>
      </w:r>
      <w:r w:rsidR="002B0124">
        <w:rPr>
          <w:lang w:val="nl-NL"/>
        </w:rPr>
        <w:t>s</w:t>
      </w:r>
      <w:r w:rsidR="00BC26C4">
        <w:rPr>
          <w:lang w:val="nl-NL"/>
        </w:rPr>
        <w:t>, terwijl in leem- of kleibodems de capillaire zone enkele meters dik kan zijn.</w:t>
      </w:r>
      <w:r w:rsidR="002B0124">
        <w:rPr>
          <w:lang w:val="nl-NL"/>
        </w:rPr>
        <w:t xml:space="preserve"> De capillaire zone kan een belangrijke waterlevering betekenen voor planten in droge perioden wanneer het bodemvochtgehalte laag is en de grondwatertafel zich vrij diep bevindt voor de plantenwortels.</w:t>
      </w:r>
    </w:p>
    <w:p w14:paraId="703D179B" w14:textId="7DEA4D55" w:rsidR="006D6940" w:rsidRDefault="006D6940" w:rsidP="006D6940">
      <w:pPr>
        <w:rPr>
          <w:lang w:val="nl-NL"/>
        </w:rPr>
      </w:pPr>
      <w:r>
        <w:rPr>
          <w:lang w:val="nl-NL"/>
        </w:rPr>
        <w:t xml:space="preserve">De ondergrond vormt dus een enorm groot reservoir </w:t>
      </w:r>
      <w:r w:rsidR="00C85A64">
        <w:rPr>
          <w:lang w:val="nl-NL"/>
        </w:rPr>
        <w:t xml:space="preserve">waar water in opgeslagen </w:t>
      </w:r>
      <w:ins w:id="46" w:author="Theo Olsthoorn" w:date="2023-12-19T22:14:00Z">
        <w:r w:rsidR="00656842">
          <w:rPr>
            <w:lang w:val="nl-NL"/>
          </w:rPr>
          <w:t>zit</w:t>
        </w:r>
      </w:ins>
      <w:del w:id="47" w:author="Theo Olsthoorn" w:date="2023-12-19T22:15:00Z">
        <w:r w:rsidR="00C85A64" w:rsidDel="00656842">
          <w:rPr>
            <w:lang w:val="nl-NL"/>
          </w:rPr>
          <w:delText>kan worden</w:delText>
        </w:r>
      </w:del>
      <w:r>
        <w:rPr>
          <w:lang w:val="nl-NL"/>
        </w:rPr>
        <w:t xml:space="preserve">. Zo zal een terrein van 100 bij 100 m, over een (verzadigde) diepte van 100 m, bij een poriëngehalte van </w:t>
      </w:r>
      <w:ins w:id="48" w:author="Theo Olsthoorn" w:date="2023-12-19T22:15:00Z">
        <w:r w:rsidR="00656842">
          <w:rPr>
            <w:lang w:val="nl-NL"/>
          </w:rPr>
          <w:t>35</w:t>
        </w:r>
      </w:ins>
      <w:del w:id="49" w:author="Theo Olsthoorn" w:date="2023-12-19T22:15:00Z">
        <w:r w:rsidDel="00656842">
          <w:rPr>
            <w:lang w:val="nl-NL"/>
          </w:rPr>
          <w:delText>50</w:delText>
        </w:r>
      </w:del>
      <w:r>
        <w:rPr>
          <w:lang w:val="nl-NL"/>
        </w:rPr>
        <w:t> %, 100x100x100x0,</w:t>
      </w:r>
      <w:ins w:id="50" w:author="Theo Olsthoorn" w:date="2023-12-19T22:15:00Z">
        <w:r w:rsidR="00656842">
          <w:rPr>
            <w:lang w:val="nl-NL"/>
          </w:rPr>
          <w:t>3</w:t>
        </w:r>
      </w:ins>
      <w:r>
        <w:rPr>
          <w:lang w:val="nl-NL"/>
        </w:rPr>
        <w:t xml:space="preserve">5 = </w:t>
      </w:r>
      <w:ins w:id="51" w:author="Theo Olsthoorn" w:date="2023-12-19T22:15:00Z">
        <w:r w:rsidR="00656842">
          <w:rPr>
            <w:lang w:val="nl-NL"/>
          </w:rPr>
          <w:t>350</w:t>
        </w:r>
      </w:ins>
      <w:del w:id="52" w:author="Theo Olsthoorn" w:date="2023-12-19T22:15:00Z">
        <w:r w:rsidDel="00656842">
          <w:rPr>
            <w:lang w:val="nl-NL"/>
          </w:rPr>
          <w:delText>500</w:delText>
        </w:r>
      </w:del>
      <w:r>
        <w:rPr>
          <w:lang w:val="nl-NL"/>
        </w:rPr>
        <w:t xml:space="preserve">.000 m³ of </w:t>
      </w:r>
      <w:ins w:id="53" w:author="Theo Olsthoorn" w:date="2023-12-19T22:15:00Z">
        <w:r w:rsidR="00656842">
          <w:rPr>
            <w:lang w:val="nl-NL"/>
          </w:rPr>
          <w:t>350</w:t>
        </w:r>
      </w:ins>
      <w:del w:id="54" w:author="Theo Olsthoorn" w:date="2023-12-19T22:15:00Z">
        <w:r w:rsidDel="00656842">
          <w:rPr>
            <w:lang w:val="nl-NL"/>
          </w:rPr>
          <w:delText>500</w:delText>
        </w:r>
      </w:del>
      <w:r>
        <w:rPr>
          <w:lang w:val="nl-NL"/>
        </w:rPr>
        <w:t xml:space="preserve"> miljoen liter water bevatten.</w:t>
      </w:r>
    </w:p>
    <w:p w14:paraId="72BF8E2A" w14:textId="77777777" w:rsidR="006D6940" w:rsidRDefault="006D6940" w:rsidP="006D6940">
      <w:pPr>
        <w:pStyle w:val="Heading2"/>
        <w:rPr>
          <w:lang w:val="nl-NL"/>
        </w:rPr>
      </w:pPr>
      <w:bookmarkStart w:id="55" w:name="_Toc153281647"/>
      <w:r>
        <w:rPr>
          <w:lang w:val="nl-NL"/>
        </w:rPr>
        <w:t>Wat is grondwaterstroming?</w:t>
      </w:r>
      <w:bookmarkEnd w:id="55"/>
    </w:p>
    <w:p w14:paraId="38DDAF6B" w14:textId="1B2E4F21" w:rsidR="0022164D" w:rsidRDefault="006D6940" w:rsidP="006D6940">
      <w:pPr>
        <w:rPr>
          <w:lang w:val="nl-NL"/>
        </w:rPr>
      </w:pPr>
      <w:r>
        <w:rPr>
          <w:lang w:val="nl-NL"/>
        </w:rPr>
        <w:t>Grondwaterstroming is de verplaatsing van grondwater doorheen de poriën in de ondergrond. Gelijkaardig aan de stroming in waterlopen zal grondwater altijd stromen van een hoger naar een lager peil</w:t>
      </w:r>
      <w:ins w:id="56" w:author="Theo Olsthoorn" w:date="2023-12-19T22:16:00Z">
        <w:r w:rsidR="00656842">
          <w:rPr>
            <w:lang w:val="nl-NL"/>
          </w:rPr>
          <w:t xml:space="preserve"> dat vastgesteld kan worden in een peilbuis</w:t>
        </w:r>
      </w:ins>
      <w:r>
        <w:rPr>
          <w:lang w:val="nl-NL"/>
        </w:rPr>
        <w:t xml:space="preserve">. De snelheid van grondwaterstroming wordt bepaald door enerzijds het peilverschil over een bepaalde afstand tussen twee plaatsen en anderzijds door de </w:t>
      </w:r>
      <w:r w:rsidRPr="0014378D">
        <w:rPr>
          <w:i/>
          <w:iCs/>
          <w:lang w:val="nl-NL"/>
        </w:rPr>
        <w:t>doorlatendheid</w:t>
      </w:r>
      <w:r>
        <w:rPr>
          <w:lang w:val="nl-NL"/>
        </w:rPr>
        <w:t xml:space="preserve"> van de ondergrond. De doorlatendheid hangt op haar beurt af van het type ondergrond: grind is zeer doorlatend, zand is goed doorlatend, leem is weinig doorlatend en een kleibodem zeer weinig doorlatend. Bepaalde harde gesteenten zoals </w:t>
      </w:r>
      <w:proofErr w:type="spellStart"/>
      <w:r>
        <w:rPr>
          <w:lang w:val="nl-NL"/>
        </w:rPr>
        <w:t>onverweerd</w:t>
      </w:r>
      <w:proofErr w:type="spellEnd"/>
      <w:del w:id="57" w:author="Theo Olsthoorn" w:date="2023-12-19T22:17:00Z">
        <w:r w:rsidDel="00656842">
          <w:rPr>
            <w:lang w:val="nl-NL"/>
          </w:rPr>
          <w:delText>e</w:delText>
        </w:r>
      </w:del>
      <w:r>
        <w:rPr>
          <w:lang w:val="nl-NL"/>
        </w:rPr>
        <w:t xml:space="preserve"> graniet kunnen quasi ondoorlatend zijn. De lage doorlatendheid van de ondergrond vormt dus een soort rem of weerstand op de grondwaterstroming. Hierdoor is grondwaterstroming normaal</w:t>
      </w:r>
      <w:r w:rsidR="00B14E76">
        <w:rPr>
          <w:lang w:val="nl-NL"/>
        </w:rPr>
        <w:t xml:space="preserve"> </w:t>
      </w:r>
      <w:r>
        <w:rPr>
          <w:lang w:val="nl-NL"/>
        </w:rPr>
        <w:t>zeer traag in vergelijking met stroming in waterlopen waar deze weerstand van de grond afwezig is</w:t>
      </w:r>
      <w:r w:rsidR="00681610">
        <w:rPr>
          <w:lang w:val="nl-NL"/>
        </w:rPr>
        <w:t xml:space="preserve"> (</w:t>
      </w:r>
      <w:r w:rsidR="00293EB4">
        <w:rPr>
          <w:lang w:val="nl-NL"/>
        </w:rPr>
        <w:t>i</w:t>
      </w:r>
      <w:r w:rsidR="00681610">
        <w:rPr>
          <w:lang w:val="nl-NL"/>
        </w:rPr>
        <w:t xml:space="preserve">n </w:t>
      </w:r>
      <w:r w:rsidR="00293EB4">
        <w:rPr>
          <w:lang w:val="nl-NL"/>
        </w:rPr>
        <w:t xml:space="preserve">sommige geologische lagen zoals </w:t>
      </w:r>
      <w:r w:rsidR="00681610">
        <w:rPr>
          <w:lang w:val="nl-NL"/>
        </w:rPr>
        <w:t>kalksteen</w:t>
      </w:r>
      <w:r w:rsidR="00293EB4">
        <w:rPr>
          <w:lang w:val="nl-NL"/>
        </w:rPr>
        <w:t xml:space="preserve"> met grote spleten en grotten kan</w:t>
      </w:r>
      <w:r w:rsidR="00681610">
        <w:rPr>
          <w:lang w:val="nl-NL"/>
        </w:rPr>
        <w:t xml:space="preserve"> grondwater een gelijkaardige stromingssnelheid hebben als in waterlopen)</w:t>
      </w:r>
      <w:r w:rsidR="00B14E76">
        <w:rPr>
          <w:lang w:val="nl-NL"/>
        </w:rPr>
        <w:t xml:space="preserve">. </w:t>
      </w:r>
      <w:r>
        <w:rPr>
          <w:lang w:val="nl-NL"/>
        </w:rPr>
        <w:t xml:space="preserve"> </w:t>
      </w:r>
      <w:r w:rsidR="00B14E76">
        <w:rPr>
          <w:lang w:val="nl-NL"/>
        </w:rPr>
        <w:t>T</w:t>
      </w:r>
      <w:r>
        <w:rPr>
          <w:lang w:val="nl-NL"/>
        </w:rPr>
        <w:t>ypisc</w:t>
      </w:r>
      <w:r w:rsidR="00B14E76">
        <w:rPr>
          <w:lang w:val="nl-NL"/>
        </w:rPr>
        <w:t>h is de grondwatersnelheid</w:t>
      </w:r>
      <w:r>
        <w:rPr>
          <w:lang w:val="nl-NL"/>
        </w:rPr>
        <w:t xml:space="preserve"> in de orde van enkele meters</w:t>
      </w:r>
      <w:r w:rsidR="00B14E76">
        <w:rPr>
          <w:lang w:val="nl-NL"/>
        </w:rPr>
        <w:t xml:space="preserve"> tot tientallen meters</w:t>
      </w:r>
      <w:r>
        <w:rPr>
          <w:lang w:val="nl-NL"/>
        </w:rPr>
        <w:t xml:space="preserve"> per jaar in een zandgrond. </w:t>
      </w:r>
    </w:p>
    <w:p w14:paraId="7D87546F" w14:textId="74B281A7" w:rsidR="00681610" w:rsidRDefault="00B14E76" w:rsidP="006D6940">
      <w:pPr>
        <w:rPr>
          <w:lang w:val="nl-NL"/>
        </w:rPr>
      </w:pPr>
      <w:r>
        <w:rPr>
          <w:lang w:val="nl-NL"/>
        </w:rPr>
        <w:t xml:space="preserve">Het debiet Q </w:t>
      </w:r>
      <w:ins w:id="58" w:author="Theo Olsthoorn" w:date="2023-12-19T22:18:00Z">
        <w:r w:rsidR="004C6BC5">
          <w:rPr>
            <w:lang w:val="nl-NL"/>
          </w:rPr>
          <w:t>(m</w:t>
        </w:r>
        <w:r w:rsidR="004C6BC5" w:rsidRPr="004C6BC5">
          <w:rPr>
            <w:vertAlign w:val="superscript"/>
            <w:lang w:val="nl-NL"/>
            <w:rPrChange w:id="59" w:author="Theo Olsthoorn" w:date="2023-12-19T22:19:00Z">
              <w:rPr>
                <w:lang w:val="nl-NL"/>
              </w:rPr>
            </w:rPrChange>
          </w:rPr>
          <w:t>3</w:t>
        </w:r>
        <w:r w:rsidR="004C6BC5">
          <w:rPr>
            <w:lang w:val="nl-NL"/>
          </w:rPr>
          <w:t xml:space="preserve">/d) </w:t>
        </w:r>
      </w:ins>
      <w:r w:rsidR="00E43F54">
        <w:rPr>
          <w:lang w:val="nl-NL"/>
        </w:rPr>
        <w:t xml:space="preserve">dat door de grond </w:t>
      </w:r>
      <w:r>
        <w:rPr>
          <w:lang w:val="nl-NL"/>
        </w:rPr>
        <w:t xml:space="preserve">stroomt kan afgeleid worden van de </w:t>
      </w:r>
      <w:r w:rsidRPr="0022164D">
        <w:rPr>
          <w:i/>
          <w:iCs/>
          <w:lang w:val="nl-NL"/>
        </w:rPr>
        <w:t>wet van Darcy</w:t>
      </w:r>
      <w:r>
        <w:rPr>
          <w:lang w:val="nl-NL"/>
        </w:rPr>
        <w:t>, als</w:t>
      </w:r>
      <w:r w:rsidR="00681610">
        <w:rPr>
          <w:lang w:val="nl-NL"/>
        </w:rPr>
        <w:t>:</w:t>
      </w:r>
    </w:p>
    <w:p w14:paraId="71E1DA1B" w14:textId="3B130FB5" w:rsidR="00681610" w:rsidRDefault="00B14E76" w:rsidP="00681610">
      <w:pPr>
        <w:ind w:firstLine="709"/>
        <w:rPr>
          <w:lang w:val="nl-NL"/>
        </w:rPr>
      </w:pPr>
      <w:r w:rsidRPr="00E43F54">
        <w:rPr>
          <w:i/>
          <w:iCs/>
          <w:lang w:val="nl-NL"/>
        </w:rPr>
        <w:t>Q = K</w:t>
      </w:r>
      <w:r w:rsidR="00681610">
        <w:rPr>
          <w:i/>
          <w:iCs/>
          <w:lang w:val="nl-NL"/>
        </w:rPr>
        <w:t> </w:t>
      </w:r>
      <w:r w:rsidRPr="00E43F54">
        <w:rPr>
          <w:i/>
          <w:iCs/>
          <w:lang w:val="nl-NL"/>
        </w:rPr>
        <w:t>x</w:t>
      </w:r>
      <w:r w:rsidR="00681610">
        <w:rPr>
          <w:i/>
          <w:iCs/>
          <w:lang w:val="nl-NL"/>
        </w:rPr>
        <w:t> </w:t>
      </w:r>
      <w:r w:rsidRPr="00E43F54">
        <w:rPr>
          <w:i/>
          <w:iCs/>
          <w:lang w:val="nl-NL"/>
        </w:rPr>
        <w:t>A</w:t>
      </w:r>
      <w:r w:rsidR="00681610">
        <w:rPr>
          <w:i/>
          <w:iCs/>
          <w:lang w:val="nl-NL"/>
        </w:rPr>
        <w:t> </w:t>
      </w:r>
      <w:r w:rsidRPr="00E43F54">
        <w:rPr>
          <w:i/>
          <w:iCs/>
          <w:lang w:val="nl-NL"/>
        </w:rPr>
        <w:t>x</w:t>
      </w:r>
      <w:r w:rsidR="00681610">
        <w:rPr>
          <w:i/>
          <w:iCs/>
          <w:lang w:val="nl-NL"/>
        </w:rPr>
        <w:t> </w:t>
      </w:r>
      <w:r w:rsidR="00E43F54" w:rsidRPr="00E43F54">
        <w:rPr>
          <w:rFonts w:cstheme="minorHAnsi"/>
          <w:i/>
          <w:iCs/>
          <w:lang w:val="nl-NL"/>
        </w:rPr>
        <w:t>∆</w:t>
      </w:r>
      <w:r w:rsidRPr="00E43F54">
        <w:rPr>
          <w:i/>
          <w:iCs/>
          <w:lang w:val="nl-NL"/>
        </w:rPr>
        <w:t>H/</w:t>
      </w:r>
      <w:r w:rsidR="00E43F54" w:rsidRPr="00E43F54">
        <w:rPr>
          <w:rFonts w:cstheme="minorHAnsi"/>
          <w:i/>
          <w:iCs/>
          <w:lang w:val="nl-NL"/>
        </w:rPr>
        <w:t>∆</w:t>
      </w:r>
      <w:r w:rsidRPr="00E43F54">
        <w:rPr>
          <w:i/>
          <w:iCs/>
          <w:lang w:val="nl-NL"/>
        </w:rPr>
        <w:t>x</w:t>
      </w:r>
      <w:r w:rsidR="00E43F54">
        <w:rPr>
          <w:lang w:val="nl-NL"/>
        </w:rPr>
        <w:t xml:space="preserve">, </w:t>
      </w:r>
      <w:r w:rsidR="00681610">
        <w:rPr>
          <w:lang w:val="nl-NL"/>
        </w:rPr>
        <w:t>met</w:t>
      </w:r>
    </w:p>
    <w:p w14:paraId="4607CDF1" w14:textId="349E13DD" w:rsidR="00681610" w:rsidRDefault="00E43F54" w:rsidP="00681610">
      <w:pPr>
        <w:ind w:firstLine="709"/>
        <w:rPr>
          <w:lang w:val="nl-NL"/>
        </w:rPr>
      </w:pPr>
      <w:r w:rsidRPr="00E43F54">
        <w:rPr>
          <w:i/>
          <w:iCs/>
          <w:lang w:val="nl-NL"/>
        </w:rPr>
        <w:t>K</w:t>
      </w:r>
      <w:r>
        <w:rPr>
          <w:lang w:val="nl-NL"/>
        </w:rPr>
        <w:t xml:space="preserve"> de doorlatendheid (meter/dag</w:t>
      </w:r>
      <w:ins w:id="60" w:author="Theo Olsthoorn" w:date="2023-12-19T22:19:00Z">
        <w:r w:rsidR="004C6BC5">
          <w:rPr>
            <w:lang w:val="nl-NL"/>
          </w:rPr>
          <w:t>, m/d</w:t>
        </w:r>
      </w:ins>
      <w:r>
        <w:rPr>
          <w:lang w:val="nl-NL"/>
        </w:rPr>
        <w:t xml:space="preserve">) van de grond, </w:t>
      </w:r>
    </w:p>
    <w:p w14:paraId="36D2A38A" w14:textId="77777777" w:rsidR="00681610" w:rsidRDefault="00E43F54" w:rsidP="00681610">
      <w:pPr>
        <w:ind w:firstLine="709"/>
        <w:rPr>
          <w:lang w:val="nl-NL"/>
        </w:rPr>
      </w:pPr>
      <w:r w:rsidRPr="00E43F54">
        <w:rPr>
          <w:i/>
          <w:iCs/>
          <w:lang w:val="nl-NL"/>
        </w:rPr>
        <w:t>A</w:t>
      </w:r>
      <w:r>
        <w:rPr>
          <w:lang w:val="nl-NL"/>
        </w:rPr>
        <w:t xml:space="preserve"> de doorstroomoppervlakte (m²), </w:t>
      </w:r>
    </w:p>
    <w:p w14:paraId="170157B9" w14:textId="77777777" w:rsidR="00681610" w:rsidRDefault="00E43F54" w:rsidP="00681610">
      <w:pPr>
        <w:ind w:firstLine="709"/>
        <w:rPr>
          <w:lang w:val="nl-NL"/>
        </w:rPr>
      </w:pPr>
      <w:r w:rsidRPr="00E43F54">
        <w:rPr>
          <w:rFonts w:cstheme="minorHAnsi"/>
          <w:i/>
          <w:iCs/>
          <w:lang w:val="nl-NL"/>
        </w:rPr>
        <w:t>∆</w:t>
      </w:r>
      <w:r w:rsidRPr="00E43F54">
        <w:rPr>
          <w:i/>
          <w:iCs/>
          <w:lang w:val="nl-NL"/>
        </w:rPr>
        <w:t>H</w:t>
      </w:r>
      <w:r>
        <w:rPr>
          <w:lang w:val="nl-NL"/>
        </w:rPr>
        <w:t xml:space="preserve"> het grondwaterpeilverschil (m) over een afstand </w:t>
      </w:r>
      <w:r w:rsidRPr="00E43F54">
        <w:rPr>
          <w:rFonts w:cstheme="minorHAnsi"/>
          <w:i/>
          <w:iCs/>
          <w:lang w:val="nl-NL"/>
        </w:rPr>
        <w:t>∆</w:t>
      </w:r>
      <w:r w:rsidRPr="00E43F54">
        <w:rPr>
          <w:i/>
          <w:iCs/>
          <w:lang w:val="nl-NL"/>
        </w:rPr>
        <w:t>x</w:t>
      </w:r>
      <w:r>
        <w:rPr>
          <w:i/>
          <w:iCs/>
          <w:lang w:val="nl-NL"/>
        </w:rPr>
        <w:t xml:space="preserve"> </w:t>
      </w:r>
      <w:r w:rsidRPr="00E43F54">
        <w:rPr>
          <w:lang w:val="nl-NL"/>
        </w:rPr>
        <w:t>(meter)</w:t>
      </w:r>
      <w:r>
        <w:rPr>
          <w:lang w:val="nl-NL"/>
        </w:rPr>
        <w:t xml:space="preserve">. </w:t>
      </w:r>
    </w:p>
    <w:p w14:paraId="6B1D6208" w14:textId="77777777" w:rsidR="00681610" w:rsidRDefault="00E43F54" w:rsidP="00681610">
      <w:pPr>
        <w:rPr>
          <w:lang w:val="nl-NL"/>
        </w:rPr>
      </w:pPr>
      <w:r>
        <w:rPr>
          <w:lang w:val="nl-NL"/>
        </w:rPr>
        <w:t>Zo zal in een zandgrond met een doorlatendheid van 10 m</w:t>
      </w:r>
      <w:del w:id="61" w:author="Theo Olsthoorn" w:date="2023-12-19T22:19:00Z">
        <w:r w:rsidDel="004C6BC5">
          <w:rPr>
            <w:lang w:val="nl-NL"/>
          </w:rPr>
          <w:delText>eter</w:delText>
        </w:r>
      </w:del>
      <w:r>
        <w:rPr>
          <w:lang w:val="nl-NL"/>
        </w:rPr>
        <w:t>/d</w:t>
      </w:r>
      <w:del w:id="62" w:author="Theo Olsthoorn" w:date="2023-12-19T22:19:00Z">
        <w:r w:rsidDel="004C6BC5">
          <w:rPr>
            <w:lang w:val="nl-NL"/>
          </w:rPr>
          <w:delText>ag</w:delText>
        </w:r>
      </w:del>
      <w:r>
        <w:rPr>
          <w:lang w:val="nl-NL"/>
        </w:rPr>
        <w:t xml:space="preserve">, doorheen een oppervlak van 1 m² en met een grondwaterpeilverschil van 1 m over 1000 m afstand een debiet </w:t>
      </w:r>
      <w:r w:rsidR="00681610">
        <w:rPr>
          <w:lang w:val="nl-NL"/>
        </w:rPr>
        <w:t xml:space="preserve">stromen </w:t>
      </w:r>
      <w:r>
        <w:rPr>
          <w:lang w:val="nl-NL"/>
        </w:rPr>
        <w:t>van</w:t>
      </w:r>
      <w:r w:rsidR="00681610">
        <w:rPr>
          <w:lang w:val="nl-NL"/>
        </w:rPr>
        <w:t>:</w:t>
      </w:r>
      <w:r>
        <w:rPr>
          <w:lang w:val="nl-NL"/>
        </w:rPr>
        <w:t xml:space="preserve"> </w:t>
      </w:r>
      <w:r w:rsidR="00681610">
        <w:rPr>
          <w:lang w:val="nl-NL"/>
        </w:rPr>
        <w:t xml:space="preserve"> </w:t>
      </w:r>
    </w:p>
    <w:p w14:paraId="3F26C912" w14:textId="4DFC823E" w:rsidR="00681610" w:rsidRPr="00681610" w:rsidRDefault="00E43F54" w:rsidP="00681610">
      <w:pPr>
        <w:ind w:left="709"/>
        <w:rPr>
          <w:lang w:val="nl-NL"/>
        </w:rPr>
      </w:pPr>
      <w:r w:rsidRPr="00681610">
        <w:rPr>
          <w:lang w:val="nl-NL"/>
        </w:rPr>
        <w:t>10 x 1 x 1/1000 = 0,01 m³/d</w:t>
      </w:r>
      <w:del w:id="63" w:author="Theo Olsthoorn" w:date="2023-12-19T22:20:00Z">
        <w:r w:rsidRPr="00681610" w:rsidDel="004C6BC5">
          <w:rPr>
            <w:lang w:val="nl-NL"/>
          </w:rPr>
          <w:delText>ag</w:delText>
        </w:r>
      </w:del>
      <w:r w:rsidRPr="00681610">
        <w:rPr>
          <w:lang w:val="nl-NL"/>
        </w:rPr>
        <w:t xml:space="preserve"> of 3,65 m³/jaar.</w:t>
      </w:r>
      <w:r w:rsidR="00394671" w:rsidRPr="00681610">
        <w:rPr>
          <w:lang w:val="nl-NL"/>
        </w:rPr>
        <w:t xml:space="preserve"> </w:t>
      </w:r>
    </w:p>
    <w:p w14:paraId="70214AFF" w14:textId="3275C915" w:rsidR="00681610" w:rsidRDefault="00394671" w:rsidP="00681610">
      <w:pPr>
        <w:rPr>
          <w:lang w:val="nl-NL"/>
        </w:rPr>
      </w:pPr>
      <w:r>
        <w:rPr>
          <w:lang w:val="nl-NL"/>
        </w:rPr>
        <w:t xml:space="preserve">De stroomsnelheid kan afgeleid worden door dit debiet te delen door de doorstroomoppervlakte </w:t>
      </w:r>
      <w:r w:rsidRPr="00394671">
        <w:rPr>
          <w:i/>
          <w:iCs/>
          <w:lang w:val="nl-NL"/>
        </w:rPr>
        <w:t>A</w:t>
      </w:r>
      <w:r>
        <w:rPr>
          <w:lang w:val="nl-NL"/>
        </w:rPr>
        <w:t xml:space="preserve"> en de </w:t>
      </w:r>
      <w:r w:rsidRPr="00394671">
        <w:rPr>
          <w:i/>
          <w:iCs/>
          <w:lang w:val="nl-NL"/>
        </w:rPr>
        <w:t>effectieve porositeit</w:t>
      </w:r>
      <w:r>
        <w:rPr>
          <w:i/>
          <w:iCs/>
          <w:lang w:val="nl-NL"/>
        </w:rPr>
        <w:t xml:space="preserve"> ne</w:t>
      </w:r>
      <w:r w:rsidR="00681610" w:rsidRPr="00681610">
        <w:rPr>
          <w:lang w:val="nl-NL"/>
        </w:rPr>
        <w:t>.</w:t>
      </w:r>
      <w:r w:rsidR="00681610">
        <w:rPr>
          <w:lang w:val="nl-NL"/>
        </w:rPr>
        <w:t xml:space="preserve"> De effectieve porositeit is het aandeel poriën van het totale poriënvolume dat deelneemt aan de grondwaterstroming</w:t>
      </w:r>
      <w:r w:rsidRPr="00681610">
        <w:rPr>
          <w:lang w:val="nl-NL"/>
        </w:rPr>
        <w:t>,</w:t>
      </w:r>
      <w:r>
        <w:rPr>
          <w:lang w:val="nl-NL"/>
        </w:rPr>
        <w:t xml:space="preserve"> </w:t>
      </w:r>
      <w:r w:rsidR="00681610">
        <w:rPr>
          <w:lang w:val="nl-NL"/>
        </w:rPr>
        <w:t>en is</w:t>
      </w:r>
      <w:r>
        <w:rPr>
          <w:lang w:val="nl-NL"/>
        </w:rPr>
        <w:t xml:space="preserve"> typisch </w:t>
      </w:r>
      <w:r w:rsidR="00945D7D">
        <w:rPr>
          <w:lang w:val="nl-NL"/>
        </w:rPr>
        <w:t>30</w:t>
      </w:r>
      <w:r w:rsidR="00681610">
        <w:rPr>
          <w:lang w:val="nl-NL"/>
        </w:rPr>
        <w:t> %</w:t>
      </w:r>
      <w:r>
        <w:rPr>
          <w:lang w:val="nl-NL"/>
        </w:rPr>
        <w:t xml:space="preserve"> in een zandgrond</w:t>
      </w:r>
      <w:r w:rsidR="00681610">
        <w:rPr>
          <w:lang w:val="nl-NL"/>
        </w:rPr>
        <w:t>. In bovenstaand voorbeeld is de stroomsnelheid dan:</w:t>
      </w:r>
    </w:p>
    <w:p w14:paraId="09F30FC8" w14:textId="3C7E0F6F" w:rsidR="00B14E76" w:rsidRPr="00394671" w:rsidRDefault="00681610" w:rsidP="00681610">
      <w:pPr>
        <w:ind w:firstLine="709"/>
        <w:rPr>
          <w:lang w:val="nl-NL"/>
        </w:rPr>
      </w:pPr>
      <w:proofErr w:type="gramStart"/>
      <w:r w:rsidRPr="00681610">
        <w:rPr>
          <w:i/>
          <w:iCs/>
          <w:lang w:val="nl-NL"/>
        </w:rPr>
        <w:t>v</w:t>
      </w:r>
      <w:proofErr w:type="gramEnd"/>
      <w:r w:rsidRPr="00681610">
        <w:rPr>
          <w:i/>
          <w:iCs/>
          <w:lang w:val="nl-NL"/>
        </w:rPr>
        <w:t> = </w:t>
      </w:r>
      <w:r w:rsidR="00394671" w:rsidRPr="00681610">
        <w:rPr>
          <w:i/>
          <w:iCs/>
          <w:lang w:val="nl-NL"/>
        </w:rPr>
        <w:t>Q/ne</w:t>
      </w:r>
      <w:r w:rsidR="00394671">
        <w:rPr>
          <w:lang w:val="nl-NL"/>
        </w:rPr>
        <w:t xml:space="preserve"> = 0,01/0,</w:t>
      </w:r>
      <w:r w:rsidR="00945D7D">
        <w:rPr>
          <w:lang w:val="nl-NL"/>
        </w:rPr>
        <w:t>3</w:t>
      </w:r>
      <w:r w:rsidR="00394671">
        <w:rPr>
          <w:lang w:val="nl-NL"/>
        </w:rPr>
        <w:t xml:space="preserve"> = 0,</w:t>
      </w:r>
      <w:r w:rsidR="0022164D">
        <w:rPr>
          <w:lang w:val="nl-NL"/>
        </w:rPr>
        <w:t>0</w:t>
      </w:r>
      <w:r w:rsidR="00945D7D">
        <w:rPr>
          <w:lang w:val="nl-NL"/>
        </w:rPr>
        <w:t>33</w:t>
      </w:r>
      <w:r w:rsidR="00394671">
        <w:rPr>
          <w:lang w:val="nl-NL"/>
        </w:rPr>
        <w:t xml:space="preserve"> meter/dag of </w:t>
      </w:r>
      <w:r w:rsidR="0022164D">
        <w:rPr>
          <w:lang w:val="nl-NL"/>
        </w:rPr>
        <w:t>1</w:t>
      </w:r>
      <w:r w:rsidR="00945D7D">
        <w:rPr>
          <w:lang w:val="nl-NL"/>
        </w:rPr>
        <w:t>2</w:t>
      </w:r>
      <w:r w:rsidR="0022164D">
        <w:rPr>
          <w:lang w:val="nl-NL"/>
        </w:rPr>
        <w:t> meter/jaar.</w:t>
      </w:r>
    </w:p>
    <w:p w14:paraId="39BDE103" w14:textId="52052FDE" w:rsidR="006D6940" w:rsidRPr="00A616C0" w:rsidRDefault="006D6940" w:rsidP="006D6940">
      <w:pPr>
        <w:rPr>
          <w:lang w:val="nl-NL"/>
        </w:rPr>
      </w:pPr>
      <w:r>
        <w:rPr>
          <w:lang w:val="nl-NL"/>
        </w:rPr>
        <w:t xml:space="preserve">Een grondlaag die goed doorlatend is </w:t>
      </w:r>
      <w:r w:rsidR="00E65F67">
        <w:rPr>
          <w:lang w:val="nl-NL"/>
        </w:rPr>
        <w:t xml:space="preserve">zoals </w:t>
      </w:r>
      <w:r>
        <w:rPr>
          <w:lang w:val="nl-NL"/>
        </w:rPr>
        <w:t xml:space="preserve">zand wordt </w:t>
      </w:r>
      <w:r w:rsidRPr="00A616C0">
        <w:rPr>
          <w:i/>
          <w:iCs/>
          <w:lang w:val="nl-NL"/>
        </w:rPr>
        <w:t>watervoerend</w:t>
      </w:r>
      <w:r>
        <w:rPr>
          <w:lang w:val="nl-NL"/>
        </w:rPr>
        <w:t xml:space="preserve"> genoemd en wordt aangeduid met de term</w:t>
      </w:r>
      <w:ins w:id="64" w:author="Theo Olsthoorn" w:date="2023-12-19T22:21:00Z">
        <w:r w:rsidR="004C6BC5">
          <w:rPr>
            <w:lang w:val="nl-NL"/>
          </w:rPr>
          <w:t xml:space="preserve"> watervoerende pakket of</w:t>
        </w:r>
      </w:ins>
      <w:r>
        <w:rPr>
          <w:lang w:val="nl-NL"/>
        </w:rPr>
        <w:t xml:space="preserve"> </w:t>
      </w:r>
      <w:r w:rsidRPr="00A616C0">
        <w:rPr>
          <w:i/>
          <w:iCs/>
          <w:lang w:val="nl-NL"/>
        </w:rPr>
        <w:t>aquifer</w:t>
      </w:r>
      <w:r w:rsidR="00167C6E">
        <w:rPr>
          <w:i/>
          <w:iCs/>
          <w:lang w:val="nl-NL"/>
        </w:rPr>
        <w:t xml:space="preserve"> </w:t>
      </w:r>
      <w:r w:rsidR="00167C6E" w:rsidRPr="00167C6E">
        <w:rPr>
          <w:lang w:val="nl-NL"/>
        </w:rPr>
        <w:t>(</w:t>
      </w:r>
      <w:r w:rsidR="00167C6E">
        <w:rPr>
          <w:lang w:val="nl-NL"/>
        </w:rPr>
        <w:fldChar w:fldCharType="begin"/>
      </w:r>
      <w:r w:rsidR="00167C6E">
        <w:rPr>
          <w:lang w:val="nl-NL"/>
        </w:rPr>
        <w:instrText xml:space="preserve"> REF _Ref150267220 </w:instrText>
      </w:r>
      <w:r w:rsidR="00167C6E">
        <w:rPr>
          <w:lang w:val="nl-NL"/>
        </w:rPr>
        <w:fldChar w:fldCharType="separate"/>
      </w:r>
      <w:r w:rsidR="00BA77BD">
        <w:t xml:space="preserve">Figuur </w:t>
      </w:r>
      <w:r w:rsidR="00BA77BD">
        <w:rPr>
          <w:noProof/>
        </w:rPr>
        <w:t>1</w:t>
      </w:r>
      <w:r w:rsidR="00167C6E">
        <w:rPr>
          <w:lang w:val="nl-NL"/>
        </w:rPr>
        <w:fldChar w:fldCharType="end"/>
      </w:r>
      <w:r w:rsidR="00167C6E" w:rsidRPr="00167C6E">
        <w:rPr>
          <w:lang w:val="nl-NL"/>
        </w:rPr>
        <w:t>)</w:t>
      </w:r>
      <w:r>
        <w:rPr>
          <w:lang w:val="nl-NL"/>
        </w:rPr>
        <w:t xml:space="preserve">. Een grondlaag die weinig doorlatend is </w:t>
      </w:r>
      <w:r w:rsidR="00E65F67">
        <w:rPr>
          <w:lang w:val="nl-NL"/>
        </w:rPr>
        <w:t xml:space="preserve">zoals </w:t>
      </w:r>
      <w:r>
        <w:rPr>
          <w:lang w:val="nl-NL"/>
        </w:rPr>
        <w:t xml:space="preserve">klei wordt waterremmend genoemd en wordt aangeduid met de benaming </w:t>
      </w:r>
      <w:ins w:id="65" w:author="Theo Olsthoorn" w:date="2023-12-19T22:21:00Z">
        <w:r w:rsidR="004C6BC5">
          <w:rPr>
            <w:lang w:val="nl-NL"/>
          </w:rPr>
          <w:t xml:space="preserve">slecht doorlatende pakket of </w:t>
        </w:r>
      </w:ins>
      <w:r w:rsidRPr="00A616C0">
        <w:rPr>
          <w:i/>
          <w:iCs/>
          <w:lang w:val="nl-NL"/>
        </w:rPr>
        <w:t>aquitard</w:t>
      </w:r>
      <w:r>
        <w:rPr>
          <w:lang w:val="nl-NL"/>
        </w:rPr>
        <w:t xml:space="preserve">. Een quasi ondoorlatende laag zoals </w:t>
      </w:r>
      <w:proofErr w:type="spellStart"/>
      <w:r>
        <w:rPr>
          <w:lang w:val="nl-NL"/>
        </w:rPr>
        <w:t>onverweerde</w:t>
      </w:r>
      <w:proofErr w:type="spellEnd"/>
      <w:r>
        <w:rPr>
          <w:lang w:val="nl-NL"/>
        </w:rPr>
        <w:t xml:space="preserve"> graniet wordt</w:t>
      </w:r>
      <w:ins w:id="66" w:author="Theo Olsthoorn" w:date="2023-12-19T22:21:00Z">
        <w:r w:rsidR="004C6BC5">
          <w:rPr>
            <w:lang w:val="nl-NL"/>
          </w:rPr>
          <w:t xml:space="preserve"> </w:t>
        </w:r>
        <w:proofErr w:type="spellStart"/>
        <w:r w:rsidR="004C6BC5">
          <w:rPr>
            <w:lang w:val="nl-NL"/>
          </w:rPr>
          <w:t>waterafsluitende</w:t>
        </w:r>
        <w:proofErr w:type="spellEnd"/>
        <w:r w:rsidR="004C6BC5">
          <w:rPr>
            <w:lang w:val="nl-NL"/>
          </w:rPr>
          <w:t xml:space="preserve"> laag of</w:t>
        </w:r>
      </w:ins>
      <w:r>
        <w:rPr>
          <w:lang w:val="nl-NL"/>
        </w:rPr>
        <w:t xml:space="preserve"> </w:t>
      </w:r>
      <w:proofErr w:type="spellStart"/>
      <w:r w:rsidRPr="00A616C0">
        <w:rPr>
          <w:i/>
          <w:iCs/>
          <w:lang w:val="nl-NL"/>
        </w:rPr>
        <w:t>aquiclude</w:t>
      </w:r>
      <w:proofErr w:type="spellEnd"/>
      <w:r>
        <w:rPr>
          <w:lang w:val="nl-NL"/>
        </w:rPr>
        <w:t xml:space="preserve"> genoemd.</w:t>
      </w:r>
      <w:r w:rsidR="00293EB4">
        <w:rPr>
          <w:lang w:val="nl-NL"/>
        </w:rPr>
        <w:t xml:space="preserve"> </w:t>
      </w:r>
      <w:proofErr w:type="spellStart"/>
      <w:r w:rsidR="00293EB4">
        <w:rPr>
          <w:lang w:val="nl-NL"/>
        </w:rPr>
        <w:t>Aquicludes</w:t>
      </w:r>
      <w:proofErr w:type="spellEnd"/>
      <w:r w:rsidR="00293EB4">
        <w:rPr>
          <w:lang w:val="nl-NL"/>
        </w:rPr>
        <w:t xml:space="preserve"> komen in Vlaanderen quasi niet voor.</w:t>
      </w:r>
    </w:p>
    <w:p w14:paraId="446DFE64" w14:textId="5BD61B4B" w:rsidR="006D6940" w:rsidRDefault="006D6940" w:rsidP="006D6940">
      <w:pPr>
        <w:rPr>
          <w:lang w:val="nl-NL"/>
        </w:rPr>
      </w:pPr>
      <w:r>
        <w:rPr>
          <w:lang w:val="nl-NL"/>
        </w:rPr>
        <w:t xml:space="preserve">Natuurlijke grondwaterstroming wordt dus gedreven door verschillen in grondwaterpeilen op verschillende plaatsen, gelijkaardig aan luchtstroming (wind) die gedreven wordt door luchtdrukverschillen of water in een rivier dat stroomt van een hoger naar een lager peil. De grondwaterpeilen kunnen niet alleen horizontaal verschillen van plaats tot plaats, maar ook in de verticale richting op verschillende dieptes. Zo kan </w:t>
      </w:r>
      <w:r w:rsidR="004D0E65">
        <w:rPr>
          <w:lang w:val="nl-NL"/>
        </w:rPr>
        <w:t>het</w:t>
      </w:r>
      <w:r>
        <w:rPr>
          <w:lang w:val="nl-NL"/>
        </w:rPr>
        <w:t xml:space="preserve"> grondwaterpeil </w:t>
      </w:r>
      <w:r w:rsidR="004D0E65">
        <w:rPr>
          <w:lang w:val="nl-NL"/>
        </w:rPr>
        <w:t>op 100 m diepte hoger zijn</w:t>
      </w:r>
      <w:r>
        <w:rPr>
          <w:lang w:val="nl-NL"/>
        </w:rPr>
        <w:t xml:space="preserve"> dan op 1 m diepte, waardoor de grondwaterstroming vanuit de diepere lagen naar boven stroomt richting het maaiveld. Deze opwaartse stroming wordt </w:t>
      </w:r>
      <w:r w:rsidRPr="00877A4D">
        <w:rPr>
          <w:i/>
          <w:iCs/>
          <w:lang w:val="nl-NL"/>
        </w:rPr>
        <w:t>kwel</w:t>
      </w:r>
      <w:r>
        <w:rPr>
          <w:lang w:val="nl-NL"/>
        </w:rPr>
        <w:t xml:space="preserve"> genoemd. </w:t>
      </w:r>
      <w:r w:rsidR="004D0E65">
        <w:rPr>
          <w:lang w:val="nl-NL"/>
        </w:rPr>
        <w:t xml:space="preserve">Een gebied waar dit voorkomt is typisch laaggelegen en wordt een </w:t>
      </w:r>
      <w:r w:rsidR="004D0E65" w:rsidRPr="004D0E65">
        <w:rPr>
          <w:i/>
          <w:iCs/>
          <w:lang w:val="nl-NL"/>
        </w:rPr>
        <w:t>kwelgebied</w:t>
      </w:r>
      <w:r w:rsidR="004D0E65">
        <w:rPr>
          <w:lang w:val="nl-NL"/>
        </w:rPr>
        <w:t xml:space="preserve"> genoemd. </w:t>
      </w:r>
      <w:r>
        <w:rPr>
          <w:lang w:val="nl-NL"/>
        </w:rPr>
        <w:t xml:space="preserve">Omgekeerd wordt een neerwaartse stroming onder invloed van lagere grondwaterpeilen in de diepte </w:t>
      </w:r>
      <w:r w:rsidRPr="00877A4D">
        <w:rPr>
          <w:i/>
          <w:iCs/>
          <w:lang w:val="nl-NL"/>
        </w:rPr>
        <w:t>wegzijging</w:t>
      </w:r>
      <w:r>
        <w:rPr>
          <w:lang w:val="nl-NL"/>
        </w:rPr>
        <w:t xml:space="preserve"> genoemd.</w:t>
      </w:r>
      <w:r w:rsidR="004D0E65">
        <w:rPr>
          <w:lang w:val="nl-NL"/>
        </w:rPr>
        <w:t xml:space="preserve"> Dit komt voornamelijk voor in hoger gelegen </w:t>
      </w:r>
      <w:r w:rsidR="004D0E65" w:rsidRPr="004D0E65">
        <w:rPr>
          <w:i/>
          <w:iCs/>
          <w:lang w:val="nl-NL"/>
        </w:rPr>
        <w:t>infiltratiegebieden</w:t>
      </w:r>
      <w:r w:rsidR="004D0E65">
        <w:rPr>
          <w:lang w:val="nl-NL"/>
        </w:rPr>
        <w:t>.</w:t>
      </w:r>
      <w:r>
        <w:rPr>
          <w:lang w:val="nl-NL"/>
        </w:rPr>
        <w:t xml:space="preserve"> In feite stroomt het grondwater in alle richtingen van de driedimensionale ondergrond, gelijkaardig aan luchtstroming (wind). De horizontale stroming is dikwijls wel veel groter dan de verticale stroming (typisch 10x), aangezien de doorlatendheid in horizontale richting van vele grondlagen </w:t>
      </w:r>
      <w:ins w:id="67" w:author="Theo Olsthoorn" w:date="2023-12-19T22:23:00Z">
        <w:r w:rsidR="004C6BC5">
          <w:rPr>
            <w:lang w:val="nl-NL"/>
          </w:rPr>
          <w:t xml:space="preserve">en vooral grondpakketten </w:t>
        </w:r>
      </w:ins>
      <w:r>
        <w:rPr>
          <w:lang w:val="nl-NL"/>
        </w:rPr>
        <w:t xml:space="preserve">veel hoger is dan de doorlatendheid in verticale richting. </w:t>
      </w:r>
      <w:r w:rsidR="0079740C">
        <w:rPr>
          <w:lang w:val="nl-NL"/>
        </w:rPr>
        <w:t xml:space="preserve">Dit komt omdat de </w:t>
      </w:r>
      <w:proofErr w:type="gramStart"/>
      <w:r w:rsidR="0079740C">
        <w:rPr>
          <w:lang w:val="nl-NL"/>
        </w:rPr>
        <w:t>ondergrond  dikwijls</w:t>
      </w:r>
      <w:proofErr w:type="gramEnd"/>
      <w:r w:rsidR="0079740C">
        <w:rPr>
          <w:lang w:val="nl-NL"/>
        </w:rPr>
        <w:t xml:space="preserve"> in horizontale lagen wordt afgezet tijdens de geologische vorming.</w:t>
      </w:r>
    </w:p>
    <w:p w14:paraId="4C6A14FD" w14:textId="77777777" w:rsidR="0079740C" w:rsidRDefault="0079740C" w:rsidP="0079740C">
      <w:pPr>
        <w:keepNext/>
      </w:pPr>
      <w:r>
        <w:rPr>
          <w:noProof/>
        </w:rPr>
        <w:drawing>
          <wp:inline distT="0" distB="0" distL="0" distR="0" wp14:anchorId="596541BF" wp14:editId="1C9819FA">
            <wp:extent cx="5486400" cy="3295650"/>
            <wp:effectExtent l="0" t="0" r="0" b="0"/>
            <wp:docPr id="15"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a:off x="0" y="0"/>
                      <a:ext cx="5486400" cy="3295650"/>
                    </a:xfrm>
                    <a:prstGeom prst="rect">
                      <a:avLst/>
                    </a:prstGeom>
                  </pic:spPr>
                </pic:pic>
              </a:graphicData>
            </a:graphic>
          </wp:inline>
        </w:drawing>
      </w:r>
    </w:p>
    <w:p w14:paraId="4AC5150C" w14:textId="0A8CC6D1" w:rsidR="006D6940" w:rsidRDefault="0079740C" w:rsidP="0079740C">
      <w:pPr>
        <w:pStyle w:val="Bijschriftfiguren"/>
        <w:rPr>
          <w:lang w:val="nl-NL"/>
        </w:rPr>
      </w:pPr>
      <w:bookmarkStart w:id="68" w:name="_Ref150267220"/>
      <w:r>
        <w:t xml:space="preserve">Figuur </w:t>
      </w:r>
      <w:r w:rsidR="00000000">
        <w:fldChar w:fldCharType="begin"/>
      </w:r>
      <w:r w:rsidR="00000000">
        <w:instrText xml:space="preserve"> SEQ Figuur \* ARABIC </w:instrText>
      </w:r>
      <w:r w:rsidR="00000000">
        <w:fldChar w:fldCharType="separate"/>
      </w:r>
      <w:r w:rsidR="00BA77BD">
        <w:rPr>
          <w:noProof/>
        </w:rPr>
        <w:t>1</w:t>
      </w:r>
      <w:r w:rsidR="00000000">
        <w:rPr>
          <w:noProof/>
        </w:rPr>
        <w:fldChar w:fldCharType="end"/>
      </w:r>
      <w:bookmarkEnd w:id="68"/>
      <w:r>
        <w:t>: Schematische doorsnede van een grondwatersysteem met putten.</w:t>
      </w:r>
    </w:p>
    <w:p w14:paraId="05C55B95" w14:textId="77777777" w:rsidR="006D6940" w:rsidRDefault="006D6940" w:rsidP="006D6940">
      <w:pPr>
        <w:pStyle w:val="Heading2"/>
        <w:rPr>
          <w:lang w:val="nl-NL"/>
        </w:rPr>
      </w:pPr>
      <w:bookmarkStart w:id="69" w:name="_Toc153281648"/>
      <w:r>
        <w:rPr>
          <w:lang w:val="nl-NL"/>
        </w:rPr>
        <w:t>Grondwater als deel van de watercyclus</w:t>
      </w:r>
      <w:bookmarkEnd w:id="69"/>
    </w:p>
    <w:p w14:paraId="7F571E05" w14:textId="772B36C0" w:rsidR="006D6940" w:rsidRDefault="006D6940" w:rsidP="006D6940">
      <w:pPr>
        <w:rPr>
          <w:lang w:val="nl-NL"/>
        </w:rPr>
      </w:pPr>
      <w:r>
        <w:rPr>
          <w:lang w:val="nl-NL"/>
        </w:rPr>
        <w:t>Grondwater ontstaat dikwijls als neerslag die in de bodem dringt (</w:t>
      </w:r>
      <w:r w:rsidRPr="00A80606">
        <w:rPr>
          <w:i/>
          <w:iCs/>
          <w:lang w:val="nl-NL"/>
        </w:rPr>
        <w:t>infiltratie</w:t>
      </w:r>
      <w:r>
        <w:rPr>
          <w:lang w:val="nl-NL"/>
        </w:rPr>
        <w:t>), verticaal doorheen de onverzadigde grondlagen stroomt (</w:t>
      </w:r>
      <w:proofErr w:type="spellStart"/>
      <w:r w:rsidRPr="00A80606">
        <w:rPr>
          <w:i/>
          <w:iCs/>
          <w:lang w:val="nl-NL"/>
        </w:rPr>
        <w:t>percolatie</w:t>
      </w:r>
      <w:proofErr w:type="spellEnd"/>
      <w:r>
        <w:rPr>
          <w:lang w:val="nl-NL"/>
        </w:rPr>
        <w:t xml:space="preserve">), de grondwatertafel bereikt en op die manier het grondwaterreservoir aanvult. Dit proces wordt </w:t>
      </w:r>
      <w:r w:rsidRPr="00E0502B">
        <w:rPr>
          <w:i/>
          <w:iCs/>
          <w:lang w:val="nl-NL"/>
        </w:rPr>
        <w:t>grondwatervoeding</w:t>
      </w:r>
      <w:r>
        <w:rPr>
          <w:lang w:val="nl-NL"/>
        </w:rPr>
        <w:t xml:space="preserve"> genoemd. Wat er feitelijk gebeurt is dat er meer onverzadigde poriën verzadigd raken met water waardoor de grondwatertafel stijgt. Omgekeerd kunnen de</w:t>
      </w:r>
      <w:r w:rsidRPr="008910C1">
        <w:rPr>
          <w:lang w:val="nl-NL"/>
        </w:rPr>
        <w:t xml:space="preserve"> </w:t>
      </w:r>
      <w:r>
        <w:rPr>
          <w:lang w:val="nl-NL"/>
        </w:rPr>
        <w:t>verzadigde poriën geledigd worden door bijvoorbeeld het onttrekken van water door plantenwortels</w:t>
      </w:r>
      <w:r w:rsidR="00606773">
        <w:rPr>
          <w:lang w:val="nl-NL"/>
        </w:rPr>
        <w:t xml:space="preserve"> of oppompen via een waterput</w:t>
      </w:r>
      <w:r>
        <w:rPr>
          <w:lang w:val="nl-NL"/>
        </w:rPr>
        <w:t xml:space="preserve">, en zo de grondwatertafel doen dalen (dit is </w:t>
      </w:r>
      <w:r w:rsidRPr="0014378D">
        <w:rPr>
          <w:i/>
          <w:iCs/>
          <w:lang w:val="nl-NL"/>
        </w:rPr>
        <w:t>negatieve grondwatervoeding</w:t>
      </w:r>
      <w:ins w:id="70" w:author="Theo Olsthoorn" w:date="2023-12-19T22:25:00Z">
        <w:r w:rsidR="004C6BC5">
          <w:rPr>
            <w:i/>
            <w:iCs/>
            <w:lang w:val="nl-NL"/>
          </w:rPr>
          <w:t xml:space="preserve"> of onttrekking</w:t>
        </w:r>
      </w:ins>
      <w:r>
        <w:rPr>
          <w:lang w:val="nl-NL"/>
        </w:rPr>
        <w:t xml:space="preserve">). Typisch wordt zo enkel een deel van het totale poriënvolume aangevuld of geledigd, in een zandgrond typisch 25 % van het totale grondvolume dus </w:t>
      </w:r>
      <w:ins w:id="71" w:author="Theo Olsthoorn" w:date="2023-12-19T22:25:00Z">
        <w:r w:rsidR="004C6BC5">
          <w:rPr>
            <w:lang w:val="nl-NL"/>
          </w:rPr>
          <w:t>70</w:t>
        </w:r>
      </w:ins>
      <w:del w:id="72" w:author="Theo Olsthoorn" w:date="2023-12-19T22:25:00Z">
        <w:r w:rsidDel="004C6BC5">
          <w:rPr>
            <w:lang w:val="nl-NL"/>
          </w:rPr>
          <w:delText>50</w:delText>
        </w:r>
      </w:del>
      <w:r>
        <w:rPr>
          <w:lang w:val="nl-NL"/>
        </w:rPr>
        <w:t xml:space="preserve"> % van het poriënvolume. De kleinere poriën worden immers niet gemakkelijk geledigd of gevuld, de grotere wel. Dit deel van het poriënvolume dat gemakkelijk opvult en ledigt wordt de </w:t>
      </w:r>
      <w:r w:rsidRPr="0014378D">
        <w:rPr>
          <w:i/>
          <w:iCs/>
          <w:lang w:val="nl-NL"/>
        </w:rPr>
        <w:t>vrije berging</w:t>
      </w:r>
      <w:r w:rsidR="009B5062">
        <w:rPr>
          <w:i/>
          <w:iCs/>
          <w:lang w:val="nl-NL"/>
        </w:rPr>
        <w:t xml:space="preserve"> </w:t>
      </w:r>
      <w:proofErr w:type="spellStart"/>
      <w:r w:rsidR="009B5062">
        <w:rPr>
          <w:i/>
          <w:iCs/>
          <w:lang w:val="nl-NL"/>
        </w:rPr>
        <w:t>Sy</w:t>
      </w:r>
      <w:proofErr w:type="spellEnd"/>
      <w:r>
        <w:rPr>
          <w:lang w:val="nl-NL"/>
        </w:rPr>
        <w:t xml:space="preserve"> genoemd</w:t>
      </w:r>
      <w:r w:rsidR="009B5062">
        <w:rPr>
          <w:lang w:val="nl-NL"/>
        </w:rPr>
        <w:t xml:space="preserve"> (de vrije berging </w:t>
      </w:r>
      <w:ins w:id="73" w:author="Theo Olsthoorn" w:date="2023-12-19T22:27:00Z">
        <w:r w:rsidR="004C6BC5">
          <w:rPr>
            <w:lang w:val="nl-NL"/>
          </w:rPr>
          <w:t xml:space="preserve">kleiner dan </w:t>
        </w:r>
      </w:ins>
      <w:del w:id="74" w:author="Theo Olsthoorn" w:date="2023-12-19T22:26:00Z">
        <w:r w:rsidR="009B5062" w:rsidDel="004C6BC5">
          <w:rPr>
            <w:lang w:val="nl-NL"/>
          </w:rPr>
          <w:delText xml:space="preserve">gelijkt sterk op de bovenvermelde effectieve porositeit, maar </w:delText>
        </w:r>
      </w:del>
      <w:del w:id="75" w:author="Theo Olsthoorn" w:date="2023-12-19T22:27:00Z">
        <w:r w:rsidR="009B5062" w:rsidDel="004C6BC5">
          <w:rPr>
            <w:lang w:val="nl-NL"/>
          </w:rPr>
          <w:delText xml:space="preserve">is </w:delText>
        </w:r>
      </w:del>
      <w:del w:id="76" w:author="Theo Olsthoorn" w:date="2023-12-19T22:26:00Z">
        <w:r w:rsidR="009B5062" w:rsidDel="004C6BC5">
          <w:rPr>
            <w:lang w:val="nl-NL"/>
          </w:rPr>
          <w:delText xml:space="preserve">niet </w:delText>
        </w:r>
      </w:del>
      <w:del w:id="77" w:author="Theo Olsthoorn" w:date="2023-12-19T22:27:00Z">
        <w:r w:rsidR="009B5062" w:rsidDel="004C6BC5">
          <w:rPr>
            <w:lang w:val="nl-NL"/>
          </w:rPr>
          <w:delText>helemaal hetzelfde</w:delText>
        </w:r>
      </w:del>
      <w:ins w:id="78" w:author="Theo Olsthoorn" w:date="2023-12-19T22:26:00Z">
        <w:r w:rsidR="004C6BC5">
          <w:rPr>
            <w:lang w:val="nl-NL"/>
          </w:rPr>
          <w:t>de effecti</w:t>
        </w:r>
      </w:ins>
      <w:ins w:id="79" w:author="Theo Olsthoorn" w:date="2023-12-19T22:27:00Z">
        <w:r w:rsidR="004C6BC5">
          <w:rPr>
            <w:lang w:val="nl-NL"/>
          </w:rPr>
          <w:t>e</w:t>
        </w:r>
      </w:ins>
      <w:ins w:id="80" w:author="Theo Olsthoorn" w:date="2023-12-19T22:26:00Z">
        <w:r w:rsidR="004C6BC5">
          <w:rPr>
            <w:lang w:val="nl-NL"/>
          </w:rPr>
          <w:t xml:space="preserve">ve </w:t>
        </w:r>
      </w:ins>
      <w:ins w:id="81" w:author="Theo Olsthoorn" w:date="2023-12-19T22:27:00Z">
        <w:r w:rsidR="004C6BC5">
          <w:rPr>
            <w:lang w:val="nl-NL"/>
          </w:rPr>
          <w:t xml:space="preserve">of doorstroomde </w:t>
        </w:r>
      </w:ins>
      <w:ins w:id="82" w:author="Theo Olsthoorn" w:date="2023-12-19T22:26:00Z">
        <w:r w:rsidR="004C6BC5">
          <w:rPr>
            <w:lang w:val="nl-NL"/>
          </w:rPr>
          <w:t>porosit</w:t>
        </w:r>
      </w:ins>
      <w:ins w:id="83" w:author="Theo Olsthoorn" w:date="2023-12-19T22:27:00Z">
        <w:r w:rsidR="004C6BC5">
          <w:rPr>
            <w:lang w:val="nl-NL"/>
          </w:rPr>
          <w:t>e</w:t>
        </w:r>
      </w:ins>
      <w:ins w:id="84" w:author="Theo Olsthoorn" w:date="2023-12-19T22:26:00Z">
        <w:r w:rsidR="004C6BC5">
          <w:rPr>
            <w:lang w:val="nl-NL"/>
          </w:rPr>
          <w:t>it</w:t>
        </w:r>
      </w:ins>
      <w:ins w:id="85" w:author="Theo Olsthoorn" w:date="2023-12-19T22:27:00Z">
        <w:r w:rsidR="00B76AE8">
          <w:rPr>
            <w:lang w:val="nl-NL"/>
          </w:rPr>
          <w:t>, het vers</w:t>
        </w:r>
      </w:ins>
      <w:ins w:id="86" w:author="Theo Olsthoorn" w:date="2023-12-19T22:28:00Z">
        <w:r w:rsidR="00B76AE8">
          <w:rPr>
            <w:lang w:val="nl-NL"/>
          </w:rPr>
          <w:t>chil heet veldcapaciteit, de hoeveelheid water die in de poriën achterblijft na vrije drainage en beschikbaar is voor planten in perioden zonder regen</w:t>
        </w:r>
      </w:ins>
      <w:r w:rsidR="009B5062">
        <w:rPr>
          <w:lang w:val="nl-NL"/>
        </w:rPr>
        <w:t>)</w:t>
      </w:r>
      <w:r>
        <w:rPr>
          <w:lang w:val="nl-NL"/>
        </w:rPr>
        <w:t xml:space="preserve">. </w:t>
      </w:r>
    </w:p>
    <w:p w14:paraId="4C279D2D" w14:textId="21FA59E5" w:rsidR="006D6940" w:rsidRDefault="006D6940" w:rsidP="006D6940">
      <w:pPr>
        <w:rPr>
          <w:lang w:val="nl-NL"/>
        </w:rPr>
      </w:pPr>
      <w:r>
        <w:rPr>
          <w:lang w:val="nl-NL"/>
        </w:rPr>
        <w:t>Door de grondwateraanvulling van neerslag stijgen de grondwaterpeilen, wat aanleiding geeft tot een grondwaterstroming richting de gebieden met een lager grondwaterpeil. Waar het grondwater</w:t>
      </w:r>
      <w:del w:id="87" w:author="Theo Olsthoorn" w:date="2023-12-19T22:29:00Z">
        <w:r w:rsidDel="00B76AE8">
          <w:rPr>
            <w:lang w:val="nl-NL"/>
          </w:rPr>
          <w:delText>peil</w:delText>
        </w:r>
      </w:del>
      <w:r>
        <w:rPr>
          <w:lang w:val="nl-NL"/>
        </w:rPr>
        <w:t xml:space="preserve"> boven het maaiveld uitkomt, is de weerstand van de gronddeeltjes weg en kan het water dus vrij afstromen</w:t>
      </w:r>
      <w:ins w:id="88" w:author="Theo Olsthoorn" w:date="2023-12-19T22:29:00Z">
        <w:r w:rsidR="00B76AE8">
          <w:rPr>
            <w:lang w:val="nl-NL"/>
          </w:rPr>
          <w:t xml:space="preserve">, eventueel </w:t>
        </w:r>
      </w:ins>
      <w:ins w:id="89" w:author="Theo Olsthoorn" w:date="2023-12-19T22:30:00Z">
        <w:r w:rsidR="00B76AE8">
          <w:rPr>
            <w:lang w:val="nl-NL"/>
          </w:rPr>
          <w:t>over het maaiveld en</w:t>
        </w:r>
      </w:ins>
      <w:r>
        <w:rPr>
          <w:lang w:val="nl-NL"/>
        </w:rPr>
        <w:t xml:space="preserve"> als oppervlaktewater. In waterlopen zoals grachten, beken en rivieren concentreert de afstroming zich, waardoor grote hoeveelheden grondwater snel afgevoerd kunnen worden. Op die manier zal de waterloop lokaal het grondwaterpeil verlagen. De grondwaterstroming loopt dus typisch van hoog gelegen gebieden (met weinig of geen waterlopen) naar laag gelegen zones waar veel of grote waterlopen aanwezig zijn die het </w:t>
      </w:r>
      <w:ins w:id="90" w:author="Theo Olsthoorn" w:date="2023-12-19T22:30:00Z">
        <w:r w:rsidR="00B76AE8">
          <w:rPr>
            <w:lang w:val="nl-NL"/>
          </w:rPr>
          <w:t xml:space="preserve">daarin uitstromende </w:t>
        </w:r>
      </w:ins>
      <w:r>
        <w:rPr>
          <w:lang w:val="nl-NL"/>
        </w:rPr>
        <w:t xml:space="preserve">grondwater versneld afvoeren. De waterlopen vormen dus </w:t>
      </w:r>
      <w:r w:rsidR="0028248C">
        <w:rPr>
          <w:lang w:val="nl-NL"/>
        </w:rPr>
        <w:t>een</w:t>
      </w:r>
      <w:r>
        <w:rPr>
          <w:lang w:val="nl-NL"/>
        </w:rPr>
        <w:t xml:space="preserve"> uitlaatklep voor de aanvulling van het grondwater door neerslag (Naast het afvoeren van grondwater, wat de </w:t>
      </w:r>
      <w:r w:rsidRPr="003F4B8D">
        <w:rPr>
          <w:i/>
          <w:iCs/>
          <w:lang w:val="nl-NL"/>
        </w:rPr>
        <w:t>basisafvoer</w:t>
      </w:r>
      <w:r>
        <w:rPr>
          <w:lang w:val="nl-NL"/>
        </w:rPr>
        <w:t xml:space="preserve"> wordt genoemd, kunnen waterlopen ook water afvoeren dat rechtstreeks van het maaiveld in de waterloop stroomt, zoals </w:t>
      </w:r>
      <w:ins w:id="91" w:author="Theo Olsthoorn" w:date="2023-12-19T22:31:00Z">
        <w:r w:rsidR="00B76AE8">
          <w:rPr>
            <w:lang w:val="nl-NL"/>
          </w:rPr>
          <w:t xml:space="preserve">langdurige neerslag en </w:t>
        </w:r>
      </w:ins>
      <w:r>
        <w:rPr>
          <w:lang w:val="nl-NL"/>
        </w:rPr>
        <w:t xml:space="preserve">bij overstromingen het geval is. Dit heet </w:t>
      </w:r>
      <w:r w:rsidRPr="003F4B8D">
        <w:rPr>
          <w:i/>
          <w:iCs/>
          <w:lang w:val="nl-NL"/>
        </w:rPr>
        <w:t>piekafvoer</w:t>
      </w:r>
      <w:r w:rsidR="00AC0391">
        <w:rPr>
          <w:lang w:val="nl-NL"/>
        </w:rPr>
        <w:t xml:space="preserve"> wat voorkomt bij grote hoeveelheden neerslag</w:t>
      </w:r>
      <w:r>
        <w:rPr>
          <w:lang w:val="nl-NL"/>
        </w:rPr>
        <w:t>).</w:t>
      </w:r>
    </w:p>
    <w:p w14:paraId="26C5AED3" w14:textId="77777777" w:rsidR="006D6940" w:rsidRDefault="006D6940" w:rsidP="006D6940">
      <w:pPr>
        <w:pStyle w:val="Heading2"/>
        <w:rPr>
          <w:lang w:val="nl-NL"/>
        </w:rPr>
      </w:pPr>
      <w:bookmarkStart w:id="92" w:name="_Toc153281649"/>
      <w:r>
        <w:rPr>
          <w:lang w:val="nl-NL"/>
        </w:rPr>
        <w:t>Grondwatervoeding en grondwaterpeilveranderingen in de tijd</w:t>
      </w:r>
      <w:bookmarkEnd w:id="92"/>
    </w:p>
    <w:p w14:paraId="08D0A893" w14:textId="5FF295BD" w:rsidR="006D6940" w:rsidRDefault="006D6940" w:rsidP="006D6940">
      <w:pPr>
        <w:rPr>
          <w:lang w:val="nl-NL"/>
        </w:rPr>
      </w:pPr>
      <w:r>
        <w:rPr>
          <w:lang w:val="nl-NL"/>
        </w:rPr>
        <w:t xml:space="preserve">Door de trage grondwaterstroming lijkt het grondwaterpeil vrij stabiel in de tijd. Nochtans is het grondwaterpeil ook onderhevig aan dagelijkse, jaarlijkse en </w:t>
      </w:r>
      <w:proofErr w:type="spellStart"/>
      <w:r>
        <w:rPr>
          <w:lang w:val="nl-NL"/>
        </w:rPr>
        <w:t>meerjaarlijkse</w:t>
      </w:r>
      <w:proofErr w:type="spellEnd"/>
      <w:r>
        <w:rPr>
          <w:lang w:val="nl-NL"/>
        </w:rPr>
        <w:t xml:space="preserve"> veranderingen. De belangrijkste variatie is de seizoenale: na de winter rond februari-maart zijn in België de grondwaterpeilen normaal gezien het hoogst en na de zomer in september-oktober het laagst. Deze variatie wordt niet veroorzaakt door verschillen in neerslag, die in België vrij constant verdeeld is over het jaar</w:t>
      </w:r>
      <w:r w:rsidR="00BC26C4">
        <w:rPr>
          <w:lang w:val="nl-NL"/>
        </w:rPr>
        <w:t xml:space="preserve"> (in </w:t>
      </w:r>
      <w:r w:rsidR="00197F12">
        <w:rPr>
          <w:lang w:val="nl-NL"/>
        </w:rPr>
        <w:t xml:space="preserve">de </w:t>
      </w:r>
      <w:r w:rsidR="00BC26C4">
        <w:rPr>
          <w:lang w:val="nl-NL"/>
        </w:rPr>
        <w:t>zomer zijn regenbuien in het algemeen wel intenser en korter dan in de winter)</w:t>
      </w:r>
      <w:r>
        <w:rPr>
          <w:lang w:val="nl-NL"/>
        </w:rPr>
        <w:t xml:space="preserve">. In de winter is er echter veel minder </w:t>
      </w:r>
      <w:r w:rsidR="00BC26C4">
        <w:rPr>
          <w:lang w:val="nl-NL"/>
        </w:rPr>
        <w:t xml:space="preserve">waterverlies naar de atmosfeer via </w:t>
      </w:r>
      <w:r>
        <w:rPr>
          <w:lang w:val="nl-NL"/>
        </w:rPr>
        <w:t xml:space="preserve">verdamping door de bodem en de vegetatie omdat de </w:t>
      </w:r>
      <w:r w:rsidR="00E156D7">
        <w:rPr>
          <w:lang w:val="nl-NL"/>
        </w:rPr>
        <w:t>lucht</w:t>
      </w:r>
      <w:r>
        <w:rPr>
          <w:lang w:val="nl-NL"/>
        </w:rPr>
        <w:t xml:space="preserve">temperaturen en zonnestraling lager zijn, waardoor er netto meer </w:t>
      </w:r>
      <w:r w:rsidR="00E156D7">
        <w:rPr>
          <w:lang w:val="nl-NL"/>
        </w:rPr>
        <w:t>neerslag</w:t>
      </w:r>
      <w:r>
        <w:rPr>
          <w:lang w:val="nl-NL"/>
        </w:rPr>
        <w:t xml:space="preserve">water naar het grondwater kan doordringen. De grondwatervoeding die bepaald wordt door het verschil tussen neerslag en verdamping is dus hoger in de winter dan in de zomer. Dit seizoenale effect is vooral duidelijk bij een ondiepe grondwatertafel (0-3 m diepte) waar de neerslag de grondwatertafel snel bereikt. Bij diepere grondwatertafels moet de infiltrerende neerslag een langere weg afleggen naar het grondwater, waardoor de seizoenale variaties gedempt worden en bij heel diepe grondwatertafels (&gt; 10 m) </w:t>
      </w:r>
      <w:ins w:id="93" w:author="Theo Olsthoorn" w:date="2023-12-19T22:33:00Z">
        <w:r w:rsidR="00B76AE8">
          <w:rPr>
            <w:lang w:val="nl-NL"/>
          </w:rPr>
          <w:t xml:space="preserve">vaak </w:t>
        </w:r>
      </w:ins>
      <w:r>
        <w:rPr>
          <w:lang w:val="nl-NL"/>
        </w:rPr>
        <w:t xml:space="preserve">zelfs niet </w:t>
      </w:r>
      <w:ins w:id="94" w:author="Theo Olsthoorn" w:date="2023-12-19T22:33:00Z">
        <w:r w:rsidR="00B76AE8">
          <w:rPr>
            <w:lang w:val="nl-NL"/>
          </w:rPr>
          <w:t xml:space="preserve">of nauwelijks </w:t>
        </w:r>
      </w:ins>
      <w:r>
        <w:rPr>
          <w:lang w:val="nl-NL"/>
        </w:rPr>
        <w:t>meer zichtbaar zijn</w:t>
      </w:r>
      <w:r w:rsidR="00E14FA3">
        <w:rPr>
          <w:lang w:val="nl-NL"/>
        </w:rPr>
        <w:t xml:space="preserve"> (</w:t>
      </w:r>
      <w:r w:rsidR="00E14FA3">
        <w:rPr>
          <w:lang w:val="nl-NL"/>
        </w:rPr>
        <w:fldChar w:fldCharType="begin"/>
      </w:r>
      <w:r w:rsidR="00E14FA3">
        <w:rPr>
          <w:lang w:val="nl-NL"/>
        </w:rPr>
        <w:instrText xml:space="preserve"> REF _Ref150269787 </w:instrText>
      </w:r>
      <w:r w:rsidR="00E14FA3">
        <w:rPr>
          <w:lang w:val="nl-NL"/>
        </w:rPr>
        <w:fldChar w:fldCharType="separate"/>
      </w:r>
      <w:r w:rsidR="00BA77BD">
        <w:t xml:space="preserve">Figuur </w:t>
      </w:r>
      <w:r w:rsidR="00BA77BD">
        <w:rPr>
          <w:noProof/>
        </w:rPr>
        <w:t>2</w:t>
      </w:r>
      <w:r w:rsidR="00E14FA3">
        <w:rPr>
          <w:lang w:val="nl-NL"/>
        </w:rPr>
        <w:fldChar w:fldCharType="end"/>
      </w:r>
      <w:r w:rsidR="00E14FA3">
        <w:rPr>
          <w:lang w:val="nl-NL"/>
        </w:rPr>
        <w:t>)</w:t>
      </w:r>
      <w:r>
        <w:rPr>
          <w:lang w:val="nl-NL"/>
        </w:rPr>
        <w:t>. Naast de seizoenale fluctuaties kunnen opeenvolgende droge of natte jaren een systematische daling of stijging veroorzaken van de grondwaterpeilen over meerdere jaren.</w:t>
      </w:r>
    </w:p>
    <w:p w14:paraId="47DFD3A9" w14:textId="6CAC8B2B" w:rsidR="006D6940" w:rsidRDefault="006D6940" w:rsidP="006D6940">
      <w:pPr>
        <w:rPr>
          <w:lang w:val="nl-NL"/>
        </w:rPr>
      </w:pPr>
      <w:r>
        <w:rPr>
          <w:lang w:val="nl-NL"/>
        </w:rPr>
        <w:t>De grondwatervoeding is dus zeer bepalend voor de hoogte van de grondwaterpeilen en de basisafvoer van waterlopen. Perioden van langdurige droogte zullen zowel de grondwaterpeilen als de waterpeilen en het afvoerdebiet in waterlopen doen dalen. Het grondwatersysteem werkt als een enorm waterreservoir dat in dergelijke droge perioden toch de waterlopen voorzie</w:t>
      </w:r>
      <w:ins w:id="95" w:author="Theo Olsthoorn" w:date="2023-12-19T22:34:00Z">
        <w:r w:rsidR="00B76AE8">
          <w:rPr>
            <w:lang w:val="nl-NL"/>
          </w:rPr>
          <w:t>t</w:t>
        </w:r>
      </w:ins>
      <w:del w:id="96" w:author="Theo Olsthoorn" w:date="2023-12-19T22:34:00Z">
        <w:r w:rsidDel="00B76AE8">
          <w:rPr>
            <w:lang w:val="nl-NL"/>
          </w:rPr>
          <w:delText>n</w:delText>
        </w:r>
      </w:del>
      <w:r>
        <w:rPr>
          <w:lang w:val="nl-NL"/>
        </w:rPr>
        <w:t xml:space="preserve"> van water. Omgekeerd kan het grondwatersysteem in langdurige perioden van overvloedige neerslag veel water opslaan via de grondwatervoeding dat anders voor overstromingen zou zorgen. De bufferende werking van het grondwatersysteem zorgt dus voor een belangrijke stabiliteit in de watercyclus</w:t>
      </w:r>
      <w:ins w:id="97" w:author="Theo Olsthoorn" w:date="2023-12-19T22:35:00Z">
        <w:r w:rsidR="00B76AE8">
          <w:rPr>
            <w:lang w:val="nl-NL"/>
          </w:rPr>
          <w:t>,</w:t>
        </w:r>
      </w:ins>
      <w:r>
        <w:rPr>
          <w:lang w:val="nl-NL"/>
        </w:rPr>
        <w:t xml:space="preserve"> die </w:t>
      </w:r>
      <w:ins w:id="98" w:author="Theo Olsthoorn" w:date="2023-12-19T22:35:00Z">
        <w:r w:rsidR="00B76AE8">
          <w:rPr>
            <w:lang w:val="nl-NL"/>
          </w:rPr>
          <w:t xml:space="preserve">bovendien </w:t>
        </w:r>
      </w:ins>
      <w:r>
        <w:rPr>
          <w:lang w:val="nl-NL"/>
        </w:rPr>
        <w:t>essentieel is voor het ecosysteem.</w:t>
      </w:r>
    </w:p>
    <w:p w14:paraId="0C35635F" w14:textId="77777777" w:rsidR="00E14FA3" w:rsidRDefault="00E14FA3" w:rsidP="00E14FA3">
      <w:pPr>
        <w:keepNext/>
      </w:pPr>
      <w:r>
        <w:rPr>
          <w:noProof/>
        </w:rPr>
        <w:drawing>
          <wp:inline distT="0" distB="0" distL="0" distR="0" wp14:anchorId="1E2E0E11" wp14:editId="556B4721">
            <wp:extent cx="5759450" cy="1850390"/>
            <wp:effectExtent l="0" t="0" r="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9450" cy="1850390"/>
                    </a:xfrm>
                    <a:prstGeom prst="rect">
                      <a:avLst/>
                    </a:prstGeom>
                  </pic:spPr>
                </pic:pic>
              </a:graphicData>
            </a:graphic>
          </wp:inline>
        </w:drawing>
      </w:r>
    </w:p>
    <w:p w14:paraId="2C6C94F9" w14:textId="626CCB4F" w:rsidR="00E14FA3" w:rsidRDefault="00E14FA3" w:rsidP="00E14FA3">
      <w:pPr>
        <w:pStyle w:val="Bijschriftfiguren"/>
        <w:rPr>
          <w:lang w:val="nl-NL"/>
        </w:rPr>
      </w:pPr>
      <w:bookmarkStart w:id="99" w:name="_Ref150269787"/>
      <w:r>
        <w:t xml:space="preserve">Figuur </w:t>
      </w:r>
      <w:r w:rsidR="00000000">
        <w:fldChar w:fldCharType="begin"/>
      </w:r>
      <w:r w:rsidR="00000000">
        <w:instrText xml:space="preserve"> SEQ Figuur \* ARABIC </w:instrText>
      </w:r>
      <w:r w:rsidR="00000000">
        <w:fldChar w:fldCharType="separate"/>
      </w:r>
      <w:r w:rsidR="00BA77BD">
        <w:rPr>
          <w:noProof/>
        </w:rPr>
        <w:t>2</w:t>
      </w:r>
      <w:r w:rsidR="00000000">
        <w:rPr>
          <w:noProof/>
        </w:rPr>
        <w:fldChar w:fldCharType="end"/>
      </w:r>
      <w:bookmarkEnd w:id="99"/>
      <w:r>
        <w:t>: voorbeeld van seizoenale fluctuatie</w:t>
      </w:r>
      <w:r w:rsidR="00197F12">
        <w:t>s</w:t>
      </w:r>
      <w:r>
        <w:t xml:space="preserve"> in een ondiepe peilbuis (blauwe lijn) in functie van de tijd en stabiele</w:t>
      </w:r>
      <w:r w:rsidR="00197F12">
        <w:t>re</w:t>
      </w:r>
      <w:r>
        <w:t xml:space="preserve"> grondwaterpeilen in diepere peilbuizen (zwart en oranje), uit: DOV Verkenner.</w:t>
      </w:r>
    </w:p>
    <w:p w14:paraId="70C7E670" w14:textId="73B9A8B7" w:rsidR="006D6940" w:rsidRDefault="00A94186" w:rsidP="006D6940">
      <w:pPr>
        <w:pStyle w:val="Heading2"/>
        <w:rPr>
          <w:lang w:val="nl-NL"/>
        </w:rPr>
      </w:pPr>
      <w:bookmarkStart w:id="100" w:name="_Toc153281650"/>
      <w:r>
        <w:rPr>
          <w:lang w:val="nl-NL"/>
        </w:rPr>
        <w:t>Freatische</w:t>
      </w:r>
      <w:r w:rsidR="006D6940">
        <w:rPr>
          <w:lang w:val="nl-NL"/>
        </w:rPr>
        <w:t xml:space="preserve"> versus gespannen grondwaterlagen (aquifers)</w:t>
      </w:r>
      <w:bookmarkEnd w:id="100"/>
    </w:p>
    <w:p w14:paraId="3FE0540B" w14:textId="45BDE948" w:rsidR="006D6940" w:rsidRDefault="006D6940" w:rsidP="006D6940">
      <w:pPr>
        <w:rPr>
          <w:lang w:val="nl-NL"/>
        </w:rPr>
      </w:pPr>
      <w:r>
        <w:rPr>
          <w:lang w:val="nl-NL"/>
        </w:rPr>
        <w:t xml:space="preserve">Tot hiertoe werden enkel </w:t>
      </w:r>
      <w:r w:rsidRPr="00354B19">
        <w:rPr>
          <w:i/>
          <w:iCs/>
          <w:lang w:val="nl-NL"/>
        </w:rPr>
        <w:t>freatische</w:t>
      </w:r>
      <w:r>
        <w:rPr>
          <w:lang w:val="nl-NL"/>
        </w:rPr>
        <w:t xml:space="preserve"> grondwaterlagen </w:t>
      </w:r>
      <w:del w:id="101" w:author="Theo Olsthoorn" w:date="2023-12-19T22:35:00Z">
        <w:r w:rsidDel="00B76AE8">
          <w:rPr>
            <w:lang w:val="nl-NL"/>
          </w:rPr>
          <w:delText xml:space="preserve">(aquifers) </w:delText>
        </w:r>
      </w:del>
      <w:r>
        <w:rPr>
          <w:lang w:val="nl-NL"/>
        </w:rPr>
        <w:t>beschouwd, dit zijn grondwaterlagen waarin de grondwatertafel vrij op en neer kan bewegen door het opvullen of ledigen van het poriënvolume (</w:t>
      </w:r>
      <w:r w:rsidRPr="00354B19">
        <w:rPr>
          <w:i/>
          <w:iCs/>
          <w:lang w:val="nl-NL"/>
        </w:rPr>
        <w:t>vrije berging</w:t>
      </w:r>
      <w:r>
        <w:rPr>
          <w:lang w:val="nl-NL"/>
        </w:rPr>
        <w:t xml:space="preserve">) in de grond. Daarnaast bestaan er ook </w:t>
      </w:r>
      <w:del w:id="102" w:author="Theo Olsthoorn" w:date="2023-12-19T22:36:00Z">
        <w:r w:rsidRPr="00D07DF3" w:rsidDel="00B76AE8">
          <w:rPr>
            <w:i/>
            <w:iCs/>
            <w:lang w:val="nl-NL"/>
          </w:rPr>
          <w:delText>gespannen</w:delText>
        </w:r>
        <w:r w:rsidDel="00B76AE8">
          <w:rPr>
            <w:lang w:val="nl-NL"/>
          </w:rPr>
          <w:delText xml:space="preserve"> </w:delText>
        </w:r>
      </w:del>
      <w:r>
        <w:rPr>
          <w:lang w:val="nl-NL"/>
        </w:rPr>
        <w:t>grondwaterlagen</w:t>
      </w:r>
      <w:ins w:id="103" w:author="Theo Olsthoorn" w:date="2023-12-19T22:36:00Z">
        <w:r w:rsidR="00B76AE8">
          <w:rPr>
            <w:lang w:val="nl-NL"/>
          </w:rPr>
          <w:t xml:space="preserve"> met </w:t>
        </w:r>
        <w:r w:rsidR="00B76AE8" w:rsidRPr="00B76AE8">
          <w:rPr>
            <w:i/>
            <w:iCs/>
            <w:lang w:val="nl-NL"/>
            <w:rPrChange w:id="104" w:author="Theo Olsthoorn" w:date="2023-12-19T22:36:00Z">
              <w:rPr>
                <w:lang w:val="nl-NL"/>
              </w:rPr>
            </w:rPrChange>
          </w:rPr>
          <w:t>gespannen</w:t>
        </w:r>
        <w:r w:rsidR="00B76AE8">
          <w:rPr>
            <w:lang w:val="nl-NL"/>
          </w:rPr>
          <w:t xml:space="preserve"> grondwater</w:t>
        </w:r>
      </w:ins>
      <w:r>
        <w:rPr>
          <w:lang w:val="nl-NL"/>
        </w:rPr>
        <w:t>. Dit zijn goed doorlatende grondlagen zoals zand die bovenaan afgedekt zijn door een weinig doorlatende laag zoals klei</w:t>
      </w:r>
      <w:r w:rsidR="00575BC2">
        <w:rPr>
          <w:lang w:val="nl-NL"/>
        </w:rPr>
        <w:t xml:space="preserve">, zoals de onderste blauwe laag in </w:t>
      </w:r>
      <w:r w:rsidR="00575BC2">
        <w:rPr>
          <w:lang w:val="nl-NL"/>
        </w:rPr>
        <w:fldChar w:fldCharType="begin"/>
      </w:r>
      <w:r w:rsidR="00575BC2">
        <w:rPr>
          <w:lang w:val="nl-NL"/>
        </w:rPr>
        <w:instrText xml:space="preserve"> REF _Ref150267220 </w:instrText>
      </w:r>
      <w:r w:rsidR="00575BC2">
        <w:rPr>
          <w:lang w:val="nl-NL"/>
        </w:rPr>
        <w:fldChar w:fldCharType="separate"/>
      </w:r>
      <w:r w:rsidR="00BA77BD">
        <w:t xml:space="preserve">Figuur </w:t>
      </w:r>
      <w:r w:rsidR="00BA77BD">
        <w:rPr>
          <w:noProof/>
        </w:rPr>
        <w:t>1</w:t>
      </w:r>
      <w:r w:rsidR="00575BC2">
        <w:rPr>
          <w:lang w:val="nl-NL"/>
        </w:rPr>
        <w:fldChar w:fldCharType="end"/>
      </w:r>
      <w:r>
        <w:rPr>
          <w:lang w:val="nl-NL"/>
        </w:rPr>
        <w:t xml:space="preserve">. Het grondwater dat in een dergelijke laag zit kan slechts zeer traag of zelfs niet door de weinig doorlatende laag stromen waardoor het </w:t>
      </w:r>
      <w:r w:rsidR="00575BC2">
        <w:rPr>
          <w:lang w:val="nl-NL"/>
        </w:rPr>
        <w:t xml:space="preserve">grotendeels </w:t>
      </w:r>
      <w:r>
        <w:rPr>
          <w:lang w:val="nl-NL"/>
        </w:rPr>
        <w:t>opgesloten zit. Deze laag kan</w:t>
      </w:r>
      <w:r w:rsidR="00575BC2">
        <w:rPr>
          <w:lang w:val="nl-NL"/>
        </w:rPr>
        <w:t xml:space="preserve"> zijwaarts</w:t>
      </w:r>
      <w:r>
        <w:rPr>
          <w:lang w:val="nl-NL"/>
        </w:rPr>
        <w:t xml:space="preserve"> op een andere plek waar de kleilaag afwezig is wel gevoed worden door neerslag, waardoor de grondwaterpeilen stijgen tot boven de top van de zandlaag</w:t>
      </w:r>
      <w:ins w:id="105" w:author="Theo Olsthoorn" w:date="2023-12-19T22:38:00Z">
        <w:r w:rsidR="007716CB">
          <w:rPr>
            <w:lang w:val="nl-NL"/>
          </w:rPr>
          <w:t xml:space="preserve"> (</w:t>
        </w:r>
      </w:ins>
      <w:del w:id="106" w:author="Theo Olsthoorn" w:date="2023-12-19T22:38:00Z">
        <w:r w:rsidDel="007716CB">
          <w:rPr>
            <w:lang w:val="nl-NL"/>
          </w:rPr>
          <w:delText>-</w:delText>
        </w:r>
      </w:del>
      <w:r>
        <w:rPr>
          <w:lang w:val="nl-NL"/>
        </w:rPr>
        <w:t xml:space="preserve">onderkant van de </w:t>
      </w:r>
      <w:ins w:id="107" w:author="Theo Olsthoorn" w:date="2023-12-19T22:38:00Z">
        <w:r w:rsidR="007716CB">
          <w:rPr>
            <w:lang w:val="nl-NL"/>
          </w:rPr>
          <w:t xml:space="preserve">afdekkende </w:t>
        </w:r>
      </w:ins>
      <w:r>
        <w:rPr>
          <w:lang w:val="nl-NL"/>
        </w:rPr>
        <w:t>kleilaag</w:t>
      </w:r>
      <w:ins w:id="108" w:author="Theo Olsthoorn" w:date="2023-12-19T22:38:00Z">
        <w:r w:rsidR="007716CB">
          <w:rPr>
            <w:lang w:val="nl-NL"/>
          </w:rPr>
          <w:t>)</w:t>
        </w:r>
      </w:ins>
      <w:r>
        <w:rPr>
          <w:lang w:val="nl-NL"/>
        </w:rPr>
        <w:t xml:space="preserve">. Op dat ogenblik zijn alle beschikbare poriën van de zandlaag gevuld en staat het grondwater onder overdruk </w:t>
      </w:r>
      <w:ins w:id="109" w:author="Theo Olsthoorn" w:date="2023-12-19T22:38:00Z">
        <w:r w:rsidR="007716CB">
          <w:rPr>
            <w:lang w:val="nl-NL"/>
          </w:rPr>
          <w:t>en is daarom</w:t>
        </w:r>
      </w:ins>
      <w:del w:id="110" w:author="Theo Olsthoorn" w:date="2023-12-19T22:38:00Z">
        <w:r w:rsidDel="007716CB">
          <w:rPr>
            <w:lang w:val="nl-NL"/>
          </w:rPr>
          <w:delText>of</w:delText>
        </w:r>
      </w:del>
      <w:r>
        <w:rPr>
          <w:lang w:val="nl-NL"/>
        </w:rPr>
        <w:t xml:space="preserve"> </w:t>
      </w:r>
      <w:r w:rsidR="00575BC2" w:rsidRPr="00575BC2">
        <w:rPr>
          <w:i/>
          <w:iCs/>
          <w:lang w:val="nl-NL"/>
        </w:rPr>
        <w:t>ge</w:t>
      </w:r>
      <w:r w:rsidRPr="001F6F82">
        <w:rPr>
          <w:i/>
          <w:iCs/>
          <w:lang w:val="nl-NL"/>
        </w:rPr>
        <w:t>spann</w:t>
      </w:r>
      <w:r w:rsidR="00575BC2">
        <w:rPr>
          <w:i/>
          <w:iCs/>
          <w:lang w:val="nl-NL"/>
        </w:rPr>
        <w:t>en</w:t>
      </w:r>
      <w:r>
        <w:rPr>
          <w:i/>
          <w:iCs/>
          <w:lang w:val="nl-NL"/>
        </w:rPr>
        <w:t xml:space="preserve">. </w:t>
      </w:r>
      <w:r>
        <w:rPr>
          <w:lang w:val="nl-NL"/>
        </w:rPr>
        <w:t xml:space="preserve">Een goede analoog voor </w:t>
      </w:r>
      <w:r w:rsidR="00A94186">
        <w:rPr>
          <w:lang w:val="nl-NL"/>
        </w:rPr>
        <w:t xml:space="preserve">een freatische </w:t>
      </w:r>
      <w:r>
        <w:rPr>
          <w:lang w:val="nl-NL"/>
        </w:rPr>
        <w:t xml:space="preserve">grondwaterlaag is een open vat waarin water op en neer kan bewegen en </w:t>
      </w:r>
      <w:r w:rsidR="00D07DF3">
        <w:rPr>
          <w:lang w:val="nl-NL"/>
        </w:rPr>
        <w:t xml:space="preserve">de analoog voor een gespannen grondlaag is </w:t>
      </w:r>
      <w:r>
        <w:rPr>
          <w:lang w:val="nl-NL"/>
        </w:rPr>
        <w:t xml:space="preserve">een volledig afgesloten (stalen) vat dat onder overdruk staat. </w:t>
      </w:r>
    </w:p>
    <w:p w14:paraId="1C04FF7E" w14:textId="2628426E" w:rsidR="006D6940" w:rsidRDefault="006D6940" w:rsidP="006D6940">
      <w:pPr>
        <w:rPr>
          <w:lang w:val="nl-NL"/>
        </w:rPr>
      </w:pPr>
      <w:r>
        <w:rPr>
          <w:lang w:val="nl-NL"/>
        </w:rPr>
        <w:t xml:space="preserve">De toename of afname van deze waterdruk of spanning </w:t>
      </w:r>
      <w:r w:rsidR="00D07DF3">
        <w:rPr>
          <w:lang w:val="nl-NL"/>
        </w:rPr>
        <w:t xml:space="preserve">vertaalt zich ook in </w:t>
      </w:r>
      <w:r>
        <w:rPr>
          <w:lang w:val="nl-NL"/>
        </w:rPr>
        <w:t>een stijging of daling van het grondwaterpeil in deze laag, maar deze stijging of daling gaat niet gepaard met het opvullen of ledigen van poriën aangezien</w:t>
      </w:r>
      <w:ins w:id="111" w:author="Theo Olsthoorn" w:date="2023-12-19T22:40:00Z">
        <w:r w:rsidR="007716CB">
          <w:rPr>
            <w:lang w:val="nl-NL"/>
          </w:rPr>
          <w:t xml:space="preserve"> het peil boven de top van de onderzijde van de afdekkende kleilaag blij</w:t>
        </w:r>
      </w:ins>
      <w:ins w:id="112" w:author="Theo Olsthoorn" w:date="2023-12-19T22:41:00Z">
        <w:r w:rsidR="007716CB">
          <w:rPr>
            <w:lang w:val="nl-NL"/>
          </w:rPr>
          <w:t>f</w:t>
        </w:r>
      </w:ins>
      <w:ins w:id="113" w:author="Theo Olsthoorn" w:date="2023-12-19T22:40:00Z">
        <w:r w:rsidR="007716CB">
          <w:rPr>
            <w:lang w:val="nl-NL"/>
          </w:rPr>
          <w:t xml:space="preserve">t </w:t>
        </w:r>
      </w:ins>
      <w:ins w:id="114" w:author="Theo Olsthoorn" w:date="2023-12-19T22:41:00Z">
        <w:r w:rsidR="007716CB">
          <w:rPr>
            <w:lang w:val="nl-NL"/>
          </w:rPr>
          <w:t>w</w:t>
        </w:r>
      </w:ins>
      <w:ins w:id="115" w:author="Theo Olsthoorn" w:date="2023-12-19T22:40:00Z">
        <w:r w:rsidR="007716CB">
          <w:rPr>
            <w:lang w:val="nl-NL"/>
          </w:rPr>
          <w:t>aard</w:t>
        </w:r>
      </w:ins>
      <w:ins w:id="116" w:author="Theo Olsthoorn" w:date="2023-12-19T22:41:00Z">
        <w:r w:rsidR="007716CB">
          <w:rPr>
            <w:lang w:val="nl-NL"/>
          </w:rPr>
          <w:t>oor</w:t>
        </w:r>
      </w:ins>
      <w:r>
        <w:rPr>
          <w:lang w:val="nl-NL"/>
        </w:rPr>
        <w:t xml:space="preserve"> de zandlaag volledig verzadigd blijft. De veranderingen in waterpeil (of waterdruk) worden in een dergelijke gespannen laag </w:t>
      </w:r>
      <w:r w:rsidR="00575BC2">
        <w:rPr>
          <w:lang w:val="nl-NL"/>
        </w:rPr>
        <w:t>gedreven</w:t>
      </w:r>
      <w:r>
        <w:rPr>
          <w:lang w:val="nl-NL"/>
        </w:rPr>
        <w:t xml:space="preserve"> door het inkrimpen en uitzetten van de laag zelf (naar analogie met het gesloten</w:t>
      </w:r>
      <w:r w:rsidR="00575BC2">
        <w:rPr>
          <w:lang w:val="nl-NL"/>
        </w:rPr>
        <w:t>, stalen</w:t>
      </w:r>
      <w:r>
        <w:rPr>
          <w:lang w:val="nl-NL"/>
        </w:rPr>
        <w:t xml:space="preserve"> vat: het inkrimpen of uitzetten van het vat). Bij dezelfde onttrekking of toevoeging van water zal de grondwaterpeildaling of stijging in een gespannen grondwaterlaag echter vele malen hoger zijn dan in een </w:t>
      </w:r>
      <w:r w:rsidR="00A94186">
        <w:rPr>
          <w:lang w:val="nl-NL"/>
        </w:rPr>
        <w:t>freatische</w:t>
      </w:r>
      <w:r>
        <w:rPr>
          <w:lang w:val="nl-NL"/>
        </w:rPr>
        <w:t xml:space="preserve"> grondwaterlaag, omdat het volume dat vrijkomt bij dezelfde waterpeilstijging veel kleiner is. Dit vrijkomen van water bij een bepaalde grondwaterpeildaling in een gespannen grondlaag wordt uitgedrukt als de “elastische berging”, die gemakkelijk </w:t>
      </w:r>
      <w:r w:rsidR="00575BC2">
        <w:rPr>
          <w:lang w:val="nl-NL"/>
        </w:rPr>
        <w:t>100</w:t>
      </w:r>
      <w:del w:id="117" w:author="Theo Olsthoorn" w:date="2023-12-19T22:42:00Z">
        <w:r w:rsidR="00575BC2" w:rsidDel="007716CB">
          <w:rPr>
            <w:lang w:val="nl-NL"/>
          </w:rPr>
          <w:delText xml:space="preserve">0 à </w:delText>
        </w:r>
        <w:r w:rsidDel="007716CB">
          <w:rPr>
            <w:lang w:val="nl-NL"/>
          </w:rPr>
          <w:delText>1</w:delText>
        </w:r>
        <w:r w:rsidR="00575BC2" w:rsidDel="007716CB">
          <w:rPr>
            <w:lang w:val="nl-NL"/>
          </w:rPr>
          <w:delText>0</w:delText>
        </w:r>
        <w:r w:rsidDel="007716CB">
          <w:rPr>
            <w:lang w:val="nl-NL"/>
          </w:rPr>
          <w:delText>0.00</w:delText>
        </w:r>
        <w:r w:rsidR="00D07DF3" w:rsidDel="007716CB">
          <w:rPr>
            <w:lang w:val="nl-NL"/>
          </w:rPr>
          <w:delText>0</w:delText>
        </w:r>
      </w:del>
      <w:r w:rsidR="00D07DF3">
        <w:rPr>
          <w:lang w:val="nl-NL"/>
        </w:rPr>
        <w:t xml:space="preserve"> maal</w:t>
      </w:r>
      <w:r>
        <w:rPr>
          <w:lang w:val="nl-NL"/>
        </w:rPr>
        <w:t xml:space="preserve"> kleiner is dan de vrije berging</w:t>
      </w:r>
      <w:ins w:id="118" w:author="Theo Olsthoorn" w:date="2023-12-19T22:42:00Z">
        <w:r w:rsidR="007716CB">
          <w:rPr>
            <w:lang w:val="nl-NL"/>
          </w:rPr>
          <w:t xml:space="preserve"> (</w:t>
        </w:r>
        <w:proofErr w:type="spellStart"/>
        <w:r w:rsidR="007716CB">
          <w:rPr>
            <w:lang w:val="nl-NL"/>
          </w:rPr>
          <w:t>Sy</w:t>
        </w:r>
        <w:proofErr w:type="spellEnd"/>
        <w:r w:rsidR="007716CB">
          <w:rPr>
            <w:lang w:val="nl-NL"/>
          </w:rPr>
          <w:t>=0.</w:t>
        </w:r>
      </w:ins>
      <w:ins w:id="119" w:author="Theo Olsthoorn" w:date="2023-12-19T22:43:00Z">
        <w:r w:rsidR="007716CB">
          <w:rPr>
            <w:lang w:val="nl-NL"/>
          </w:rPr>
          <w:t>1, S=0.001)</w:t>
        </w:r>
      </w:ins>
      <w:r>
        <w:rPr>
          <w:lang w:val="nl-NL"/>
        </w:rPr>
        <w:t xml:space="preserve">. Een gespannen grondwaterlaag kan vrij worden wanneer de grondwaterpeilen dalen tot onder de top van deze laag, door bijvoorbeeld veel water uit deze laag weg te pompen. </w:t>
      </w:r>
      <w:ins w:id="120" w:author="Theo Olsthoorn" w:date="2023-12-19T22:44:00Z">
        <w:r w:rsidR="007716CB">
          <w:rPr>
            <w:lang w:val="nl-NL"/>
          </w:rPr>
          <w:t xml:space="preserve">Afgesloten </w:t>
        </w:r>
      </w:ins>
      <w:del w:id="121" w:author="Theo Olsthoorn" w:date="2023-12-19T22:44:00Z">
        <w:r w:rsidDel="007716CB">
          <w:rPr>
            <w:lang w:val="nl-NL"/>
          </w:rPr>
          <w:delText xml:space="preserve">Soms wordt een </w:delText>
        </w:r>
      </w:del>
      <w:r>
        <w:rPr>
          <w:lang w:val="nl-NL"/>
        </w:rPr>
        <w:t xml:space="preserve">grondwaterlaag </w:t>
      </w:r>
      <w:ins w:id="122" w:author="Theo Olsthoorn" w:date="2023-12-19T22:44:00Z">
        <w:r w:rsidR="007716CB">
          <w:rPr>
            <w:lang w:val="nl-NL"/>
          </w:rPr>
          <w:t xml:space="preserve">worden doorgaans </w:t>
        </w:r>
      </w:ins>
      <w:r>
        <w:rPr>
          <w:lang w:val="nl-NL"/>
        </w:rPr>
        <w:t xml:space="preserve">als </w:t>
      </w:r>
      <w:r w:rsidRPr="00D07DF3">
        <w:rPr>
          <w:i/>
          <w:iCs/>
          <w:lang w:val="nl-NL"/>
        </w:rPr>
        <w:t>half-gespannen</w:t>
      </w:r>
      <w:r>
        <w:rPr>
          <w:lang w:val="nl-NL"/>
        </w:rPr>
        <w:t xml:space="preserve"> of </w:t>
      </w:r>
      <w:r w:rsidRPr="00D07DF3">
        <w:rPr>
          <w:i/>
          <w:iCs/>
          <w:lang w:val="nl-NL"/>
        </w:rPr>
        <w:t>semi-gespannen</w:t>
      </w:r>
      <w:r>
        <w:rPr>
          <w:lang w:val="nl-NL"/>
        </w:rPr>
        <w:t xml:space="preserve"> beschouwd </w:t>
      </w:r>
      <w:del w:id="123" w:author="Theo Olsthoorn" w:date="2023-12-19T22:44:00Z">
        <w:r w:rsidDel="007716CB">
          <w:rPr>
            <w:lang w:val="nl-NL"/>
          </w:rPr>
          <w:delText xml:space="preserve">wanneer </w:delText>
        </w:r>
      </w:del>
      <w:ins w:id="124" w:author="Theo Olsthoorn" w:date="2023-12-19T22:44:00Z">
        <w:r w:rsidR="007716CB">
          <w:rPr>
            <w:lang w:val="nl-NL"/>
          </w:rPr>
          <w:t>omdat</w:t>
        </w:r>
        <w:r w:rsidR="007716CB">
          <w:rPr>
            <w:lang w:val="nl-NL"/>
          </w:rPr>
          <w:t xml:space="preserve"> </w:t>
        </w:r>
      </w:ins>
      <w:r>
        <w:rPr>
          <w:lang w:val="nl-NL"/>
        </w:rPr>
        <w:t xml:space="preserve">de bovenliggende laag niet </w:t>
      </w:r>
      <w:ins w:id="125" w:author="Theo Olsthoorn" w:date="2023-12-19T22:44:00Z">
        <w:r w:rsidR="007716CB">
          <w:rPr>
            <w:lang w:val="nl-NL"/>
          </w:rPr>
          <w:t xml:space="preserve">normaliter sterk </w:t>
        </w:r>
      </w:ins>
      <w:del w:id="126" w:author="Theo Olsthoorn" w:date="2023-12-19T22:44:00Z">
        <w:r w:rsidDel="007716CB">
          <w:rPr>
            <w:lang w:val="nl-NL"/>
          </w:rPr>
          <w:delText xml:space="preserve">sterk </w:delText>
        </w:r>
      </w:del>
      <w:ins w:id="127" w:author="Theo Olsthoorn" w:date="2023-12-19T22:44:00Z">
        <w:r w:rsidR="007716CB">
          <w:rPr>
            <w:lang w:val="nl-NL"/>
          </w:rPr>
          <w:t xml:space="preserve"> </w:t>
        </w:r>
      </w:ins>
      <w:r>
        <w:rPr>
          <w:lang w:val="nl-NL"/>
        </w:rPr>
        <w:t>waterremmend is</w:t>
      </w:r>
      <w:ins w:id="128" w:author="Theo Olsthoorn" w:date="2023-12-19T22:45:00Z">
        <w:r w:rsidR="007716CB">
          <w:rPr>
            <w:lang w:val="nl-NL"/>
          </w:rPr>
          <w:t xml:space="preserve"> maar niet waterdicht</w:t>
        </w:r>
      </w:ins>
      <w:r>
        <w:rPr>
          <w:lang w:val="nl-NL"/>
        </w:rPr>
        <w:t>.</w:t>
      </w:r>
      <w:r w:rsidR="00A838A8">
        <w:rPr>
          <w:lang w:val="nl-NL"/>
        </w:rPr>
        <w:t xml:space="preserve"> Aan de kust komen veel </w:t>
      </w:r>
      <w:proofErr w:type="spellStart"/>
      <w:r w:rsidR="00A838A8">
        <w:rPr>
          <w:lang w:val="nl-NL"/>
        </w:rPr>
        <w:t>halfgespannen</w:t>
      </w:r>
      <w:proofErr w:type="spellEnd"/>
      <w:r w:rsidR="00A838A8">
        <w:rPr>
          <w:lang w:val="nl-NL"/>
        </w:rPr>
        <w:t xml:space="preserve"> zandlagen voor onder een dunne laag polderklei.</w:t>
      </w:r>
    </w:p>
    <w:p w14:paraId="06CA41EB" w14:textId="619921C6" w:rsidR="006D6940" w:rsidRDefault="006D6940" w:rsidP="006D6940">
      <w:pPr>
        <w:rPr>
          <w:lang w:val="nl-NL"/>
        </w:rPr>
      </w:pPr>
      <w:r>
        <w:rPr>
          <w:lang w:val="nl-NL"/>
        </w:rPr>
        <w:t xml:space="preserve">Het onderscheid tussen een </w:t>
      </w:r>
      <w:r w:rsidR="00A94186">
        <w:rPr>
          <w:lang w:val="nl-NL"/>
        </w:rPr>
        <w:t>freatische</w:t>
      </w:r>
      <w:r>
        <w:rPr>
          <w:lang w:val="nl-NL"/>
        </w:rPr>
        <w:t xml:space="preserve"> en gespannen grondwaterlaag is belangrijk omdat de reactie op grondwateringrepen </w:t>
      </w:r>
      <w:r w:rsidR="004D50CC">
        <w:rPr>
          <w:lang w:val="nl-NL"/>
        </w:rPr>
        <w:t>in</w:t>
      </w:r>
      <w:r>
        <w:rPr>
          <w:lang w:val="nl-NL"/>
        </w:rPr>
        <w:t xml:space="preserve"> beide</w:t>
      </w:r>
      <w:r w:rsidR="004D50CC">
        <w:rPr>
          <w:lang w:val="nl-NL"/>
        </w:rPr>
        <w:t xml:space="preserve"> systemen</w:t>
      </w:r>
      <w:r>
        <w:rPr>
          <w:lang w:val="nl-NL"/>
        </w:rPr>
        <w:t xml:space="preserve"> </w:t>
      </w:r>
      <w:ins w:id="129" w:author="Theo Olsthoorn" w:date="2023-12-19T22:46:00Z">
        <w:r w:rsidR="007716CB">
          <w:rPr>
            <w:lang w:val="nl-NL"/>
          </w:rPr>
          <w:t xml:space="preserve">een </w:t>
        </w:r>
      </w:ins>
      <w:r>
        <w:rPr>
          <w:lang w:val="nl-NL"/>
        </w:rPr>
        <w:t>zeer verschillend</w:t>
      </w:r>
      <w:ins w:id="130" w:author="Theo Olsthoorn" w:date="2023-12-19T22:46:00Z">
        <w:r w:rsidR="007716CB">
          <w:rPr>
            <w:lang w:val="nl-NL"/>
          </w:rPr>
          <w:t>e dynamiek heeft</w:t>
        </w:r>
      </w:ins>
      <w:del w:id="131" w:author="Theo Olsthoorn" w:date="2023-12-19T22:46:00Z">
        <w:r w:rsidDel="007716CB">
          <w:rPr>
            <w:lang w:val="nl-NL"/>
          </w:rPr>
          <w:delText xml:space="preserve"> is</w:delText>
        </w:r>
      </w:del>
      <w:r>
        <w:rPr>
          <w:lang w:val="nl-NL"/>
        </w:rPr>
        <w:t xml:space="preserve">. Bij een gespannen grondwaterlaag </w:t>
      </w:r>
      <w:ins w:id="132" w:author="Theo Olsthoorn" w:date="2023-12-19T22:46:00Z">
        <w:r w:rsidR="007716CB">
          <w:rPr>
            <w:lang w:val="nl-NL"/>
          </w:rPr>
          <w:t>reikt</w:t>
        </w:r>
      </w:ins>
      <w:del w:id="133" w:author="Theo Olsthoorn" w:date="2023-12-19T22:46:00Z">
        <w:r w:rsidDel="007716CB">
          <w:rPr>
            <w:lang w:val="nl-NL"/>
          </w:rPr>
          <w:delText>is</w:delText>
        </w:r>
      </w:del>
      <w:r>
        <w:rPr>
          <w:lang w:val="nl-NL"/>
        </w:rPr>
        <w:t xml:space="preserve"> de reactie op de grondwaterpeilen </w:t>
      </w:r>
      <w:r w:rsidR="004D50CC">
        <w:rPr>
          <w:lang w:val="nl-NL"/>
        </w:rPr>
        <w:t xml:space="preserve">over het algemeen </w:t>
      </w:r>
      <w:r>
        <w:rPr>
          <w:lang w:val="nl-NL"/>
        </w:rPr>
        <w:t xml:space="preserve">veel </w:t>
      </w:r>
      <w:ins w:id="134" w:author="Theo Olsthoorn" w:date="2023-12-19T22:46:00Z">
        <w:r w:rsidR="007716CB">
          <w:rPr>
            <w:lang w:val="nl-NL"/>
          </w:rPr>
          <w:t>verder en is zij veel</w:t>
        </w:r>
      </w:ins>
      <w:del w:id="135" w:author="Theo Olsthoorn" w:date="2023-12-19T22:46:00Z">
        <w:r w:rsidR="00016D4B" w:rsidDel="007716CB">
          <w:rPr>
            <w:lang w:val="nl-NL"/>
          </w:rPr>
          <w:delText>groter</w:delText>
        </w:r>
        <w:r w:rsidDel="007716CB">
          <w:rPr>
            <w:lang w:val="nl-NL"/>
          </w:rPr>
          <w:delText xml:space="preserve"> en</w:delText>
        </w:r>
      </w:del>
      <w:r>
        <w:rPr>
          <w:lang w:val="nl-NL"/>
        </w:rPr>
        <w:t xml:space="preserve"> sneller door de lagere elastische berging.</w:t>
      </w:r>
      <w:r w:rsidR="00114965">
        <w:rPr>
          <w:lang w:val="nl-NL"/>
        </w:rPr>
        <w:t xml:space="preserve"> Anderzijds kan de volledige recuperatie van een grondwaterpeil na een onttrekking in een gespannen aquifer soms veel langer duren aangezien de grondwatervoeding van de aquifer veel trager verloopt</w:t>
      </w:r>
      <w:ins w:id="136" w:author="Theo Olsthoorn" w:date="2023-12-19T22:47:00Z">
        <w:r w:rsidR="007716CB">
          <w:rPr>
            <w:lang w:val="nl-NL"/>
          </w:rPr>
          <w:t xml:space="preserve"> (ik geloof niet dat ik het hiermee eens ben)</w:t>
        </w:r>
      </w:ins>
      <w:r w:rsidR="00114965">
        <w:rPr>
          <w:lang w:val="nl-NL"/>
        </w:rPr>
        <w:t>.</w:t>
      </w:r>
    </w:p>
    <w:p w14:paraId="184F903E" w14:textId="790DF336" w:rsidR="006D6940" w:rsidRDefault="006D6940" w:rsidP="006D6940">
      <w:pPr>
        <w:pStyle w:val="Heading2"/>
        <w:rPr>
          <w:lang w:val="nl-NL"/>
        </w:rPr>
      </w:pPr>
      <w:bookmarkStart w:id="137" w:name="_Toc153281651"/>
      <w:r>
        <w:rPr>
          <w:lang w:val="nl-NL"/>
        </w:rPr>
        <w:t>Hoe worden grondwaterpeilen</w:t>
      </w:r>
      <w:r w:rsidR="00445ED2">
        <w:rPr>
          <w:lang w:val="nl-NL"/>
        </w:rPr>
        <w:t xml:space="preserve"> en grondwaterstroming</w:t>
      </w:r>
      <w:r>
        <w:rPr>
          <w:lang w:val="nl-NL"/>
        </w:rPr>
        <w:t xml:space="preserve"> gemeten?</w:t>
      </w:r>
      <w:bookmarkEnd w:id="137"/>
    </w:p>
    <w:p w14:paraId="3F5D5305" w14:textId="6E0375A4" w:rsidR="006D6940" w:rsidRDefault="006D6940" w:rsidP="006D6940">
      <w:pPr>
        <w:rPr>
          <w:lang w:val="nl-NL"/>
        </w:rPr>
      </w:pPr>
      <w:r>
        <w:rPr>
          <w:lang w:val="nl-NL"/>
        </w:rPr>
        <w:t xml:space="preserve">Het grondwaterpeil wordt gemeten door handmatig of machinaal een rond gat te boren in de grond waarin een </w:t>
      </w:r>
      <w:r w:rsidR="004D50CC">
        <w:rPr>
          <w:lang w:val="nl-NL"/>
        </w:rPr>
        <w:t>(</w:t>
      </w:r>
      <w:r>
        <w:rPr>
          <w:lang w:val="nl-NL"/>
        </w:rPr>
        <w:t>peil</w:t>
      </w:r>
      <w:r w:rsidR="004D50CC">
        <w:rPr>
          <w:lang w:val="nl-NL"/>
        </w:rPr>
        <w:t>)</w:t>
      </w:r>
      <w:r>
        <w:rPr>
          <w:lang w:val="nl-NL"/>
        </w:rPr>
        <w:t xml:space="preserve">buis wordt geplaatst. Deze peilbuis is normaal gezien een plastic (PVC of HDPE) buis met </w:t>
      </w:r>
      <w:r w:rsidR="004D50CC">
        <w:rPr>
          <w:lang w:val="nl-NL"/>
        </w:rPr>
        <w:t xml:space="preserve">een </w:t>
      </w:r>
      <w:r>
        <w:rPr>
          <w:lang w:val="nl-NL"/>
        </w:rPr>
        <w:t xml:space="preserve">buitendiameter </w:t>
      </w:r>
      <w:r w:rsidR="004D50CC">
        <w:rPr>
          <w:lang w:val="nl-NL"/>
        </w:rPr>
        <w:t xml:space="preserve">van </w:t>
      </w:r>
      <w:r>
        <w:rPr>
          <w:lang w:val="nl-NL"/>
        </w:rPr>
        <w:t>3</w:t>
      </w:r>
      <w:r w:rsidR="004D50CC">
        <w:rPr>
          <w:lang w:val="nl-NL"/>
        </w:rPr>
        <w:t>,</w:t>
      </w:r>
      <w:r>
        <w:rPr>
          <w:lang w:val="nl-NL"/>
        </w:rPr>
        <w:t>2</w:t>
      </w:r>
      <w:r w:rsidR="004D50CC">
        <w:rPr>
          <w:lang w:val="nl-NL"/>
        </w:rPr>
        <w:t xml:space="preserve">; 5,0 of </w:t>
      </w:r>
      <w:r>
        <w:rPr>
          <w:lang w:val="nl-NL"/>
        </w:rPr>
        <w:t>6</w:t>
      </w:r>
      <w:r w:rsidR="004D50CC">
        <w:rPr>
          <w:lang w:val="nl-NL"/>
        </w:rPr>
        <w:t>,</w:t>
      </w:r>
      <w:r>
        <w:rPr>
          <w:lang w:val="nl-NL"/>
        </w:rPr>
        <w:t>3 </w:t>
      </w:r>
      <w:r w:rsidR="004D50CC">
        <w:rPr>
          <w:lang w:val="nl-NL"/>
        </w:rPr>
        <w:t>c</w:t>
      </w:r>
      <w:r>
        <w:rPr>
          <w:lang w:val="nl-NL"/>
        </w:rPr>
        <w:t xml:space="preserve">m, die </w:t>
      </w:r>
      <w:r w:rsidR="004D50CC">
        <w:rPr>
          <w:lang w:val="nl-NL"/>
        </w:rPr>
        <w:t>in de onderste meter(s)</w:t>
      </w:r>
      <w:r>
        <w:rPr>
          <w:lang w:val="nl-NL"/>
        </w:rPr>
        <w:t xml:space="preserve"> </w:t>
      </w:r>
      <w:ins w:id="138" w:author="Theo Olsthoorn" w:date="2023-12-19T22:48:00Z">
        <w:r w:rsidR="00A9339A">
          <w:rPr>
            <w:lang w:val="nl-NL"/>
          </w:rPr>
          <w:t>nauwe</w:t>
        </w:r>
      </w:ins>
      <w:del w:id="139" w:author="Theo Olsthoorn" w:date="2023-12-19T22:48:00Z">
        <w:r w:rsidDel="00A9339A">
          <w:rPr>
            <w:lang w:val="nl-NL"/>
          </w:rPr>
          <w:delText>dunne</w:delText>
        </w:r>
      </w:del>
      <w:r>
        <w:rPr>
          <w:lang w:val="nl-NL"/>
        </w:rPr>
        <w:t xml:space="preserve"> filterspleten heeft waar het grondwater kan binnenstromen. De ruimte tussen het boorgat en de buis met de filterspleten wordt opgevuld met goed doorlatend filterzand, dat ervoor zorgt dat de gronddeeltjes niet via de filterspleten de peilbuis kunnen binnenstromen. Het waterpeil in de peilbuis geeft het grondwaterpeil aan, en kan </w:t>
      </w:r>
      <w:r w:rsidR="003F10AA">
        <w:rPr>
          <w:lang w:val="nl-NL"/>
        </w:rPr>
        <w:t xml:space="preserve">handmatig </w:t>
      </w:r>
      <w:r>
        <w:rPr>
          <w:lang w:val="nl-NL"/>
        </w:rPr>
        <w:t>gemeten worden door een peillint of automatisch peilsensor</w:t>
      </w:r>
      <w:r w:rsidR="003F10AA">
        <w:rPr>
          <w:lang w:val="nl-NL"/>
        </w:rPr>
        <w:t xml:space="preserve"> (meestal een druksensor)</w:t>
      </w:r>
      <w:r>
        <w:rPr>
          <w:lang w:val="nl-NL"/>
        </w:rPr>
        <w:t xml:space="preserve">. Tegenwoordig bestaan er sensors verbonden met een logger die de peilingen bijvoorbeeld elke minuut automatisch opslaan en doorsturen naar een server. Door </w:t>
      </w:r>
      <w:del w:id="140" w:author="Theo Olsthoorn" w:date="2023-12-19T22:49:00Z">
        <w:r w:rsidDel="00A9339A">
          <w:rPr>
            <w:lang w:val="nl-NL"/>
          </w:rPr>
          <w:delText xml:space="preserve">verschillende </w:delText>
        </w:r>
      </w:del>
      <w:r>
        <w:rPr>
          <w:lang w:val="nl-NL"/>
        </w:rPr>
        <w:t xml:space="preserve">peilfilters op </w:t>
      </w:r>
      <w:ins w:id="141" w:author="Theo Olsthoorn" w:date="2023-12-19T22:49:00Z">
        <w:r w:rsidR="00A9339A">
          <w:rPr>
            <w:lang w:val="nl-NL"/>
          </w:rPr>
          <w:t>verschillende</w:t>
        </w:r>
      </w:ins>
      <w:del w:id="142" w:author="Theo Olsthoorn" w:date="2023-12-19T22:49:00Z">
        <w:r w:rsidDel="00A9339A">
          <w:rPr>
            <w:lang w:val="nl-NL"/>
          </w:rPr>
          <w:delText>andere</w:delText>
        </w:r>
      </w:del>
      <w:r>
        <w:rPr>
          <w:lang w:val="nl-NL"/>
        </w:rPr>
        <w:t xml:space="preserve"> dieptes te plaatsen, kunnen de peilen ook op verschillende dieptes gemeten worden.</w:t>
      </w:r>
      <w:r w:rsidR="003F10AA">
        <w:rPr>
          <w:lang w:val="nl-NL"/>
        </w:rPr>
        <w:t xml:space="preserve"> Dit soort peilbuizen worden strikt genomen </w:t>
      </w:r>
      <w:proofErr w:type="spellStart"/>
      <w:r w:rsidR="003F10AA">
        <w:rPr>
          <w:lang w:val="nl-NL"/>
        </w:rPr>
        <w:t>piëzometers</w:t>
      </w:r>
      <w:proofErr w:type="spellEnd"/>
      <w:r w:rsidR="003F10AA">
        <w:rPr>
          <w:lang w:val="nl-NL"/>
        </w:rPr>
        <w:t xml:space="preserve"> genoemd (</w:t>
      </w:r>
      <w:r w:rsidR="003F10AA">
        <w:rPr>
          <w:lang w:val="nl-NL"/>
        </w:rPr>
        <w:fldChar w:fldCharType="begin"/>
      </w:r>
      <w:r w:rsidR="003F10AA">
        <w:rPr>
          <w:lang w:val="nl-NL"/>
        </w:rPr>
        <w:instrText xml:space="preserve"> REF _Ref150271840 </w:instrText>
      </w:r>
      <w:r w:rsidR="003F10AA">
        <w:rPr>
          <w:lang w:val="nl-NL"/>
        </w:rPr>
        <w:fldChar w:fldCharType="separate"/>
      </w:r>
      <w:r w:rsidR="00BA77BD">
        <w:t xml:space="preserve">Figuur </w:t>
      </w:r>
      <w:r w:rsidR="00BA77BD">
        <w:rPr>
          <w:noProof/>
        </w:rPr>
        <w:t>3</w:t>
      </w:r>
      <w:r w:rsidR="003F10AA">
        <w:rPr>
          <w:lang w:val="nl-NL"/>
        </w:rPr>
        <w:fldChar w:fldCharType="end"/>
      </w:r>
      <w:r w:rsidR="003F10AA">
        <w:rPr>
          <w:lang w:val="nl-NL"/>
        </w:rPr>
        <w:t>).</w:t>
      </w:r>
    </w:p>
    <w:p w14:paraId="7A46BF01" w14:textId="0D9A4E79" w:rsidR="006D6940" w:rsidRDefault="006D6940" w:rsidP="006D6940">
      <w:pPr>
        <w:rPr>
          <w:lang w:val="nl-NL"/>
        </w:rPr>
      </w:pPr>
      <w:r>
        <w:rPr>
          <w:lang w:val="nl-NL"/>
        </w:rPr>
        <w:t xml:space="preserve">Grondwaterstroming is </w:t>
      </w:r>
      <w:ins w:id="143" w:author="Theo Olsthoorn" w:date="2023-12-19T22:50:00Z">
        <w:r w:rsidR="00A9339A">
          <w:rPr>
            <w:lang w:val="nl-NL"/>
          </w:rPr>
          <w:t xml:space="preserve">zelden </w:t>
        </w:r>
      </w:ins>
      <w:del w:id="144" w:author="Theo Olsthoorn" w:date="2023-12-19T22:50:00Z">
        <w:r w:rsidDel="00A9339A">
          <w:rPr>
            <w:lang w:val="nl-NL"/>
          </w:rPr>
          <w:delText xml:space="preserve">veel moeilijker </w:delText>
        </w:r>
      </w:del>
      <w:r>
        <w:rPr>
          <w:lang w:val="nl-NL"/>
        </w:rPr>
        <w:t xml:space="preserve">rechtstreeks </w:t>
      </w:r>
      <w:del w:id="145" w:author="Theo Olsthoorn" w:date="2023-12-19T22:50:00Z">
        <w:r w:rsidDel="00A9339A">
          <w:rPr>
            <w:lang w:val="nl-NL"/>
          </w:rPr>
          <w:delText xml:space="preserve">op </w:delText>
        </w:r>
      </w:del>
      <w:r>
        <w:rPr>
          <w:lang w:val="nl-NL"/>
        </w:rPr>
        <w:t xml:space="preserve">te meten. In de meeste gevallen worden de grondwaterstromingen berekend op basis van </w:t>
      </w:r>
      <w:r w:rsidR="003F10AA">
        <w:rPr>
          <w:lang w:val="nl-NL"/>
        </w:rPr>
        <w:t>peil</w:t>
      </w:r>
      <w:r>
        <w:rPr>
          <w:lang w:val="nl-NL"/>
        </w:rPr>
        <w:t xml:space="preserve">metingen in meerdere peilbuizen op </w:t>
      </w:r>
      <w:r w:rsidR="00EC3762">
        <w:rPr>
          <w:lang w:val="nl-NL"/>
        </w:rPr>
        <w:t xml:space="preserve">een </w:t>
      </w:r>
      <w:r>
        <w:rPr>
          <w:lang w:val="nl-NL"/>
        </w:rPr>
        <w:t>afstand van elkaar</w:t>
      </w:r>
      <w:r w:rsidR="003F10AA">
        <w:rPr>
          <w:lang w:val="nl-NL"/>
        </w:rPr>
        <w:t>.</w:t>
      </w:r>
      <w:r>
        <w:rPr>
          <w:lang w:val="nl-NL"/>
        </w:rPr>
        <w:t xml:space="preserve"> </w:t>
      </w:r>
      <w:r w:rsidR="003F10AA">
        <w:rPr>
          <w:lang w:val="nl-NL"/>
        </w:rPr>
        <w:t>U</w:t>
      </w:r>
      <w:r>
        <w:rPr>
          <w:lang w:val="nl-NL"/>
        </w:rPr>
        <w:t xml:space="preserve">it de </w:t>
      </w:r>
      <w:r w:rsidR="003F10AA">
        <w:rPr>
          <w:lang w:val="nl-NL"/>
        </w:rPr>
        <w:t xml:space="preserve">onderlinge </w:t>
      </w:r>
      <w:r>
        <w:rPr>
          <w:lang w:val="nl-NL"/>
        </w:rPr>
        <w:t>peilverschillen</w:t>
      </w:r>
      <w:r w:rsidR="003F10AA">
        <w:rPr>
          <w:lang w:val="nl-NL"/>
        </w:rPr>
        <w:t xml:space="preserve"> en afstanden</w:t>
      </w:r>
      <w:r>
        <w:rPr>
          <w:lang w:val="nl-NL"/>
        </w:rPr>
        <w:t xml:space="preserve"> </w:t>
      </w:r>
      <w:r w:rsidR="003F10AA">
        <w:rPr>
          <w:lang w:val="nl-NL"/>
        </w:rPr>
        <w:t xml:space="preserve">kan </w:t>
      </w:r>
      <w:r>
        <w:rPr>
          <w:lang w:val="nl-NL"/>
        </w:rPr>
        <w:t xml:space="preserve">de grondwaterstromingsrichting en </w:t>
      </w:r>
      <w:r w:rsidR="003F10AA">
        <w:rPr>
          <w:lang w:val="nl-NL"/>
        </w:rPr>
        <w:noBreakHyphen/>
      </w:r>
      <w:r>
        <w:rPr>
          <w:lang w:val="nl-NL"/>
        </w:rPr>
        <w:t>snelheid afgeleid</w:t>
      </w:r>
      <w:r w:rsidR="003F10AA">
        <w:rPr>
          <w:lang w:val="nl-NL"/>
        </w:rPr>
        <w:t xml:space="preserve"> worden tussen de peilbuizen</w:t>
      </w:r>
      <w:r>
        <w:rPr>
          <w:lang w:val="nl-NL"/>
        </w:rPr>
        <w:t>.</w:t>
      </w:r>
    </w:p>
    <w:p w14:paraId="5E09D9B2" w14:textId="77777777" w:rsidR="00445ED2" w:rsidRDefault="00445ED2" w:rsidP="00445ED2">
      <w:pPr>
        <w:keepNext/>
        <w:jc w:val="center"/>
      </w:pPr>
      <w:r>
        <w:rPr>
          <w:noProof/>
        </w:rPr>
        <w:drawing>
          <wp:inline distT="0" distB="0" distL="0" distR="0" wp14:anchorId="57E2FA73" wp14:editId="038747B4">
            <wp:extent cx="4320000" cy="3072104"/>
            <wp:effectExtent l="0" t="0" r="4445" b="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l="7638" r="5787"/>
                    <a:stretch/>
                  </pic:blipFill>
                  <pic:spPr bwMode="auto">
                    <a:xfrm>
                      <a:off x="0" y="0"/>
                      <a:ext cx="4320000" cy="3072104"/>
                    </a:xfrm>
                    <a:prstGeom prst="rect">
                      <a:avLst/>
                    </a:prstGeom>
                    <a:noFill/>
                    <a:ln>
                      <a:noFill/>
                    </a:ln>
                    <a:extLst>
                      <a:ext uri="{53640926-AAD7-44D8-BBD7-CCE9431645EC}">
                        <a14:shadowObscured xmlns:a14="http://schemas.microsoft.com/office/drawing/2010/main"/>
                      </a:ext>
                    </a:extLst>
                  </pic:spPr>
                </pic:pic>
              </a:graphicData>
            </a:graphic>
          </wp:inline>
        </w:drawing>
      </w:r>
    </w:p>
    <w:p w14:paraId="261DBDDF" w14:textId="426BD7E7" w:rsidR="00445ED2" w:rsidRDefault="00445ED2" w:rsidP="00445ED2">
      <w:pPr>
        <w:pStyle w:val="Bijschriftfiguren"/>
        <w:rPr>
          <w:lang w:val="nl-NL"/>
        </w:rPr>
      </w:pPr>
      <w:bookmarkStart w:id="146" w:name="_Ref150271840"/>
      <w:r>
        <w:t xml:space="preserve">Figuur </w:t>
      </w:r>
      <w:r w:rsidR="00000000">
        <w:fldChar w:fldCharType="begin"/>
      </w:r>
      <w:r w:rsidR="00000000">
        <w:instrText xml:space="preserve"> SEQ Figuur \* ARABIC </w:instrText>
      </w:r>
      <w:r w:rsidR="00000000">
        <w:fldChar w:fldCharType="separate"/>
      </w:r>
      <w:r w:rsidR="00BA77BD">
        <w:rPr>
          <w:noProof/>
        </w:rPr>
        <w:t>3</w:t>
      </w:r>
      <w:r w:rsidR="00000000">
        <w:rPr>
          <w:noProof/>
        </w:rPr>
        <w:fldChar w:fldCharType="end"/>
      </w:r>
      <w:bookmarkEnd w:id="146"/>
      <w:r>
        <w:t>: Schematische afbeelding van een peilbuis en een piëzometer (</w:t>
      </w:r>
      <w:r w:rsidR="00320EF0">
        <w:t xml:space="preserve">overgenomen van </w:t>
      </w:r>
      <w:r w:rsidR="00000000">
        <w:fldChar w:fldCharType="begin"/>
      </w:r>
      <w:r w:rsidR="00000000">
        <w:instrText>HYPERLINK "http://www.ecopedia.be"</w:instrText>
      </w:r>
      <w:r w:rsidR="00000000">
        <w:fldChar w:fldCharType="separate"/>
      </w:r>
      <w:r w:rsidR="00320EF0" w:rsidRPr="00CE67E4">
        <w:rPr>
          <w:rStyle w:val="Hyperlink"/>
        </w:rPr>
        <w:t>www.ecopedia.be</w:t>
      </w:r>
      <w:r w:rsidR="00000000">
        <w:rPr>
          <w:rStyle w:val="Hyperlink"/>
        </w:rPr>
        <w:fldChar w:fldCharType="end"/>
      </w:r>
      <w:r>
        <w:t>).</w:t>
      </w:r>
      <w:ins w:id="147" w:author="Theo Olsthoorn" w:date="2023-12-19T22:52:00Z">
        <w:r w:rsidR="00A9339A">
          <w:t xml:space="preserve"> Wat is een piezometer anders dan een peilbuis</w:t>
        </w:r>
      </w:ins>
      <w:ins w:id="148" w:author="Theo Olsthoorn" w:date="2023-12-19T22:57:00Z">
        <w:r w:rsidR="00A9339A">
          <w:t>. Een piezometer is gewoon een buis specified om de stijghoogte te meten, dus open aan bovenzijde en met een kort filter</w:t>
        </w:r>
        <w:r w:rsidR="008A2B88">
          <w:t xml:space="preserve"> zodat duidel</w:t>
        </w:r>
      </w:ins>
      <w:ins w:id="149" w:author="Theo Olsthoorn" w:date="2023-12-19T22:58:00Z">
        <w:r w:rsidR="008A2B88">
          <w:t>ijk is voor welke diepte de stijghoogte geldt</w:t>
        </w:r>
      </w:ins>
      <w:ins w:id="150" w:author="Theo Olsthoorn" w:date="2023-12-19T22:52:00Z">
        <w:r w:rsidR="00A9339A">
          <w:t>?</w:t>
        </w:r>
      </w:ins>
      <w:ins w:id="151" w:author="Theo Olsthoorn" w:date="2023-12-19T22:59:00Z">
        <w:r w:rsidR="008A2B88">
          <w:t xml:space="preserve"> Ik heb er verschillende boeken op nagekeken. De rechterbuis is eerder een freatische put/bron.</w:t>
        </w:r>
      </w:ins>
    </w:p>
    <w:p w14:paraId="125AF0FD" w14:textId="3C1FEB13" w:rsidR="00445ED2" w:rsidRDefault="00445ED2" w:rsidP="00445ED2">
      <w:pPr>
        <w:pStyle w:val="Heading2"/>
        <w:rPr>
          <w:lang w:val="nl-NL"/>
        </w:rPr>
      </w:pPr>
      <w:bookmarkStart w:id="152" w:name="_Toc153281652"/>
      <w:r>
        <w:rPr>
          <w:lang w:val="nl-NL"/>
        </w:rPr>
        <w:t xml:space="preserve">Hoe worden grondwaterpeilen en </w:t>
      </w:r>
      <w:r>
        <w:rPr>
          <w:lang w:val="nl-NL"/>
        </w:rPr>
        <w:noBreakHyphen/>
        <w:t>stromingen berekend?</w:t>
      </w:r>
      <w:bookmarkEnd w:id="152"/>
    </w:p>
    <w:p w14:paraId="2F8A0B4D" w14:textId="61A12B81" w:rsidR="00445ED2" w:rsidRDefault="00445ED2" w:rsidP="00445ED2">
      <w:pPr>
        <w:rPr>
          <w:lang w:val="nl-NL"/>
        </w:rPr>
      </w:pPr>
      <w:r>
        <w:rPr>
          <w:lang w:val="nl-NL"/>
        </w:rPr>
        <w:t>Er zijn veel verschillende methoden om grondwaterpeilen en grondwaterstromingen te berekenen op plaatsen</w:t>
      </w:r>
      <w:r w:rsidR="009D2DE0">
        <w:rPr>
          <w:lang w:val="nl-NL"/>
        </w:rPr>
        <w:t xml:space="preserve"> en/of tijdstippen</w:t>
      </w:r>
      <w:r>
        <w:rPr>
          <w:lang w:val="nl-NL"/>
        </w:rPr>
        <w:t xml:space="preserve"> waar geen metingen voorhanden zijn. In hoofdzaak worden de volgende methoden het meeste toegepast:</w:t>
      </w:r>
    </w:p>
    <w:p w14:paraId="13A36562" w14:textId="48220143" w:rsidR="00445ED2" w:rsidRDefault="00445ED2" w:rsidP="00445ED2">
      <w:pPr>
        <w:pStyle w:val="ListParagraph"/>
        <w:numPr>
          <w:ilvl w:val="0"/>
          <w:numId w:val="34"/>
        </w:numPr>
        <w:rPr>
          <w:lang w:val="nl-NL"/>
        </w:rPr>
      </w:pPr>
      <w:r w:rsidRPr="00445ED2">
        <w:rPr>
          <w:u w:val="single"/>
          <w:lang w:val="nl-NL"/>
        </w:rPr>
        <w:t>Analytische formules</w:t>
      </w:r>
      <w:r w:rsidR="00303019">
        <w:rPr>
          <w:lang w:val="nl-NL"/>
        </w:rPr>
        <w:t>:</w:t>
      </w:r>
      <w:r>
        <w:rPr>
          <w:lang w:val="nl-NL"/>
        </w:rPr>
        <w:t xml:space="preserve"> dit zijn wiskundige vergelijkingen die </w:t>
      </w:r>
      <w:ins w:id="153" w:author="Theo Olsthoorn" w:date="2023-12-19T23:00:00Z">
        <w:r w:rsidR="008A2B88">
          <w:rPr>
            <w:lang w:val="nl-NL"/>
          </w:rPr>
          <w:t xml:space="preserve">relatief </w:t>
        </w:r>
      </w:ins>
      <w:r>
        <w:rPr>
          <w:lang w:val="nl-NL"/>
        </w:rPr>
        <w:t xml:space="preserve">eenvoudig en snel uit te rekenen zijn en meestal voor simpele vraagstukken gebruikt worden, bijvoorbeeld de verlaging van de grondwatertafel in de buurt van één </w:t>
      </w:r>
      <w:r w:rsidR="00041E4E">
        <w:rPr>
          <w:lang w:val="nl-NL"/>
        </w:rPr>
        <w:t>pomp</w:t>
      </w:r>
      <w:r>
        <w:rPr>
          <w:lang w:val="nl-NL"/>
        </w:rPr>
        <w:t>put in één watervoerende laag.</w:t>
      </w:r>
      <w:r w:rsidR="00AD4589">
        <w:rPr>
          <w:lang w:val="nl-NL"/>
        </w:rPr>
        <w:t xml:space="preserve"> Analytische formules kunnen eenvoudig </w:t>
      </w:r>
      <w:r w:rsidR="00EC3762">
        <w:rPr>
          <w:lang w:val="nl-NL"/>
        </w:rPr>
        <w:t xml:space="preserve">met een rekenmachine of </w:t>
      </w:r>
      <w:r w:rsidR="00AD4589">
        <w:rPr>
          <w:lang w:val="nl-NL"/>
        </w:rPr>
        <w:t>in een rekenblad (</w:t>
      </w:r>
      <w:r w:rsidR="009D2DE0">
        <w:rPr>
          <w:lang w:val="nl-NL"/>
        </w:rPr>
        <w:t xml:space="preserve">vb. </w:t>
      </w:r>
      <w:r w:rsidR="00AD4589">
        <w:rPr>
          <w:lang w:val="nl-NL"/>
        </w:rPr>
        <w:t>Excel) worden uitgerekend.</w:t>
      </w:r>
    </w:p>
    <w:p w14:paraId="5935AFF8" w14:textId="602D02C3" w:rsidR="00445ED2" w:rsidRDefault="00445ED2" w:rsidP="00445ED2">
      <w:pPr>
        <w:pStyle w:val="ListParagraph"/>
        <w:numPr>
          <w:ilvl w:val="0"/>
          <w:numId w:val="34"/>
        </w:numPr>
        <w:rPr>
          <w:lang w:val="nl-NL"/>
        </w:rPr>
      </w:pPr>
      <w:r w:rsidRPr="00303019">
        <w:rPr>
          <w:u w:val="single"/>
          <w:lang w:val="nl-NL"/>
        </w:rPr>
        <w:t>Numerieke modellen</w:t>
      </w:r>
      <w:r w:rsidR="00303019">
        <w:rPr>
          <w:lang w:val="nl-NL"/>
        </w:rPr>
        <w:t xml:space="preserve">: hiermee kunnen complexere systemen worden berekend/gesimuleerd, zoals </w:t>
      </w:r>
      <w:ins w:id="154" w:author="Theo Olsthoorn" w:date="2023-12-19T23:01:00Z">
        <w:r w:rsidR="008A2B88">
          <w:rPr>
            <w:lang w:val="nl-NL"/>
          </w:rPr>
          <w:t xml:space="preserve">situaties met </w:t>
        </w:r>
      </w:ins>
      <w:r w:rsidR="00303019">
        <w:rPr>
          <w:lang w:val="nl-NL"/>
        </w:rPr>
        <w:t>meerdere putten of meerdere grondwaterlagen</w:t>
      </w:r>
      <w:r w:rsidR="00041E4E">
        <w:rPr>
          <w:lang w:val="nl-NL"/>
        </w:rPr>
        <w:t>, in de buurt van waterlopen</w:t>
      </w:r>
      <w:r w:rsidR="00303019">
        <w:rPr>
          <w:lang w:val="nl-NL"/>
        </w:rPr>
        <w:t>.</w:t>
      </w:r>
      <w:r w:rsidR="009D2DE0">
        <w:rPr>
          <w:lang w:val="nl-NL"/>
        </w:rPr>
        <w:t xml:space="preserve"> Ook kan de geologische variatie in het model opgenomen worden.</w:t>
      </w:r>
      <w:r w:rsidR="00303019">
        <w:rPr>
          <w:lang w:val="nl-NL"/>
        </w:rPr>
        <w:t xml:space="preserve"> De opstelling </w:t>
      </w:r>
      <w:r w:rsidR="00041E4E">
        <w:rPr>
          <w:lang w:val="nl-NL"/>
        </w:rPr>
        <w:t xml:space="preserve">en doorrekening </w:t>
      </w:r>
      <w:r w:rsidR="00303019">
        <w:rPr>
          <w:lang w:val="nl-NL"/>
        </w:rPr>
        <w:t xml:space="preserve">van dergelijke modellen vraagt dikwijls </w:t>
      </w:r>
      <w:r w:rsidR="009D2DE0">
        <w:rPr>
          <w:lang w:val="nl-NL"/>
        </w:rPr>
        <w:t xml:space="preserve">veel </w:t>
      </w:r>
      <w:r w:rsidR="00303019">
        <w:rPr>
          <w:lang w:val="nl-NL"/>
        </w:rPr>
        <w:t>meer tijd en meer in</w:t>
      </w:r>
      <w:ins w:id="155" w:author="Theo Olsthoorn" w:date="2023-12-19T23:02:00Z">
        <w:r w:rsidR="008A2B88">
          <w:rPr>
            <w:lang w:val="nl-NL"/>
          </w:rPr>
          <w:t>voer</w:t>
        </w:r>
      </w:ins>
      <w:del w:id="156" w:author="Theo Olsthoorn" w:date="2023-12-19T23:02:00Z">
        <w:r w:rsidR="00303019" w:rsidDel="008A2B88">
          <w:rPr>
            <w:lang w:val="nl-NL"/>
          </w:rPr>
          <w:delText>put</w:delText>
        </w:r>
      </w:del>
      <w:r w:rsidR="00303019">
        <w:rPr>
          <w:lang w:val="nl-NL"/>
        </w:rPr>
        <w:t>gegevens dan de analytische formules. Een bijkomend nadeel van dergelijke modellen is dat zowel de ruimte als de tijd ingedeeld moet</w:t>
      </w:r>
      <w:r w:rsidR="00041E4E">
        <w:rPr>
          <w:lang w:val="nl-NL"/>
        </w:rPr>
        <w:t>en</w:t>
      </w:r>
      <w:r w:rsidR="00303019">
        <w:rPr>
          <w:lang w:val="nl-NL"/>
        </w:rPr>
        <w:t xml:space="preserve"> worden</w:t>
      </w:r>
      <w:r w:rsidR="009D2DE0">
        <w:rPr>
          <w:lang w:val="nl-NL"/>
        </w:rPr>
        <w:t xml:space="preserve"> in vakjes</w:t>
      </w:r>
      <w:r w:rsidR="00303019">
        <w:rPr>
          <w:lang w:val="nl-NL"/>
        </w:rPr>
        <w:t xml:space="preserve"> (</w:t>
      </w:r>
      <w:r w:rsidR="00303019" w:rsidRPr="00303019">
        <w:rPr>
          <w:i/>
          <w:iCs/>
          <w:lang w:val="nl-NL"/>
        </w:rPr>
        <w:t>discretisatie</w:t>
      </w:r>
      <w:r w:rsidR="00303019">
        <w:rPr>
          <w:lang w:val="nl-NL"/>
        </w:rPr>
        <w:t>), analoog aan de pixels van een foto maar dan grover. Hierdoor zijn de oplossingen dikwijls minder juist op korte afstanden dan bijvoorbeeld analytische methoden.</w:t>
      </w:r>
      <w:r w:rsidR="00AD4589">
        <w:rPr>
          <w:lang w:val="nl-NL"/>
        </w:rPr>
        <w:t xml:space="preserve"> De meest gebruikte </w:t>
      </w:r>
      <w:r w:rsidR="009D2DE0">
        <w:rPr>
          <w:lang w:val="nl-NL"/>
        </w:rPr>
        <w:t>model</w:t>
      </w:r>
      <w:r w:rsidR="00AD4589">
        <w:rPr>
          <w:lang w:val="nl-NL"/>
        </w:rPr>
        <w:t>codes zijn MODFLOW (gratis) en FEFLOW (betalend).</w:t>
      </w:r>
    </w:p>
    <w:p w14:paraId="5EC8A162" w14:textId="3FBEA16D" w:rsidR="00303019" w:rsidRDefault="00303019" w:rsidP="00445ED2">
      <w:pPr>
        <w:pStyle w:val="ListParagraph"/>
        <w:numPr>
          <w:ilvl w:val="0"/>
          <w:numId w:val="34"/>
        </w:numPr>
        <w:rPr>
          <w:lang w:val="nl-NL"/>
        </w:rPr>
      </w:pPr>
      <w:r w:rsidRPr="00303019">
        <w:rPr>
          <w:u w:val="single"/>
          <w:lang w:val="nl-NL"/>
        </w:rPr>
        <w:t>Analytische elementen</w:t>
      </w:r>
      <w:r>
        <w:rPr>
          <w:lang w:val="nl-NL"/>
        </w:rPr>
        <w:t xml:space="preserve">: bij deze methode worden analytische vergelijkingen gecombineerd om toch complexere systemen te kunnen berekenen dan </w:t>
      </w:r>
      <w:ins w:id="157" w:author="Theo Olsthoorn" w:date="2023-12-19T23:03:00Z">
        <w:r w:rsidR="008A2B88">
          <w:rPr>
            <w:lang w:val="nl-NL"/>
          </w:rPr>
          <w:t xml:space="preserve">met alleen </w:t>
        </w:r>
      </w:ins>
      <w:del w:id="158" w:author="Theo Olsthoorn" w:date="2023-12-19T23:03:00Z">
        <w:r w:rsidDel="008A2B88">
          <w:rPr>
            <w:lang w:val="nl-NL"/>
          </w:rPr>
          <w:delText xml:space="preserve">bij </w:delText>
        </w:r>
      </w:del>
      <w:r>
        <w:rPr>
          <w:lang w:val="nl-NL"/>
        </w:rPr>
        <w:t>enkelvoudige formules</w:t>
      </w:r>
      <w:r w:rsidR="00041E4E">
        <w:rPr>
          <w:lang w:val="nl-NL"/>
        </w:rPr>
        <w:t xml:space="preserve"> </w:t>
      </w:r>
      <w:ins w:id="159" w:author="Theo Olsthoorn" w:date="2023-12-19T23:03:00Z">
        <w:r w:rsidR="008A2B88">
          <w:rPr>
            <w:lang w:val="nl-NL"/>
          </w:rPr>
          <w:t xml:space="preserve">mogelijk is </w:t>
        </w:r>
      </w:ins>
      <w:r w:rsidR="00041E4E">
        <w:rPr>
          <w:lang w:val="nl-NL"/>
        </w:rPr>
        <w:t xml:space="preserve">(bijvoorbeeld </w:t>
      </w:r>
      <w:ins w:id="160" w:author="Theo Olsthoorn" w:date="2023-12-19T23:03:00Z">
        <w:r w:rsidR="008A2B88">
          <w:rPr>
            <w:lang w:val="nl-NL"/>
          </w:rPr>
          <w:t>situaties</w:t>
        </w:r>
      </w:ins>
      <w:ins w:id="161" w:author="Theo Olsthoorn" w:date="2023-12-19T23:04:00Z">
        <w:r w:rsidR="008A2B88">
          <w:rPr>
            <w:lang w:val="nl-NL"/>
          </w:rPr>
          <w:t xml:space="preserve"> met </w:t>
        </w:r>
      </w:ins>
      <w:r w:rsidR="00041E4E">
        <w:rPr>
          <w:lang w:val="nl-NL"/>
        </w:rPr>
        <w:t>meerdere pompputten)</w:t>
      </w:r>
      <w:r>
        <w:rPr>
          <w:lang w:val="nl-NL"/>
        </w:rPr>
        <w:t>.</w:t>
      </w:r>
      <w:r w:rsidR="00041E4E">
        <w:rPr>
          <w:lang w:val="nl-NL"/>
        </w:rPr>
        <w:t xml:space="preserve"> De methode is qua complexiteit beperkter dan numerieke modellen, maar heeft wel de voordelen van een snellere doorrekening en een hoge nauwkeurigheid op korte afstanden.</w:t>
      </w:r>
      <w:r w:rsidR="00AD4589">
        <w:rPr>
          <w:lang w:val="nl-NL"/>
        </w:rPr>
        <w:t xml:space="preserve"> Veel gebruikte software voor analytische elementen te berekenen zijn </w:t>
      </w:r>
      <w:proofErr w:type="spellStart"/>
      <w:r w:rsidR="00AD4589">
        <w:rPr>
          <w:lang w:val="nl-NL"/>
        </w:rPr>
        <w:t>TTim</w:t>
      </w:r>
      <w:proofErr w:type="spellEnd"/>
      <w:r w:rsidR="00AD4589">
        <w:rPr>
          <w:lang w:val="nl-NL"/>
        </w:rPr>
        <w:t>/</w:t>
      </w:r>
      <w:proofErr w:type="spellStart"/>
      <w:r w:rsidR="00AD4589">
        <w:rPr>
          <w:lang w:val="nl-NL"/>
        </w:rPr>
        <w:t>TimML</w:t>
      </w:r>
      <w:proofErr w:type="spellEnd"/>
      <w:r w:rsidR="00AD4589">
        <w:rPr>
          <w:lang w:val="nl-NL"/>
        </w:rPr>
        <w:t xml:space="preserve"> (gratis), MLU (betalend) en </w:t>
      </w:r>
      <w:proofErr w:type="spellStart"/>
      <w:r w:rsidR="00AD4589">
        <w:rPr>
          <w:lang w:val="nl-NL"/>
        </w:rPr>
        <w:t>AnAqSim</w:t>
      </w:r>
      <w:proofErr w:type="spellEnd"/>
      <w:r w:rsidR="00AD4589">
        <w:rPr>
          <w:lang w:val="nl-NL"/>
        </w:rPr>
        <w:t xml:space="preserve"> (betalend).</w:t>
      </w:r>
    </w:p>
    <w:p w14:paraId="7A448DCC" w14:textId="4854026B" w:rsidR="00041E4E" w:rsidRDefault="00041E4E" w:rsidP="00445ED2">
      <w:pPr>
        <w:pStyle w:val="ListParagraph"/>
        <w:numPr>
          <w:ilvl w:val="0"/>
          <w:numId w:val="34"/>
        </w:numPr>
        <w:rPr>
          <w:lang w:val="nl-NL"/>
        </w:rPr>
      </w:pPr>
      <w:r w:rsidRPr="00041E4E">
        <w:rPr>
          <w:u w:val="single"/>
          <w:lang w:val="nl-NL"/>
        </w:rPr>
        <w:t>Tijdreeksanalyse</w:t>
      </w:r>
      <w:r>
        <w:rPr>
          <w:lang w:val="nl-NL"/>
        </w:rPr>
        <w:t>: bovenstaande methoden trachten de fysische processen zo goed mogelijk te vertalen naar wiskundige formules om de werkelijkheid te benaderen. Bij tijdreeksanalyse worden meet</w:t>
      </w:r>
      <w:ins w:id="162" w:author="Theo Olsthoorn" w:date="2023-12-19T23:05:00Z">
        <w:r w:rsidR="008A2B88">
          <w:rPr>
            <w:lang w:val="nl-NL"/>
          </w:rPr>
          <w:t>reeksen</w:t>
        </w:r>
      </w:ins>
      <w:del w:id="163" w:author="Theo Olsthoorn" w:date="2023-12-19T23:05:00Z">
        <w:r w:rsidDel="008A2B88">
          <w:rPr>
            <w:lang w:val="nl-NL"/>
          </w:rPr>
          <w:delText>gegevens</w:delText>
        </w:r>
      </w:del>
      <w:r>
        <w:rPr>
          <w:lang w:val="nl-NL"/>
        </w:rPr>
        <w:t xml:space="preserve"> gebruikt (b</w:t>
      </w:r>
      <w:ins w:id="164" w:author="Theo Olsthoorn" w:date="2023-12-19T23:04:00Z">
        <w:r w:rsidR="008A2B88">
          <w:rPr>
            <w:lang w:val="nl-NL"/>
          </w:rPr>
          <w:t>ij</w:t>
        </w:r>
      </w:ins>
      <w:r>
        <w:rPr>
          <w:lang w:val="nl-NL"/>
        </w:rPr>
        <w:t>v</w:t>
      </w:r>
      <w:del w:id="165" w:author="Theo Olsthoorn" w:date="2023-12-19T23:04:00Z">
        <w:r w:rsidDel="008A2B88">
          <w:rPr>
            <w:lang w:val="nl-NL"/>
          </w:rPr>
          <w:delText>b</w:delText>
        </w:r>
      </w:del>
      <w:r>
        <w:rPr>
          <w:lang w:val="nl-NL"/>
        </w:rPr>
        <w:t xml:space="preserve">. </w:t>
      </w:r>
      <w:proofErr w:type="gramStart"/>
      <w:r>
        <w:rPr>
          <w:lang w:val="nl-NL"/>
        </w:rPr>
        <w:t>neerslag</w:t>
      </w:r>
      <w:proofErr w:type="gramEnd"/>
      <w:r>
        <w:rPr>
          <w:lang w:val="nl-NL"/>
        </w:rPr>
        <w:t xml:space="preserve">, waterlooppeilen) </w:t>
      </w:r>
      <w:ins w:id="166" w:author="Theo Olsthoorn" w:date="2023-12-19T23:05:00Z">
        <w:r w:rsidR="008A2B88">
          <w:rPr>
            <w:lang w:val="nl-NL"/>
          </w:rPr>
          <w:t xml:space="preserve">waarmee </w:t>
        </w:r>
      </w:ins>
      <w:del w:id="167" w:author="Theo Olsthoorn" w:date="2023-12-19T23:05:00Z">
        <w:r w:rsidDel="008A2B88">
          <w:rPr>
            <w:lang w:val="nl-NL"/>
          </w:rPr>
          <w:delText xml:space="preserve">die </w:delText>
        </w:r>
      </w:del>
      <w:r>
        <w:rPr>
          <w:lang w:val="nl-NL"/>
        </w:rPr>
        <w:t>vari</w:t>
      </w:r>
      <w:ins w:id="168" w:author="Theo Olsthoorn" w:date="2023-12-19T23:05:00Z">
        <w:r w:rsidR="008A2B88">
          <w:rPr>
            <w:lang w:val="nl-NL"/>
          </w:rPr>
          <w:t>aties</w:t>
        </w:r>
      </w:ins>
      <w:del w:id="169" w:author="Theo Olsthoorn" w:date="2023-12-19T23:05:00Z">
        <w:r w:rsidDel="008A2B88">
          <w:rPr>
            <w:lang w:val="nl-NL"/>
          </w:rPr>
          <w:delText>ëren</w:delText>
        </w:r>
      </w:del>
      <w:r>
        <w:rPr>
          <w:lang w:val="nl-NL"/>
        </w:rPr>
        <w:t xml:space="preserve"> in de tijd </w:t>
      </w:r>
      <w:del w:id="170" w:author="Theo Olsthoorn" w:date="2023-12-19T23:06:00Z">
        <w:r w:rsidDel="008A2B88">
          <w:rPr>
            <w:lang w:val="nl-NL"/>
          </w:rPr>
          <w:delText xml:space="preserve">om </w:delText>
        </w:r>
      </w:del>
      <w:r>
        <w:rPr>
          <w:lang w:val="nl-NL"/>
        </w:rPr>
        <w:t xml:space="preserve">bijvoorbeeld grondwaterpeilen in een peilbuis te </w:t>
      </w:r>
      <w:ins w:id="171" w:author="Theo Olsthoorn" w:date="2023-12-19T23:06:00Z">
        <w:r w:rsidR="008A2B88">
          <w:rPr>
            <w:lang w:val="nl-NL"/>
          </w:rPr>
          <w:t>simuleren op</w:t>
        </w:r>
      </w:ins>
      <w:del w:id="172" w:author="Theo Olsthoorn" w:date="2023-12-19T23:06:00Z">
        <w:r w:rsidDel="008A2B88">
          <w:rPr>
            <w:lang w:val="nl-NL"/>
          </w:rPr>
          <w:delText>gaan voorspellen volgens</w:delText>
        </w:r>
      </w:del>
      <w:r>
        <w:rPr>
          <w:lang w:val="nl-NL"/>
        </w:rPr>
        <w:t xml:space="preserve"> een meer statistische manier. Deze methoden zijn dikwijls nauwkeuriger op plaatsen waar veel meetdata voorhanden is (zoals in een peilbuis), maar zijn moeilijker toe te passen waar geen metingen voorhanden zijn.</w:t>
      </w:r>
      <w:r w:rsidR="00AD4589">
        <w:rPr>
          <w:lang w:val="nl-NL"/>
        </w:rPr>
        <w:t xml:space="preserve"> Veel gebruikte software </w:t>
      </w:r>
      <w:r w:rsidR="009D2DE0">
        <w:rPr>
          <w:lang w:val="nl-NL"/>
        </w:rPr>
        <w:t>zijn</w:t>
      </w:r>
      <w:r w:rsidR="00AD4589">
        <w:rPr>
          <w:lang w:val="nl-NL"/>
        </w:rPr>
        <w:t xml:space="preserve"> </w:t>
      </w:r>
      <w:proofErr w:type="spellStart"/>
      <w:r w:rsidR="00AD4589">
        <w:rPr>
          <w:lang w:val="nl-NL"/>
        </w:rPr>
        <w:t>Pastas</w:t>
      </w:r>
      <w:proofErr w:type="spellEnd"/>
      <w:r w:rsidR="00AD4589">
        <w:rPr>
          <w:lang w:val="nl-NL"/>
        </w:rPr>
        <w:t xml:space="preserve"> (gratis) en Menyanthes (betalend).</w:t>
      </w:r>
    </w:p>
    <w:p w14:paraId="63FBDC36" w14:textId="393D17FF" w:rsidR="00041E4E" w:rsidRPr="00041E4E" w:rsidRDefault="00041E4E" w:rsidP="00041E4E">
      <w:pPr>
        <w:rPr>
          <w:lang w:val="nl-NL"/>
        </w:rPr>
      </w:pPr>
      <w:r>
        <w:rPr>
          <w:lang w:val="nl-NL"/>
        </w:rPr>
        <w:t>Vaak worden combinaties van bovenstaande technieken gebruikt, vooral bij grotere grondwaterstudies.</w:t>
      </w:r>
      <w:r w:rsidR="00AD4589">
        <w:rPr>
          <w:lang w:val="nl-NL"/>
        </w:rPr>
        <w:t xml:space="preserve"> Naast de berekening van grondwaterpeilen en </w:t>
      </w:r>
      <w:ins w:id="173" w:author="Theo Olsthoorn" w:date="2023-12-19T23:07:00Z">
        <w:r w:rsidR="008A2B88">
          <w:rPr>
            <w:lang w:val="nl-NL"/>
          </w:rPr>
          <w:t>grondwater</w:t>
        </w:r>
      </w:ins>
      <w:del w:id="174" w:author="Theo Olsthoorn" w:date="2023-12-19T23:07:00Z">
        <w:r w:rsidR="00AD4589" w:rsidDel="008A2B88">
          <w:rPr>
            <w:lang w:val="nl-NL"/>
          </w:rPr>
          <w:noBreakHyphen/>
        </w:r>
      </w:del>
      <w:r w:rsidR="00AD4589">
        <w:rPr>
          <w:lang w:val="nl-NL"/>
        </w:rPr>
        <w:t xml:space="preserve">stroming worden </w:t>
      </w:r>
      <w:ins w:id="175" w:author="Theo Olsthoorn" w:date="2023-12-19T23:09:00Z">
        <w:r w:rsidR="00C574CB">
          <w:rPr>
            <w:lang w:val="nl-NL"/>
          </w:rPr>
          <w:t xml:space="preserve">soms </w:t>
        </w:r>
      </w:ins>
      <w:r w:rsidR="00AD4589">
        <w:rPr>
          <w:lang w:val="nl-NL"/>
        </w:rPr>
        <w:t xml:space="preserve">aanvullend </w:t>
      </w:r>
      <w:ins w:id="176" w:author="Theo Olsthoorn" w:date="2023-12-19T23:09:00Z">
        <w:r w:rsidR="00C574CB" w:rsidRPr="009D2DE0">
          <w:rPr>
            <w:i/>
            <w:iCs/>
            <w:lang w:val="nl-NL"/>
          </w:rPr>
          <w:t>stroombaananalyse</w:t>
        </w:r>
        <w:r w:rsidR="00C574CB">
          <w:rPr>
            <w:lang w:val="nl-NL"/>
          </w:rPr>
          <w:t xml:space="preserve"> (“</w:t>
        </w:r>
        <w:proofErr w:type="spellStart"/>
        <w:r w:rsidR="00C574CB">
          <w:rPr>
            <w:lang w:val="nl-NL"/>
          </w:rPr>
          <w:t>particle</w:t>
        </w:r>
        <w:proofErr w:type="spellEnd"/>
        <w:r w:rsidR="00C574CB">
          <w:rPr>
            <w:lang w:val="nl-NL"/>
          </w:rPr>
          <w:t xml:space="preserve"> tracking”)</w:t>
        </w:r>
        <w:r w:rsidR="00C574CB">
          <w:rPr>
            <w:lang w:val="nl-NL"/>
          </w:rPr>
          <w:t xml:space="preserve"> </w:t>
        </w:r>
      </w:ins>
      <w:del w:id="177" w:author="Theo Olsthoorn" w:date="2023-12-19T23:09:00Z">
        <w:r w:rsidR="00AD4589" w:rsidDel="00C574CB">
          <w:rPr>
            <w:lang w:val="nl-NL"/>
          </w:rPr>
          <w:delText xml:space="preserve">ook soms </w:delText>
        </w:r>
      </w:del>
      <w:r w:rsidR="00AD4589">
        <w:rPr>
          <w:lang w:val="nl-NL"/>
        </w:rPr>
        <w:t xml:space="preserve">de stroombanen </w:t>
      </w:r>
      <w:ins w:id="178" w:author="Theo Olsthoorn" w:date="2023-12-19T23:08:00Z">
        <w:r w:rsidR="00C574CB">
          <w:rPr>
            <w:lang w:val="nl-NL"/>
          </w:rPr>
          <w:t>bereken</w:t>
        </w:r>
      </w:ins>
      <w:ins w:id="179" w:author="Theo Olsthoorn" w:date="2023-12-19T23:09:00Z">
        <w:r w:rsidR="00C574CB">
          <w:rPr>
            <w:lang w:val="nl-NL"/>
          </w:rPr>
          <w:t>d</w:t>
        </w:r>
      </w:ins>
      <w:ins w:id="180" w:author="Theo Olsthoorn" w:date="2023-12-19T23:08:00Z">
        <w:r w:rsidR="00C574CB">
          <w:rPr>
            <w:lang w:val="nl-NL"/>
          </w:rPr>
          <w:t xml:space="preserve"> </w:t>
        </w:r>
      </w:ins>
      <w:ins w:id="181" w:author="Theo Olsthoorn" w:date="2023-12-19T23:09:00Z">
        <w:r w:rsidR="00C574CB">
          <w:rPr>
            <w:lang w:val="nl-NL"/>
          </w:rPr>
          <w:t xml:space="preserve">van </w:t>
        </w:r>
      </w:ins>
      <w:del w:id="182" w:author="Theo Olsthoorn" w:date="2023-12-19T23:08:00Z">
        <w:r w:rsidR="00AD4589" w:rsidDel="00C574CB">
          <w:rPr>
            <w:lang w:val="nl-NL"/>
          </w:rPr>
          <w:delText xml:space="preserve">van een </w:delText>
        </w:r>
      </w:del>
      <w:r w:rsidR="00AD4589">
        <w:rPr>
          <w:lang w:val="nl-NL"/>
        </w:rPr>
        <w:t>deeltje</w:t>
      </w:r>
      <w:ins w:id="183" w:author="Theo Olsthoorn" w:date="2023-12-19T23:08:00Z">
        <w:r w:rsidR="00C574CB">
          <w:rPr>
            <w:lang w:val="nl-NL"/>
          </w:rPr>
          <w:t xml:space="preserve">s </w:t>
        </w:r>
      </w:ins>
      <w:del w:id="184" w:author="Theo Olsthoorn" w:date="2023-12-19T23:08:00Z">
        <w:r w:rsidR="00AD4589" w:rsidDel="00C574CB">
          <w:rPr>
            <w:lang w:val="nl-NL"/>
          </w:rPr>
          <w:delText xml:space="preserve"> </w:delText>
        </w:r>
      </w:del>
      <w:r w:rsidR="00AD4589">
        <w:rPr>
          <w:lang w:val="nl-NL"/>
        </w:rPr>
        <w:t>in de grondwaterstroming</w:t>
      </w:r>
      <w:del w:id="185" w:author="Theo Olsthoorn" w:date="2023-12-19T23:09:00Z">
        <w:r w:rsidR="00AD4589" w:rsidDel="00C574CB">
          <w:rPr>
            <w:lang w:val="nl-NL"/>
          </w:rPr>
          <w:delText xml:space="preserve"> gevolgd met</w:delText>
        </w:r>
      </w:del>
      <w:del w:id="186" w:author="Theo Olsthoorn" w:date="2023-12-19T23:08:00Z">
        <w:r w:rsidR="00AD4589" w:rsidRPr="009D2DE0" w:rsidDel="00C574CB">
          <w:rPr>
            <w:i/>
            <w:iCs/>
            <w:lang w:val="nl-NL"/>
          </w:rPr>
          <w:delText xml:space="preserve"> stroombaananalyse</w:delText>
        </w:r>
        <w:r w:rsidR="009D2DE0" w:rsidDel="00C574CB">
          <w:rPr>
            <w:lang w:val="nl-NL"/>
          </w:rPr>
          <w:delText xml:space="preserve"> (“particle tracking”)</w:delText>
        </w:r>
      </w:del>
      <w:r w:rsidR="009D2DE0">
        <w:rPr>
          <w:lang w:val="nl-NL"/>
        </w:rPr>
        <w:t xml:space="preserve">, om bijvoorbeeld het intrekgebied van een winning te bepalen of de evolutie van de verspreiding van verontreiniging te voorspellen. Tot slot kunnen ook het transport van de opgeloste stoffen zelf in het grondwater gesimuleerd worden met </w:t>
      </w:r>
      <w:r w:rsidR="00CD7A43">
        <w:rPr>
          <w:lang w:val="nl-NL"/>
        </w:rPr>
        <w:t xml:space="preserve">een </w:t>
      </w:r>
      <w:r w:rsidR="009D2DE0" w:rsidRPr="00CD7A43">
        <w:rPr>
          <w:i/>
          <w:iCs/>
          <w:lang w:val="nl-NL"/>
        </w:rPr>
        <w:t>stoftransportmodel</w:t>
      </w:r>
      <w:r w:rsidR="00CD7A43">
        <w:rPr>
          <w:lang w:val="nl-NL"/>
        </w:rPr>
        <w:t xml:space="preserve">, al dan niet </w:t>
      </w:r>
      <w:ins w:id="187" w:author="Theo Olsthoorn" w:date="2023-12-19T23:10:00Z">
        <w:r w:rsidR="00C574CB">
          <w:rPr>
            <w:lang w:val="nl-NL"/>
          </w:rPr>
          <w:t xml:space="preserve">rekening houdend </w:t>
        </w:r>
      </w:ins>
      <w:r w:rsidR="00CD7A43">
        <w:rPr>
          <w:lang w:val="nl-NL"/>
        </w:rPr>
        <w:t xml:space="preserve">met sorptie aan de bodemdeeltjes, chemische reacties (afbraak, neerslag…) </w:t>
      </w:r>
      <w:proofErr w:type="spellStart"/>
      <w:r w:rsidR="00CD7A43">
        <w:rPr>
          <w:lang w:val="nl-NL"/>
        </w:rPr>
        <w:t>etcetera</w:t>
      </w:r>
      <w:proofErr w:type="spellEnd"/>
      <w:r w:rsidR="009D2DE0">
        <w:rPr>
          <w:lang w:val="nl-NL"/>
        </w:rPr>
        <w:t>.</w:t>
      </w:r>
      <w:r w:rsidR="00CD7A43">
        <w:rPr>
          <w:lang w:val="nl-NL"/>
        </w:rPr>
        <w:t xml:space="preserve"> Dergelijke stoftransportmodellen vereisen echter veel inputgegevens </w:t>
      </w:r>
      <w:ins w:id="188" w:author="Theo Olsthoorn" w:date="2023-12-19T23:10:00Z">
        <w:r w:rsidR="00C574CB">
          <w:rPr>
            <w:lang w:val="nl-NL"/>
          </w:rPr>
          <w:t xml:space="preserve">die vaak met </w:t>
        </w:r>
      </w:ins>
      <w:del w:id="189" w:author="Theo Olsthoorn" w:date="2023-12-19T23:10:00Z">
        <w:r w:rsidR="00CD7A43" w:rsidDel="00C574CB">
          <w:rPr>
            <w:lang w:val="nl-NL"/>
          </w:rPr>
          <w:delText xml:space="preserve">met </w:delText>
        </w:r>
      </w:del>
      <w:r w:rsidR="00CD7A43">
        <w:rPr>
          <w:lang w:val="nl-NL"/>
        </w:rPr>
        <w:t>een grote onzekerheid</w:t>
      </w:r>
      <w:ins w:id="190" w:author="Theo Olsthoorn" w:date="2023-12-19T23:10:00Z">
        <w:r w:rsidR="00C574CB">
          <w:rPr>
            <w:lang w:val="nl-NL"/>
          </w:rPr>
          <w:t xml:space="preserve"> gepaard gaan. Zij zijn</w:t>
        </w:r>
      </w:ins>
      <w:ins w:id="191" w:author="Theo Olsthoorn" w:date="2023-12-19T23:11:00Z">
        <w:r w:rsidR="00C574CB">
          <w:rPr>
            <w:lang w:val="nl-NL"/>
          </w:rPr>
          <w:t xml:space="preserve"> </w:t>
        </w:r>
      </w:ins>
      <w:ins w:id="192" w:author="Theo Olsthoorn" w:date="2023-12-19T23:10:00Z">
        <w:r w:rsidR="00C574CB">
          <w:rPr>
            <w:lang w:val="nl-NL"/>
          </w:rPr>
          <w:t xml:space="preserve">bovendien </w:t>
        </w:r>
      </w:ins>
      <w:del w:id="193" w:author="Theo Olsthoorn" w:date="2023-12-19T23:10:00Z">
        <w:r w:rsidR="00CD7A43" w:rsidDel="00C574CB">
          <w:rPr>
            <w:lang w:val="nl-NL"/>
          </w:rPr>
          <w:delText xml:space="preserve"> en zijn </w:delText>
        </w:r>
      </w:del>
      <w:r w:rsidR="00BC535C">
        <w:rPr>
          <w:lang w:val="nl-NL"/>
        </w:rPr>
        <w:t>zeer</w:t>
      </w:r>
      <w:r w:rsidR="00CD7A43">
        <w:rPr>
          <w:lang w:val="nl-NL"/>
        </w:rPr>
        <w:t xml:space="preserve"> complex, waardoor </w:t>
      </w:r>
      <w:ins w:id="194" w:author="Theo Olsthoorn" w:date="2023-12-19T23:11:00Z">
        <w:r w:rsidR="00C574CB">
          <w:rPr>
            <w:lang w:val="nl-NL"/>
          </w:rPr>
          <w:t xml:space="preserve">stoftranssportmodellen </w:t>
        </w:r>
      </w:ins>
      <w:del w:id="195" w:author="Theo Olsthoorn" w:date="2023-12-19T23:11:00Z">
        <w:r w:rsidR="00CD7A43" w:rsidDel="00C574CB">
          <w:rPr>
            <w:lang w:val="nl-NL"/>
          </w:rPr>
          <w:delText xml:space="preserve">deze </w:delText>
        </w:r>
      </w:del>
      <w:r w:rsidR="00CD7A43">
        <w:rPr>
          <w:lang w:val="nl-NL"/>
        </w:rPr>
        <w:t>enkel voor zeer specifieke vragen worden ingezet</w:t>
      </w:r>
      <w:r w:rsidR="0049103B">
        <w:rPr>
          <w:lang w:val="nl-NL"/>
        </w:rPr>
        <w:t xml:space="preserve"> (bijvoorbeeld </w:t>
      </w:r>
      <w:r w:rsidR="00BC535C">
        <w:rPr>
          <w:lang w:val="nl-NL"/>
        </w:rPr>
        <w:t>in het kader van</w:t>
      </w:r>
      <w:r w:rsidR="0049103B">
        <w:rPr>
          <w:lang w:val="nl-NL"/>
        </w:rPr>
        <w:t xml:space="preserve"> grondwatersanering</w:t>
      </w:r>
      <w:r w:rsidR="00BC535C">
        <w:rPr>
          <w:lang w:val="nl-NL"/>
        </w:rPr>
        <w:t>, radioactieve berging of geothermie</w:t>
      </w:r>
      <w:r w:rsidR="0049103B">
        <w:rPr>
          <w:lang w:val="nl-NL"/>
        </w:rPr>
        <w:t>)</w:t>
      </w:r>
      <w:r w:rsidR="00CD7A43">
        <w:rPr>
          <w:lang w:val="nl-NL"/>
        </w:rPr>
        <w:t xml:space="preserve">. </w:t>
      </w:r>
    </w:p>
    <w:p w14:paraId="071A818D" w14:textId="2E367363" w:rsidR="006D6940" w:rsidRDefault="006D6940" w:rsidP="006D6940">
      <w:pPr>
        <w:pStyle w:val="Heading1"/>
        <w:rPr>
          <w:lang w:val="nl-NL"/>
        </w:rPr>
      </w:pPr>
      <w:bookmarkStart w:id="196" w:name="_Toc153281653"/>
      <w:r>
        <w:rPr>
          <w:lang w:val="nl-NL"/>
        </w:rPr>
        <w:t xml:space="preserve">Bespreking van </w:t>
      </w:r>
      <w:r w:rsidR="004D0D4A">
        <w:rPr>
          <w:lang w:val="nl-NL"/>
        </w:rPr>
        <w:t xml:space="preserve">de </w:t>
      </w:r>
      <w:r>
        <w:rPr>
          <w:lang w:val="nl-NL"/>
        </w:rPr>
        <w:t>grondwateringrepen</w:t>
      </w:r>
      <w:bookmarkEnd w:id="196"/>
    </w:p>
    <w:p w14:paraId="1EE8BF30" w14:textId="4F32A524" w:rsidR="006D6940" w:rsidRDefault="00515135" w:rsidP="006D6940">
      <w:pPr>
        <w:rPr>
          <w:lang w:val="nl-NL"/>
        </w:rPr>
      </w:pPr>
      <w:r>
        <w:rPr>
          <w:lang w:val="nl-NL"/>
        </w:rPr>
        <w:t>Met grondwateringrepen worden door de mens veroorzaakte aanpassingen aan het grondwatersysteem bedoeld.</w:t>
      </w:r>
      <w:r w:rsidR="003E7639">
        <w:rPr>
          <w:lang w:val="nl-NL"/>
        </w:rPr>
        <w:t xml:space="preserve"> In enge zin worden in deze studie voornamelijk ingrepen behandeld die binnen het kader van de Vlaamse (en Europese) wetgeving getoetst moeten worden. </w:t>
      </w:r>
      <w:r w:rsidR="006D6940">
        <w:rPr>
          <w:lang w:val="nl-NL"/>
        </w:rPr>
        <w:t xml:space="preserve">Grondwateringrepen kunnen globaal in vier </w:t>
      </w:r>
      <w:r w:rsidR="00DE286A">
        <w:rPr>
          <w:lang w:val="nl-NL"/>
        </w:rPr>
        <w:t>groepen</w:t>
      </w:r>
      <w:r w:rsidR="006D6940">
        <w:rPr>
          <w:lang w:val="nl-NL"/>
        </w:rPr>
        <w:t xml:space="preserve"> worden geplaatst</w:t>
      </w:r>
      <w:r>
        <w:rPr>
          <w:lang w:val="nl-NL"/>
        </w:rPr>
        <w:t xml:space="preserve"> </w:t>
      </w:r>
      <w:r w:rsidRPr="00515135">
        <w:rPr>
          <w:u w:val="single"/>
          <w:lang w:val="nl-NL"/>
        </w:rPr>
        <w:t>volgens het effect op het systeem</w:t>
      </w:r>
      <w:r w:rsidR="00C432D6">
        <w:rPr>
          <w:lang w:val="nl-NL"/>
        </w:rPr>
        <w:t xml:space="preserve"> zoals omschreven in</w:t>
      </w:r>
      <w:r w:rsidR="00311AC9" w:rsidRPr="00C432D6">
        <w:rPr>
          <w:lang w:val="nl-NL"/>
        </w:rPr>
        <w:t xml:space="preserve"> </w:t>
      </w:r>
      <w:r w:rsidR="00CE4977" w:rsidRPr="00C432D6">
        <w:rPr>
          <w:lang w:val="nl-NL"/>
        </w:rPr>
        <w:t xml:space="preserve">het MER-richtlijnenboek voor water </w:t>
      </w:r>
      <w:r w:rsidR="00C432D6" w:rsidRPr="00C432D6">
        <w:rPr>
          <w:lang w:val="nl-NL"/>
        </w:rPr>
        <w:fldChar w:fldCharType="begin"/>
      </w:r>
      <w:r w:rsidR="00C432D6" w:rsidRPr="00C432D6">
        <w:rPr>
          <w:lang w:val="nl-NL"/>
        </w:rPr>
        <w:instrText xml:space="preserve"> REF _Ref150418201 \n </w:instrText>
      </w:r>
      <w:r w:rsidR="00C432D6">
        <w:rPr>
          <w:lang w:val="nl-NL"/>
        </w:rPr>
        <w:instrText xml:space="preserve"> \* MERGEFORMAT </w:instrText>
      </w:r>
      <w:r w:rsidR="00C432D6" w:rsidRPr="00C432D6">
        <w:rPr>
          <w:lang w:val="nl-NL"/>
        </w:rPr>
        <w:fldChar w:fldCharType="separate"/>
      </w:r>
      <w:r w:rsidR="00BA77BD">
        <w:rPr>
          <w:lang w:val="nl-NL"/>
        </w:rPr>
        <w:t>[5]</w:t>
      </w:r>
      <w:r w:rsidR="00C432D6" w:rsidRPr="00C432D6">
        <w:rPr>
          <w:lang w:val="nl-NL"/>
        </w:rPr>
        <w:fldChar w:fldCharType="end"/>
      </w:r>
      <w:r w:rsidR="006D6940">
        <w:rPr>
          <w:lang w:val="nl-NL"/>
        </w:rPr>
        <w:t xml:space="preserve">: </w:t>
      </w:r>
    </w:p>
    <w:p w14:paraId="02C8ADBD" w14:textId="7AA626F4" w:rsidR="006D6940" w:rsidRDefault="00311AC9" w:rsidP="006D6940">
      <w:pPr>
        <w:pStyle w:val="ListParagraph"/>
        <w:numPr>
          <w:ilvl w:val="0"/>
          <w:numId w:val="33"/>
        </w:numPr>
        <w:spacing w:after="160" w:line="259" w:lineRule="auto"/>
        <w:contextualSpacing/>
        <w:jc w:val="left"/>
        <w:rPr>
          <w:lang w:val="nl-NL"/>
        </w:rPr>
      </w:pPr>
      <w:r>
        <w:rPr>
          <w:lang w:val="nl-NL"/>
        </w:rPr>
        <w:t>Wijziging van de grondwaterkwantiteit (onttrekking of aanvulling van grondwater).</w:t>
      </w:r>
    </w:p>
    <w:p w14:paraId="67BDF098" w14:textId="2549A198" w:rsidR="006D6940" w:rsidRDefault="00311AC9" w:rsidP="006D6940">
      <w:pPr>
        <w:pStyle w:val="ListParagraph"/>
        <w:numPr>
          <w:ilvl w:val="0"/>
          <w:numId w:val="33"/>
        </w:numPr>
        <w:spacing w:after="160" w:line="259" w:lineRule="auto"/>
        <w:contextualSpacing/>
        <w:jc w:val="left"/>
        <w:rPr>
          <w:lang w:val="nl-NL"/>
        </w:rPr>
      </w:pPr>
      <w:r>
        <w:rPr>
          <w:lang w:val="nl-NL"/>
        </w:rPr>
        <w:t xml:space="preserve">Wijziging </w:t>
      </w:r>
      <w:r w:rsidR="006D6940">
        <w:rPr>
          <w:lang w:val="nl-NL"/>
        </w:rPr>
        <w:t>van de grondwaterkwaliteit (</w:t>
      </w:r>
      <w:r>
        <w:rPr>
          <w:lang w:val="nl-NL"/>
        </w:rPr>
        <w:t>verandering van</w:t>
      </w:r>
      <w:r w:rsidR="00DE286A">
        <w:rPr>
          <w:lang w:val="nl-NL"/>
        </w:rPr>
        <w:t xml:space="preserve"> de </w:t>
      </w:r>
      <w:r w:rsidR="006D6940">
        <w:rPr>
          <w:lang w:val="nl-NL"/>
        </w:rPr>
        <w:t>opgeloste stoffen in het grondwater).</w:t>
      </w:r>
    </w:p>
    <w:p w14:paraId="7CC3D541" w14:textId="438704E1" w:rsidR="006D6940" w:rsidRDefault="00311AC9" w:rsidP="006D6940">
      <w:pPr>
        <w:pStyle w:val="ListParagraph"/>
        <w:numPr>
          <w:ilvl w:val="0"/>
          <w:numId w:val="33"/>
        </w:numPr>
        <w:spacing w:after="160" w:line="259" w:lineRule="auto"/>
        <w:contextualSpacing/>
        <w:jc w:val="left"/>
        <w:rPr>
          <w:lang w:val="nl-NL"/>
        </w:rPr>
      </w:pPr>
      <w:r>
        <w:rPr>
          <w:lang w:val="nl-NL"/>
        </w:rPr>
        <w:t>Wijziging van de hydrogeologische opbouw (</w:t>
      </w:r>
      <w:r w:rsidR="001B2DB1">
        <w:rPr>
          <w:lang w:val="nl-NL"/>
        </w:rPr>
        <w:t>v</w:t>
      </w:r>
      <w:r w:rsidR="006D6940">
        <w:rPr>
          <w:lang w:val="nl-NL"/>
        </w:rPr>
        <w:t>an de ondergrond</w:t>
      </w:r>
      <w:r>
        <w:rPr>
          <w:lang w:val="nl-NL"/>
        </w:rPr>
        <w:t xml:space="preserve">, </w:t>
      </w:r>
      <w:r w:rsidR="006D6940">
        <w:rPr>
          <w:lang w:val="nl-NL"/>
        </w:rPr>
        <w:t>o.a. door graafwerken, waterkerende wanden…)</w:t>
      </w:r>
      <w:r w:rsidR="00515135">
        <w:rPr>
          <w:lang w:val="nl-NL"/>
        </w:rPr>
        <w:t>.</w:t>
      </w:r>
    </w:p>
    <w:p w14:paraId="22A7A183" w14:textId="68261A25" w:rsidR="00647BCD" w:rsidRDefault="00647BCD" w:rsidP="00647BCD">
      <w:pPr>
        <w:rPr>
          <w:lang w:val="nl-NL"/>
        </w:rPr>
      </w:pPr>
      <w:r>
        <w:rPr>
          <w:lang w:val="nl-NL"/>
        </w:rPr>
        <w:t>Verschillende grondwateringrepen k</w:t>
      </w:r>
      <w:r w:rsidR="008757BB">
        <w:rPr>
          <w:lang w:val="nl-NL"/>
        </w:rPr>
        <w:t xml:space="preserve">unnen </w:t>
      </w:r>
      <w:r>
        <w:rPr>
          <w:lang w:val="nl-NL"/>
        </w:rPr>
        <w:t>samen voor</w:t>
      </w:r>
      <w:r w:rsidR="008757BB">
        <w:rPr>
          <w:lang w:val="nl-NL"/>
        </w:rPr>
        <w:t>komen</w:t>
      </w:r>
      <w:r>
        <w:rPr>
          <w:lang w:val="nl-NL"/>
        </w:rPr>
        <w:t xml:space="preserve">, zoals het onttrekken en terug injecteren van grondwater bij een retourbemaling in combinatie met waterkerende wanden. Het onttrekken of injecteren van grondwater kan </w:t>
      </w:r>
      <w:r w:rsidR="008757BB">
        <w:rPr>
          <w:lang w:val="nl-NL"/>
        </w:rPr>
        <w:t xml:space="preserve">ook </w:t>
      </w:r>
      <w:r>
        <w:rPr>
          <w:lang w:val="nl-NL"/>
        </w:rPr>
        <w:t xml:space="preserve">een verandering van de grondwaterkwaliteit veroorzaken, zoals bijvoorbeeld mineralisatie van organisch materiaal bij verlaging van de grondwatertafel. </w:t>
      </w:r>
    </w:p>
    <w:p w14:paraId="3035BBC1" w14:textId="4DD0F501" w:rsidR="00647BCD" w:rsidRDefault="00647BCD" w:rsidP="006D6940">
      <w:pPr>
        <w:rPr>
          <w:lang w:val="nl-NL"/>
        </w:rPr>
      </w:pPr>
      <w:r w:rsidRPr="00647BCD">
        <w:rPr>
          <w:b/>
          <w:bCs/>
          <w:lang w:val="nl-NL"/>
        </w:rPr>
        <w:t>In deze studie zullen uitsluitend de wijzigingen in grondwaterkwantiteit worden besproken</w:t>
      </w:r>
      <w:r w:rsidR="008757BB">
        <w:rPr>
          <w:b/>
          <w:bCs/>
          <w:lang w:val="nl-NL"/>
        </w:rPr>
        <w:t xml:space="preserve">, aangezien de </w:t>
      </w:r>
      <w:proofErr w:type="spellStart"/>
      <w:r w:rsidR="008757BB">
        <w:rPr>
          <w:b/>
          <w:bCs/>
          <w:lang w:val="nl-NL"/>
        </w:rPr>
        <w:t>voortoets</w:t>
      </w:r>
      <w:proofErr w:type="spellEnd"/>
      <w:r w:rsidR="008757BB">
        <w:rPr>
          <w:b/>
          <w:bCs/>
          <w:lang w:val="nl-NL"/>
        </w:rPr>
        <w:t xml:space="preserve"> en de praktische wegwijzer enkel de grondwaterkwantiteit behandelen</w:t>
      </w:r>
      <w:r>
        <w:rPr>
          <w:lang w:val="nl-NL"/>
        </w:rPr>
        <w:t>.</w:t>
      </w:r>
    </w:p>
    <w:p w14:paraId="1C885320" w14:textId="39FD8EFD" w:rsidR="00DE286A" w:rsidRPr="003E7639" w:rsidRDefault="00DE286A" w:rsidP="006D6940">
      <w:pPr>
        <w:rPr>
          <w:lang w:val="nl-NL"/>
        </w:rPr>
      </w:pPr>
      <w:r>
        <w:rPr>
          <w:lang w:val="nl-NL"/>
        </w:rPr>
        <w:t xml:space="preserve">De </w:t>
      </w:r>
      <w:r w:rsidR="003E7639" w:rsidRPr="003E7639">
        <w:rPr>
          <w:u w:val="single"/>
          <w:lang w:val="nl-NL"/>
        </w:rPr>
        <w:t>exploitatiewijze</w:t>
      </w:r>
      <w:r>
        <w:rPr>
          <w:lang w:val="nl-NL"/>
        </w:rPr>
        <w:t xml:space="preserve"> van de ingrepen kan sterk verschillen. </w:t>
      </w:r>
      <w:r w:rsidR="00515135">
        <w:rPr>
          <w:lang w:val="nl-NL"/>
        </w:rPr>
        <w:t>Een</w:t>
      </w:r>
      <w:r w:rsidR="006D6940">
        <w:rPr>
          <w:lang w:val="nl-NL"/>
        </w:rPr>
        <w:t xml:space="preserve"> onttrekking of </w:t>
      </w:r>
      <w:r w:rsidR="00713C6E">
        <w:rPr>
          <w:lang w:val="nl-NL"/>
        </w:rPr>
        <w:t>aanvulling</w:t>
      </w:r>
      <w:r w:rsidR="006D6940">
        <w:rPr>
          <w:lang w:val="nl-NL"/>
        </w:rPr>
        <w:t xml:space="preserve"> van water kan rechtstreeks gebeuren via waterputten, drainages</w:t>
      </w:r>
      <w:r w:rsidR="00515135">
        <w:rPr>
          <w:lang w:val="nl-NL"/>
        </w:rPr>
        <w:t xml:space="preserve"> en</w:t>
      </w:r>
      <w:r w:rsidR="006D6940">
        <w:rPr>
          <w:lang w:val="nl-NL"/>
        </w:rPr>
        <w:t xml:space="preserve"> infiltratiegrachte</w:t>
      </w:r>
      <w:r w:rsidR="00515135">
        <w:rPr>
          <w:lang w:val="nl-NL"/>
        </w:rPr>
        <w:t>n;</w:t>
      </w:r>
      <w:r w:rsidR="006D6940">
        <w:rPr>
          <w:lang w:val="nl-NL"/>
        </w:rPr>
        <w:t xml:space="preserve"> of onrechtstreeks door een vermindering van de grondwatervoeding bij verhardingen</w:t>
      </w:r>
      <w:r w:rsidR="003E7639">
        <w:rPr>
          <w:lang w:val="nl-NL"/>
        </w:rPr>
        <w:t xml:space="preserve"> of</w:t>
      </w:r>
      <w:r w:rsidR="006D6940">
        <w:rPr>
          <w:lang w:val="nl-NL"/>
        </w:rPr>
        <w:t xml:space="preserve"> </w:t>
      </w:r>
      <w:r w:rsidR="003E7639">
        <w:rPr>
          <w:lang w:val="nl-NL"/>
        </w:rPr>
        <w:t xml:space="preserve">een vermeerdering van de voeding door </w:t>
      </w:r>
      <w:r w:rsidR="006D6940">
        <w:rPr>
          <w:lang w:val="nl-NL"/>
        </w:rPr>
        <w:t>opstuwen</w:t>
      </w:r>
      <w:r w:rsidR="006E25AD">
        <w:rPr>
          <w:lang w:val="nl-NL"/>
        </w:rPr>
        <w:t xml:space="preserve"> van waterlopen</w:t>
      </w:r>
      <w:r w:rsidR="006D6940">
        <w:rPr>
          <w:lang w:val="nl-NL"/>
        </w:rPr>
        <w:t xml:space="preserve">. </w:t>
      </w:r>
      <w:r>
        <w:rPr>
          <w:lang w:val="nl-NL"/>
        </w:rPr>
        <w:t xml:space="preserve">Een onttrekking kan zeer kortstondig zijn of continu doorgaan over </w:t>
      </w:r>
      <w:r w:rsidR="00515135">
        <w:rPr>
          <w:lang w:val="nl-NL"/>
        </w:rPr>
        <w:t>meerdere jaren. Verder kan de ingreep ondiep aan de watertafel plaatsvinden of op honderden meters diep. De berekening en beoordeling van de invloed van de ingrepen op de omgeving is uiteraard sterk afhankelijk van</w:t>
      </w:r>
      <w:r w:rsidR="003E7639">
        <w:rPr>
          <w:lang w:val="nl-NL"/>
        </w:rPr>
        <w:t xml:space="preserve"> </w:t>
      </w:r>
      <w:r w:rsidR="003E7639" w:rsidRPr="003E7639">
        <w:rPr>
          <w:lang w:val="nl-NL"/>
        </w:rPr>
        <w:t>de exploitatiewijze</w:t>
      </w:r>
      <w:r w:rsidR="00515135" w:rsidRPr="003E7639">
        <w:rPr>
          <w:lang w:val="nl-NL"/>
        </w:rPr>
        <w:t>.</w:t>
      </w:r>
    </w:p>
    <w:p w14:paraId="7FD90DE1" w14:textId="6199E66E" w:rsidR="00867D1E" w:rsidRDefault="006D6940" w:rsidP="006D6940">
      <w:pPr>
        <w:rPr>
          <w:lang w:val="nl-NL"/>
        </w:rPr>
      </w:pPr>
      <w:r>
        <w:rPr>
          <w:lang w:val="nl-NL"/>
        </w:rPr>
        <w:t>In de volgende paragrafen worden de belangrijkste grondwateringrepen</w:t>
      </w:r>
      <w:r w:rsidR="00EB5802">
        <w:rPr>
          <w:lang w:val="nl-NL"/>
        </w:rPr>
        <w:t>, de verschillende exploitatiewijzen</w:t>
      </w:r>
      <w:r>
        <w:rPr>
          <w:lang w:val="nl-NL"/>
        </w:rPr>
        <w:t xml:space="preserve"> en hun </w:t>
      </w:r>
      <w:r w:rsidR="00351793">
        <w:rPr>
          <w:lang w:val="nl-NL"/>
        </w:rPr>
        <w:t xml:space="preserve">potentiële </w:t>
      </w:r>
      <w:r>
        <w:rPr>
          <w:lang w:val="nl-NL"/>
        </w:rPr>
        <w:t>effecten op het watersysteem besproken.</w:t>
      </w:r>
      <w:r w:rsidR="0080750D">
        <w:rPr>
          <w:lang w:val="nl-NL"/>
        </w:rPr>
        <w:t xml:space="preserve"> Hierbij wordt de nadruk gelegd op de processen die spelen, aangezien deze zullen bepalen welke berekeningen van toepassing zijn. </w:t>
      </w:r>
      <w:r w:rsidR="00713C6E">
        <w:rPr>
          <w:lang w:val="nl-NL"/>
        </w:rPr>
        <w:t xml:space="preserve"> </w:t>
      </w:r>
    </w:p>
    <w:p w14:paraId="6829F27C" w14:textId="77777777" w:rsidR="00867D1E" w:rsidRDefault="00867D1E">
      <w:pPr>
        <w:suppressAutoHyphens w:val="0"/>
        <w:spacing w:after="0" w:line="240" w:lineRule="auto"/>
        <w:jc w:val="left"/>
        <w:rPr>
          <w:lang w:val="nl-NL"/>
        </w:rPr>
      </w:pPr>
      <w:r>
        <w:rPr>
          <w:lang w:val="nl-NL"/>
        </w:rPr>
        <w:br w:type="page"/>
      </w:r>
    </w:p>
    <w:p w14:paraId="44F666E6" w14:textId="2D5D70D1" w:rsidR="006D6940" w:rsidRDefault="004D7362" w:rsidP="008033AE">
      <w:pPr>
        <w:pStyle w:val="Heading2"/>
        <w:rPr>
          <w:lang w:val="nl-NL"/>
        </w:rPr>
      </w:pPr>
      <w:bookmarkStart w:id="197" w:name="_Toc153281654"/>
      <w:r>
        <w:rPr>
          <w:lang w:val="nl-NL"/>
        </w:rPr>
        <w:t>Grondwater</w:t>
      </w:r>
      <w:r w:rsidR="00713C6E">
        <w:rPr>
          <w:lang w:val="nl-NL"/>
        </w:rPr>
        <w:t>winning</w:t>
      </w:r>
      <w:bookmarkEnd w:id="197"/>
    </w:p>
    <w:p w14:paraId="3BD670A1" w14:textId="73D753D9" w:rsidR="006D6940" w:rsidRDefault="00713C6E" w:rsidP="006D6940">
      <w:pPr>
        <w:rPr>
          <w:lang w:val="nl-NL"/>
        </w:rPr>
      </w:pPr>
      <w:r>
        <w:rPr>
          <w:lang w:val="nl-NL"/>
        </w:rPr>
        <w:t xml:space="preserve">Een </w:t>
      </w:r>
      <w:r w:rsidR="003870C3">
        <w:rPr>
          <w:lang w:val="nl-NL"/>
        </w:rPr>
        <w:t>grondwater</w:t>
      </w:r>
      <w:r>
        <w:rPr>
          <w:lang w:val="nl-NL"/>
        </w:rPr>
        <w:t>winning b</w:t>
      </w:r>
      <w:r w:rsidR="00E67FD1">
        <w:rPr>
          <w:lang w:val="nl-NL"/>
        </w:rPr>
        <w:t>estaat</w:t>
      </w:r>
      <w:r>
        <w:rPr>
          <w:lang w:val="nl-NL"/>
        </w:rPr>
        <w:t xml:space="preserve"> meestal </w:t>
      </w:r>
      <w:ins w:id="198" w:author="Theo Olsthoorn" w:date="2023-12-19T23:15:00Z">
        <w:r w:rsidR="00C574CB">
          <w:rPr>
            <w:lang w:val="nl-NL"/>
          </w:rPr>
          <w:t xml:space="preserve">uit </w:t>
        </w:r>
      </w:ins>
      <w:r>
        <w:rPr>
          <w:lang w:val="nl-NL"/>
        </w:rPr>
        <w:t>een geboorde waterput, waaruit h</w:t>
      </w:r>
      <w:r w:rsidR="006D6940">
        <w:rPr>
          <w:lang w:val="nl-NL"/>
        </w:rPr>
        <w:t>et grondwater wordt onttrokken met een pomp</w:t>
      </w:r>
      <w:r>
        <w:rPr>
          <w:lang w:val="nl-NL"/>
        </w:rPr>
        <w:t>.</w:t>
      </w:r>
      <w:r w:rsidR="006D6940">
        <w:rPr>
          <w:lang w:val="nl-NL"/>
        </w:rPr>
        <w:t xml:space="preserve"> De waterput is gelijkaardig aan een peilbuis, maar dan met een veel grotere boordiameter (250 tot 700 mm) en buisdiameter (125-250 mm). De gefilterde sectie van de </w:t>
      </w:r>
      <w:proofErr w:type="spellStart"/>
      <w:r w:rsidR="006D6940">
        <w:rPr>
          <w:lang w:val="nl-NL"/>
        </w:rPr>
        <w:t>putbuis</w:t>
      </w:r>
      <w:proofErr w:type="spellEnd"/>
      <w:r w:rsidR="006D6940">
        <w:rPr>
          <w:lang w:val="nl-NL"/>
        </w:rPr>
        <w:t xml:space="preserve"> is normaal ook veel langer dan bij een peilbuis, in de orde van 5 tot 50 m. De put kan zeer ondiep zijn, bijvoorbeeld 10 m</w:t>
      </w:r>
      <w:r w:rsidR="007236B1">
        <w:rPr>
          <w:lang w:val="nl-NL"/>
        </w:rPr>
        <w:t>,</w:t>
      </w:r>
      <w:r w:rsidR="006D6940">
        <w:rPr>
          <w:lang w:val="nl-NL"/>
        </w:rPr>
        <w:t xml:space="preserve"> of zeer diep, bijvoorbeeld 400 m. Ondiepe putten kunnen met een bovengrondse vacuümpomp worden afgepompt via een aanzuigleiding, maar de meeste waterputten worden voorzien van een elektrisch aangedreven onderwaterpomp in de </w:t>
      </w:r>
      <w:proofErr w:type="spellStart"/>
      <w:r w:rsidR="006D6940">
        <w:rPr>
          <w:lang w:val="nl-NL"/>
        </w:rPr>
        <w:t>putbuis</w:t>
      </w:r>
      <w:proofErr w:type="spellEnd"/>
      <w:r w:rsidR="006D6940">
        <w:rPr>
          <w:lang w:val="nl-NL"/>
        </w:rPr>
        <w:t xml:space="preserve"> zelf.</w:t>
      </w:r>
    </w:p>
    <w:p w14:paraId="00C6F342" w14:textId="3B8A4819" w:rsidR="0044292D" w:rsidRDefault="006D6940" w:rsidP="006D6940">
      <w:pPr>
        <w:rPr>
          <w:lang w:val="nl-NL"/>
        </w:rPr>
      </w:pPr>
      <w:r>
        <w:rPr>
          <w:lang w:val="nl-NL"/>
        </w:rPr>
        <w:t xml:space="preserve">In eerste instantie zal de pomp het water in de </w:t>
      </w:r>
      <w:proofErr w:type="spellStart"/>
      <w:r>
        <w:rPr>
          <w:lang w:val="nl-NL"/>
        </w:rPr>
        <w:t>putbuis</w:t>
      </w:r>
      <w:proofErr w:type="spellEnd"/>
      <w:r>
        <w:rPr>
          <w:lang w:val="nl-NL"/>
        </w:rPr>
        <w:t xml:space="preserve"> opzuigen, waardoor het waterpeil in de </w:t>
      </w:r>
      <w:proofErr w:type="spellStart"/>
      <w:r>
        <w:rPr>
          <w:lang w:val="nl-NL"/>
        </w:rPr>
        <w:t>putbuis</w:t>
      </w:r>
      <w:proofErr w:type="spellEnd"/>
      <w:r>
        <w:rPr>
          <w:lang w:val="nl-NL"/>
        </w:rPr>
        <w:t xml:space="preserve"> daalt. Deze daling veroorzaakt een onderdruk die grondwater aanzuigt vanuit de watervoerende laag</w:t>
      </w:r>
      <w:del w:id="199" w:author="Theo Olsthoorn" w:date="2023-12-19T23:17:00Z">
        <w:r w:rsidDel="00C574CB">
          <w:rPr>
            <w:lang w:val="nl-NL"/>
          </w:rPr>
          <w:delText xml:space="preserve"> door de </w:delText>
        </w:r>
        <w:r w:rsidR="0044292D" w:rsidDel="00C574CB">
          <w:rPr>
            <w:lang w:val="nl-NL"/>
          </w:rPr>
          <w:delText>put</w:delText>
        </w:r>
        <w:r w:rsidDel="00C574CB">
          <w:rPr>
            <w:lang w:val="nl-NL"/>
          </w:rPr>
          <w:delText>filter</w:delText>
        </w:r>
        <w:r w:rsidR="00377E0D" w:rsidDel="00C574CB">
          <w:rPr>
            <w:lang w:val="nl-NL"/>
          </w:rPr>
          <w:delText xml:space="preserve"> en de boorgatwand</w:delText>
        </w:r>
      </w:del>
      <w:r>
        <w:rPr>
          <w:lang w:val="nl-NL"/>
        </w:rPr>
        <w:t xml:space="preserve">. </w:t>
      </w:r>
      <w:r w:rsidR="00377E0D">
        <w:rPr>
          <w:lang w:val="nl-NL"/>
        </w:rPr>
        <w:t>De aanzuiging</w:t>
      </w:r>
      <w:r>
        <w:rPr>
          <w:lang w:val="nl-NL"/>
        </w:rPr>
        <w:t xml:space="preserve"> zorgt op zijn beurt voor een verlaging van de waterdruk in de watervoerende laag</w:t>
      </w:r>
      <w:r w:rsidR="00377E0D">
        <w:rPr>
          <w:lang w:val="nl-NL"/>
        </w:rPr>
        <w:t xml:space="preserve">. De </w:t>
      </w:r>
      <w:ins w:id="200" w:author="Theo Olsthoorn" w:date="2023-12-19T23:18:00Z">
        <w:r w:rsidR="007416C4">
          <w:rPr>
            <w:lang w:val="nl-NL"/>
          </w:rPr>
          <w:t xml:space="preserve">/Het? </w:t>
        </w:r>
      </w:ins>
      <w:proofErr w:type="gramStart"/>
      <w:r w:rsidR="00377E0D">
        <w:rPr>
          <w:lang w:val="nl-NL"/>
        </w:rPr>
        <w:t>putfilter</w:t>
      </w:r>
      <w:proofErr w:type="gramEnd"/>
      <w:r w:rsidR="00377E0D">
        <w:rPr>
          <w:lang w:val="nl-NL"/>
        </w:rPr>
        <w:t xml:space="preserve"> en de boorgatwand hebben een bepaalde hydraulische weerstand, de </w:t>
      </w:r>
      <w:r w:rsidR="00377E0D" w:rsidRPr="00377E0D">
        <w:rPr>
          <w:i/>
          <w:iCs/>
          <w:lang w:val="nl-NL"/>
        </w:rPr>
        <w:t>putweerstand</w:t>
      </w:r>
      <w:r w:rsidR="00377E0D">
        <w:rPr>
          <w:lang w:val="nl-NL"/>
        </w:rPr>
        <w:t xml:space="preserve">, die ervoor zorgt dat de waterdrukverlaging juist buiten het boorgat minder groot is dan in de </w:t>
      </w:r>
      <w:proofErr w:type="spellStart"/>
      <w:r w:rsidR="00377E0D">
        <w:rPr>
          <w:lang w:val="nl-NL"/>
        </w:rPr>
        <w:t>putbuis</w:t>
      </w:r>
      <w:proofErr w:type="spellEnd"/>
      <w:r w:rsidR="00377E0D">
        <w:rPr>
          <w:lang w:val="nl-NL"/>
        </w:rPr>
        <w:t>. In een</w:t>
      </w:r>
      <w:r>
        <w:rPr>
          <w:lang w:val="nl-NL"/>
        </w:rPr>
        <w:t xml:space="preserve"> </w:t>
      </w:r>
      <w:r w:rsidR="00377E0D">
        <w:rPr>
          <w:lang w:val="nl-NL"/>
        </w:rPr>
        <w:t>freatische</w:t>
      </w:r>
      <w:r>
        <w:rPr>
          <w:lang w:val="nl-NL"/>
        </w:rPr>
        <w:t xml:space="preserve"> grondwaterlaag</w:t>
      </w:r>
      <w:r w:rsidR="00377E0D">
        <w:rPr>
          <w:lang w:val="nl-NL"/>
        </w:rPr>
        <w:t xml:space="preserve"> leidt de waterdrukverlaging</w:t>
      </w:r>
      <w:r>
        <w:rPr>
          <w:lang w:val="nl-NL"/>
        </w:rPr>
        <w:t xml:space="preserve"> tot het ledigen van de poriën (</w:t>
      </w:r>
      <w:r w:rsidR="003870C3">
        <w:rPr>
          <w:lang w:val="nl-NL"/>
        </w:rPr>
        <w:t xml:space="preserve">de </w:t>
      </w:r>
      <w:r>
        <w:rPr>
          <w:lang w:val="nl-NL"/>
        </w:rPr>
        <w:t xml:space="preserve">vrije berging) aan de watertafel in de onmiddellijke nabijheid van de put waardoor </w:t>
      </w:r>
      <w:r w:rsidR="003870C3">
        <w:rPr>
          <w:lang w:val="nl-NL"/>
        </w:rPr>
        <w:t>de watertafel begint te zakken</w:t>
      </w:r>
      <w:r>
        <w:rPr>
          <w:lang w:val="nl-NL"/>
        </w:rPr>
        <w:t xml:space="preserve">. De </w:t>
      </w:r>
      <w:r w:rsidR="00377E0D">
        <w:rPr>
          <w:lang w:val="nl-NL"/>
        </w:rPr>
        <w:t>verlaagde grondwaterdruk (peil)</w:t>
      </w:r>
      <w:r>
        <w:rPr>
          <w:lang w:val="nl-NL"/>
        </w:rPr>
        <w:t xml:space="preserve"> in de grondwaterlaag rond de pompput zal op haar beurt grondwater </w:t>
      </w:r>
      <w:del w:id="201" w:author="Theo Olsthoorn" w:date="2023-12-19T23:19:00Z">
        <w:r w:rsidDel="007416C4">
          <w:rPr>
            <w:lang w:val="nl-NL"/>
          </w:rPr>
          <w:delText xml:space="preserve">beginnen </w:delText>
        </w:r>
      </w:del>
      <w:ins w:id="202" w:author="Theo Olsthoorn" w:date="2023-12-19T23:19:00Z">
        <w:r w:rsidR="007416C4">
          <w:rPr>
            <w:lang w:val="nl-NL"/>
          </w:rPr>
          <w:t>gaan</w:t>
        </w:r>
        <w:r w:rsidR="007416C4">
          <w:rPr>
            <w:lang w:val="nl-NL"/>
          </w:rPr>
          <w:t xml:space="preserve"> </w:t>
        </w:r>
      </w:ins>
      <w:r>
        <w:rPr>
          <w:lang w:val="nl-NL"/>
        </w:rPr>
        <w:t xml:space="preserve">aantrekken </w:t>
      </w:r>
      <w:ins w:id="203" w:author="Theo Olsthoorn" w:date="2023-12-19T23:19:00Z">
        <w:r w:rsidR="007416C4">
          <w:rPr>
            <w:lang w:val="nl-NL"/>
          </w:rPr>
          <w:t>uit een steeds wijdere</w:t>
        </w:r>
      </w:ins>
      <w:del w:id="204" w:author="Theo Olsthoorn" w:date="2023-12-19T23:19:00Z">
        <w:r w:rsidDel="007416C4">
          <w:rPr>
            <w:lang w:val="nl-NL"/>
          </w:rPr>
          <w:delText>van de</w:delText>
        </w:r>
      </w:del>
      <w:r>
        <w:rPr>
          <w:lang w:val="nl-NL"/>
        </w:rPr>
        <w:t xml:space="preserve"> omgeving. In afwezigheid van grondwatervoeding</w:t>
      </w:r>
      <w:r w:rsidR="0044292D">
        <w:rPr>
          <w:lang w:val="nl-NL"/>
        </w:rPr>
        <w:t xml:space="preserve"> (</w:t>
      </w:r>
      <w:r w:rsidR="00377E0D">
        <w:rPr>
          <w:lang w:val="nl-NL"/>
        </w:rPr>
        <w:t>van</w:t>
      </w:r>
      <w:r w:rsidR="0044292D">
        <w:rPr>
          <w:lang w:val="nl-NL"/>
        </w:rPr>
        <w:t xml:space="preserve"> percolerende neerslag of oppervlaktewater)</w:t>
      </w:r>
      <w:r>
        <w:rPr>
          <w:lang w:val="nl-NL"/>
        </w:rPr>
        <w:t xml:space="preserve">, zal de grondwaterverlaging </w:t>
      </w:r>
      <w:r w:rsidR="00377E0D">
        <w:rPr>
          <w:lang w:val="nl-NL"/>
        </w:rPr>
        <w:t xml:space="preserve">oneindig </w:t>
      </w:r>
      <w:r>
        <w:rPr>
          <w:lang w:val="nl-NL"/>
        </w:rPr>
        <w:t xml:space="preserve">blijven uitbreiden in alle richtingen (radiaal) weg van de pompput </w:t>
      </w:r>
      <w:r w:rsidR="003870C3">
        <w:rPr>
          <w:lang w:val="nl-NL"/>
        </w:rPr>
        <w:t>zodat</w:t>
      </w:r>
      <w:r>
        <w:rPr>
          <w:lang w:val="nl-NL"/>
        </w:rPr>
        <w:t xml:space="preserve"> een </w:t>
      </w:r>
      <w:r w:rsidRPr="0044292D">
        <w:rPr>
          <w:i/>
          <w:iCs/>
          <w:lang w:val="nl-NL"/>
        </w:rPr>
        <w:t>afpompingskegel</w:t>
      </w:r>
      <w:r>
        <w:rPr>
          <w:lang w:val="nl-NL"/>
        </w:rPr>
        <w:t xml:space="preserve"> ontstaa</w:t>
      </w:r>
      <w:r w:rsidR="003870C3">
        <w:rPr>
          <w:lang w:val="nl-NL"/>
        </w:rPr>
        <w:t>t</w:t>
      </w:r>
      <w:r>
        <w:rPr>
          <w:lang w:val="nl-NL"/>
        </w:rPr>
        <w:t xml:space="preserve"> die groter wordt in de tijd.</w:t>
      </w:r>
    </w:p>
    <w:p w14:paraId="2CAB999F" w14:textId="3CD03370" w:rsidR="006D6940" w:rsidRDefault="006D6940" w:rsidP="006D6940">
      <w:pPr>
        <w:rPr>
          <w:lang w:val="nl-NL"/>
        </w:rPr>
      </w:pPr>
      <w:r w:rsidRPr="007416C4">
        <w:rPr>
          <w:strike/>
          <w:lang w:val="nl-NL"/>
          <w:rPrChange w:id="205" w:author="Theo Olsthoorn" w:date="2023-12-19T23:21:00Z">
            <w:rPr>
              <w:lang w:val="nl-NL"/>
            </w:rPr>
          </w:rPrChange>
        </w:rPr>
        <w:t xml:space="preserve">Wanneer er wel grondwatervoeding aanwezig is binnen de afpompingskegel, </w:t>
      </w:r>
      <w:r w:rsidR="0044292D" w:rsidRPr="007416C4">
        <w:rPr>
          <w:strike/>
          <w:lang w:val="nl-NL"/>
          <w:rPrChange w:id="206" w:author="Theo Olsthoorn" w:date="2023-12-19T23:21:00Z">
            <w:rPr>
              <w:lang w:val="nl-NL"/>
            </w:rPr>
          </w:rPrChange>
        </w:rPr>
        <w:t xml:space="preserve">bijvoorbeeld </w:t>
      </w:r>
      <w:r w:rsidRPr="007416C4">
        <w:rPr>
          <w:strike/>
          <w:lang w:val="nl-NL"/>
          <w:rPrChange w:id="207" w:author="Theo Olsthoorn" w:date="2023-12-19T23:21:00Z">
            <w:rPr>
              <w:lang w:val="nl-NL"/>
            </w:rPr>
          </w:rPrChange>
        </w:rPr>
        <w:t xml:space="preserve">via </w:t>
      </w:r>
      <w:r w:rsidR="0044292D" w:rsidRPr="007416C4">
        <w:rPr>
          <w:strike/>
          <w:lang w:val="nl-NL"/>
          <w:rPrChange w:id="208" w:author="Theo Olsthoorn" w:date="2023-12-19T23:21:00Z">
            <w:rPr>
              <w:lang w:val="nl-NL"/>
            </w:rPr>
          </w:rPrChange>
        </w:rPr>
        <w:t>percolerende</w:t>
      </w:r>
      <w:r w:rsidRPr="007416C4">
        <w:rPr>
          <w:strike/>
          <w:lang w:val="nl-NL"/>
          <w:rPrChange w:id="209" w:author="Theo Olsthoorn" w:date="2023-12-19T23:21:00Z">
            <w:rPr>
              <w:lang w:val="nl-NL"/>
            </w:rPr>
          </w:rPrChange>
        </w:rPr>
        <w:t xml:space="preserve"> neerslag, zal de uitbreiding van de afpompingskegel vertraagd worden. Op het moment dat de grondwatervoeding </w:t>
      </w:r>
      <w:r w:rsidR="0044292D" w:rsidRPr="007416C4">
        <w:rPr>
          <w:strike/>
          <w:lang w:val="nl-NL"/>
          <w:rPrChange w:id="210" w:author="Theo Olsthoorn" w:date="2023-12-19T23:21:00Z">
            <w:rPr>
              <w:lang w:val="nl-NL"/>
            </w:rPr>
          </w:rPrChange>
        </w:rPr>
        <w:t xml:space="preserve">die </w:t>
      </w:r>
      <w:r w:rsidRPr="007416C4">
        <w:rPr>
          <w:strike/>
          <w:lang w:val="nl-NL"/>
          <w:rPrChange w:id="211" w:author="Theo Olsthoorn" w:date="2023-12-19T23:21:00Z">
            <w:rPr>
              <w:lang w:val="nl-NL"/>
            </w:rPr>
          </w:rPrChange>
        </w:rPr>
        <w:t xml:space="preserve">binnen de afpompingskegel </w:t>
      </w:r>
      <w:r w:rsidR="0044292D" w:rsidRPr="007416C4">
        <w:rPr>
          <w:strike/>
          <w:lang w:val="nl-NL"/>
          <w:rPrChange w:id="212" w:author="Theo Olsthoorn" w:date="2023-12-19T23:21:00Z">
            <w:rPr>
              <w:lang w:val="nl-NL"/>
            </w:rPr>
          </w:rPrChange>
        </w:rPr>
        <w:t xml:space="preserve">stroomt </w:t>
      </w:r>
      <w:r w:rsidRPr="007416C4">
        <w:rPr>
          <w:strike/>
          <w:lang w:val="nl-NL"/>
          <w:rPrChange w:id="213" w:author="Theo Olsthoorn" w:date="2023-12-19T23:21:00Z">
            <w:rPr>
              <w:lang w:val="nl-NL"/>
            </w:rPr>
          </w:rPrChange>
        </w:rPr>
        <w:t>gelijk is aan de grondwateronttrekking</w:t>
      </w:r>
      <w:r w:rsidR="0044292D" w:rsidRPr="007416C4">
        <w:rPr>
          <w:strike/>
          <w:lang w:val="nl-NL"/>
          <w:rPrChange w:id="214" w:author="Theo Olsthoorn" w:date="2023-12-19T23:21:00Z">
            <w:rPr>
              <w:lang w:val="nl-NL"/>
            </w:rPr>
          </w:rPrChange>
        </w:rPr>
        <w:t>,</w:t>
      </w:r>
      <w:r w:rsidRPr="007416C4">
        <w:rPr>
          <w:strike/>
          <w:lang w:val="nl-NL"/>
          <w:rPrChange w:id="215" w:author="Theo Olsthoorn" w:date="2023-12-19T23:21:00Z">
            <w:rPr>
              <w:lang w:val="nl-NL"/>
            </w:rPr>
          </w:rPrChange>
        </w:rPr>
        <w:t xml:space="preserve"> stopt de uitbreiding van de grondwaterverlaging.</w:t>
      </w:r>
      <w:r w:rsidR="0044292D" w:rsidRPr="007416C4">
        <w:rPr>
          <w:strike/>
          <w:lang w:val="nl-NL"/>
          <w:rPrChange w:id="216" w:author="Theo Olsthoorn" w:date="2023-12-19T23:21:00Z">
            <w:rPr>
              <w:lang w:val="nl-NL"/>
            </w:rPr>
          </w:rPrChange>
        </w:rPr>
        <w:t xml:space="preserve"> De grondwaterstanden blijven dan constant in de tijd of </w:t>
      </w:r>
      <w:r w:rsidR="0044292D" w:rsidRPr="007416C4">
        <w:rPr>
          <w:i/>
          <w:iCs/>
          <w:strike/>
          <w:lang w:val="nl-NL"/>
          <w:rPrChange w:id="217" w:author="Theo Olsthoorn" w:date="2023-12-19T23:21:00Z">
            <w:rPr>
              <w:i/>
              <w:iCs/>
              <w:lang w:val="nl-NL"/>
            </w:rPr>
          </w:rPrChange>
        </w:rPr>
        <w:t>stationair</w:t>
      </w:r>
      <w:r w:rsidR="0044292D" w:rsidRPr="007416C4">
        <w:rPr>
          <w:strike/>
          <w:lang w:val="nl-NL"/>
          <w:rPrChange w:id="218" w:author="Theo Olsthoorn" w:date="2023-12-19T23:21:00Z">
            <w:rPr>
              <w:lang w:val="nl-NL"/>
            </w:rPr>
          </w:rPrChange>
        </w:rPr>
        <w:t xml:space="preserve"> (ruimtelijk zijn er wel nog verschillen in grondwaterstand en er is dus wel stroming mogelijk in een stationaire toestand)</w:t>
      </w:r>
      <w:r w:rsidR="0044292D">
        <w:rPr>
          <w:lang w:val="nl-NL"/>
        </w:rPr>
        <w:t>.</w:t>
      </w:r>
      <w:r>
        <w:rPr>
          <w:lang w:val="nl-NL"/>
        </w:rPr>
        <w:t xml:space="preserve"> </w:t>
      </w:r>
      <w:ins w:id="219" w:author="Theo Olsthoorn" w:date="2023-12-19T23:21:00Z">
        <w:r w:rsidR="007416C4">
          <w:rPr>
            <w:lang w:val="nl-NL"/>
          </w:rPr>
          <w:t>De uitbreiding van de a</w:t>
        </w:r>
      </w:ins>
      <w:ins w:id="220" w:author="Theo Olsthoorn" w:date="2023-12-19T23:22:00Z">
        <w:r w:rsidR="007416C4">
          <w:rPr>
            <w:lang w:val="nl-NL"/>
          </w:rPr>
          <w:t>fpompingskegel stop alleen wanneer de onttrekking gecompenseerd wordt door een toename van voeding die optreedt als gevolg van de veroorzaakte grondwate</w:t>
        </w:r>
      </w:ins>
      <w:ins w:id="221" w:author="Theo Olsthoorn" w:date="2023-12-19T23:23:00Z">
        <w:r w:rsidR="007416C4">
          <w:rPr>
            <w:lang w:val="nl-NL"/>
          </w:rPr>
          <w:t xml:space="preserve">rdaling. Dit kan zijn door verdampingsreductie bij lagere grondwaterstanden, door </w:t>
        </w:r>
      </w:ins>
      <w:ins w:id="222" w:author="Theo Olsthoorn" w:date="2023-12-19T23:24:00Z">
        <w:r w:rsidR="007416C4">
          <w:rPr>
            <w:lang w:val="nl-NL"/>
          </w:rPr>
          <w:t>geïnduceerde</w:t>
        </w:r>
      </w:ins>
      <w:ins w:id="223" w:author="Theo Olsthoorn" w:date="2023-12-19T23:23:00Z">
        <w:r w:rsidR="007416C4">
          <w:rPr>
            <w:lang w:val="nl-NL"/>
          </w:rPr>
          <w:t xml:space="preserve"> voeding van </w:t>
        </w:r>
      </w:ins>
      <w:ins w:id="224" w:author="Theo Olsthoorn" w:date="2023-12-19T23:24:00Z">
        <w:r w:rsidR="007416C4">
          <w:rPr>
            <w:lang w:val="nl-NL"/>
          </w:rPr>
          <w:t xml:space="preserve">de bepompte laag via een afdekkend pakket of via verminderde afvoer naar of </w:t>
        </w:r>
      </w:ins>
      <w:ins w:id="225" w:author="Theo Olsthoorn" w:date="2023-12-19T23:25:00Z">
        <w:r w:rsidR="007416C4">
          <w:rPr>
            <w:lang w:val="nl-NL"/>
          </w:rPr>
          <w:t xml:space="preserve">toegenomen infiltratie uit oppervlaktewater. Voeding vanuit de neerslag heeft geen invloed op de veroorzaakte verlaging. </w:t>
        </w:r>
      </w:ins>
      <w:ins w:id="226" w:author="Theo Olsthoorn" w:date="2023-12-19T23:24:00Z">
        <w:r w:rsidR="007416C4">
          <w:rPr>
            <w:lang w:val="nl-NL"/>
          </w:rPr>
          <w:t xml:space="preserve"> </w:t>
        </w:r>
      </w:ins>
      <w:r>
        <w:rPr>
          <w:lang w:val="nl-NL"/>
        </w:rPr>
        <w:t>In veel gevallen in België zal de afpomping deels gecompenseerd worden door een verminderde afvoer van grondwater in nabijgelegen waterlopen</w:t>
      </w:r>
      <w:r w:rsidR="003870C3">
        <w:rPr>
          <w:lang w:val="nl-NL"/>
        </w:rPr>
        <w:t xml:space="preserve"> (zonder dat de waterlopen het grondwater rechtstreeks voeden)</w:t>
      </w:r>
      <w:r>
        <w:rPr>
          <w:lang w:val="nl-NL"/>
        </w:rPr>
        <w:t>. Het overschot aan grondwatervoeding</w:t>
      </w:r>
      <w:r w:rsidR="0044292D">
        <w:rPr>
          <w:lang w:val="nl-NL"/>
        </w:rPr>
        <w:t xml:space="preserve"> uit neerslag</w:t>
      </w:r>
      <w:r>
        <w:rPr>
          <w:lang w:val="nl-NL"/>
        </w:rPr>
        <w:t xml:space="preserve"> dat afgevoerd wordt door de waterlopen wordt dus deels afgevangen door de grondwaterwinning.</w:t>
      </w:r>
    </w:p>
    <w:p w14:paraId="349545B6" w14:textId="0B61A3CF" w:rsidR="002329E6" w:rsidRDefault="006D6940" w:rsidP="006D6940">
      <w:pPr>
        <w:rPr>
          <w:lang w:val="nl-NL"/>
        </w:rPr>
      </w:pPr>
      <w:r>
        <w:rPr>
          <w:lang w:val="nl-NL"/>
        </w:rPr>
        <w:t xml:space="preserve">In een </w:t>
      </w:r>
      <w:r w:rsidRPr="002329E6">
        <w:rPr>
          <w:u w:val="single"/>
          <w:lang w:val="nl-NL"/>
        </w:rPr>
        <w:t>gespannen grondwaterlaag</w:t>
      </w:r>
      <w:r>
        <w:rPr>
          <w:lang w:val="nl-NL"/>
        </w:rPr>
        <w:t xml:space="preserve"> is de reactie anders. Een afpomping in een dergelijke laag veroorzaakt ook een daling van het waterpeil rond de pompput. De daling verloopt echter veel sneller </w:t>
      </w:r>
      <w:r w:rsidR="00377E0D">
        <w:rPr>
          <w:lang w:val="nl-NL"/>
        </w:rPr>
        <w:t xml:space="preserve">dan in een freatische laag </w:t>
      </w:r>
      <w:r>
        <w:rPr>
          <w:lang w:val="nl-NL"/>
        </w:rPr>
        <w:t xml:space="preserve">omdat de elastische berging veel kleiner is dan de vrije berging. Ook hier zal een afpompingskegel gevormd worden die </w:t>
      </w:r>
      <w:ins w:id="227" w:author="Theo Olsthoorn" w:date="2023-12-19T23:27:00Z">
        <w:r w:rsidR="007416C4">
          <w:rPr>
            <w:lang w:val="nl-NL"/>
          </w:rPr>
          <w:t xml:space="preserve">zich </w:t>
        </w:r>
      </w:ins>
      <w:r>
        <w:rPr>
          <w:lang w:val="nl-NL"/>
        </w:rPr>
        <w:t xml:space="preserve">uitbreidt in alle richtingen. De gespannen laag wordt echter niet rechtstreeks gevoed door </w:t>
      </w:r>
      <w:r w:rsidR="0044292D">
        <w:rPr>
          <w:lang w:val="nl-NL"/>
        </w:rPr>
        <w:t xml:space="preserve">percolerende </w:t>
      </w:r>
      <w:r>
        <w:rPr>
          <w:lang w:val="nl-NL"/>
        </w:rPr>
        <w:t xml:space="preserve">neerslag of door oppervlaktewater, maar door 1) het grondwater dat door de weinig doorlatende lagen boven en/of onder de afgepompte laag liggen en 2) door zijwaartse toestroming van water doorheen de watervoerende laag afkomstig van een locatie waar de grondwaterlaag aan de oppervlakte komt en daar wel gevoed wordt door neerslag en/of oppervlaktewater. Deze voeding </w:t>
      </w:r>
      <w:ins w:id="228" w:author="Theo Olsthoorn" w:date="2023-12-19T23:28:00Z">
        <w:r w:rsidR="007416C4">
          <w:rPr>
            <w:lang w:val="nl-NL"/>
          </w:rPr>
          <w:t xml:space="preserve">via </w:t>
        </w:r>
        <w:r w:rsidR="00747972">
          <w:rPr>
            <w:lang w:val="nl-NL"/>
          </w:rPr>
          <w:t xml:space="preserve">waterremmende </w:t>
        </w:r>
      </w:ins>
      <w:r>
        <w:rPr>
          <w:lang w:val="nl-NL"/>
        </w:rPr>
        <w:t xml:space="preserve">is </w:t>
      </w:r>
      <w:ins w:id="229" w:author="Theo Olsthoorn" w:date="2023-12-19T23:30:00Z">
        <w:r w:rsidR="00747972">
          <w:rPr>
            <w:lang w:val="nl-NL"/>
          </w:rPr>
          <w:t xml:space="preserve">per oppervlakte-eenheid </w:t>
        </w:r>
      </w:ins>
      <w:r>
        <w:rPr>
          <w:lang w:val="nl-NL"/>
        </w:rPr>
        <w:t xml:space="preserve">meestal </w:t>
      </w:r>
      <w:ins w:id="230" w:author="Theo Olsthoorn" w:date="2023-12-19T23:29:00Z">
        <w:r w:rsidR="00747972">
          <w:rPr>
            <w:lang w:val="nl-NL"/>
          </w:rPr>
          <w:t>gering</w:t>
        </w:r>
      </w:ins>
      <w:del w:id="231" w:author="Theo Olsthoorn" w:date="2023-12-19T23:29:00Z">
        <w:r w:rsidDel="00747972">
          <w:rPr>
            <w:lang w:val="nl-NL"/>
          </w:rPr>
          <w:delText xml:space="preserve">veel lager dan de voeding in een </w:delText>
        </w:r>
        <w:r w:rsidR="00377E0D" w:rsidDel="00747972">
          <w:rPr>
            <w:lang w:val="nl-NL"/>
          </w:rPr>
          <w:delText>freatische</w:delText>
        </w:r>
        <w:r w:rsidDel="00747972">
          <w:rPr>
            <w:lang w:val="nl-NL"/>
          </w:rPr>
          <w:delText xml:space="preserve"> grondwaterlaag</w:delText>
        </w:r>
      </w:del>
      <w:r>
        <w:rPr>
          <w:lang w:val="nl-NL"/>
        </w:rPr>
        <w:t xml:space="preserve">, waardoor de afpompingskegel in gespannen grondwaterlagen dikwijls </w:t>
      </w:r>
      <w:ins w:id="232" w:author="Theo Olsthoorn" w:date="2023-12-19T23:31:00Z">
        <w:r w:rsidR="00747972">
          <w:rPr>
            <w:lang w:val="nl-NL"/>
          </w:rPr>
          <w:t xml:space="preserve">ver </w:t>
        </w:r>
      </w:ins>
      <w:del w:id="233" w:author="Theo Olsthoorn" w:date="2023-12-19T23:31:00Z">
        <w:r w:rsidDel="00747972">
          <w:rPr>
            <w:lang w:val="nl-NL"/>
          </w:rPr>
          <w:delText xml:space="preserve">veel verder </w:delText>
        </w:r>
      </w:del>
      <w:r>
        <w:rPr>
          <w:lang w:val="nl-NL"/>
        </w:rPr>
        <w:t>reikt</w:t>
      </w:r>
      <w:ins w:id="234" w:author="Theo Olsthoorn" w:date="2023-12-19T23:31:00Z">
        <w:r w:rsidR="00747972">
          <w:rPr>
            <w:lang w:val="nl-NL"/>
          </w:rPr>
          <w:t>, doorgaans</w:t>
        </w:r>
      </w:ins>
      <w:r>
        <w:rPr>
          <w:lang w:val="nl-NL"/>
        </w:rPr>
        <w:t xml:space="preserve"> </w:t>
      </w:r>
      <w:ins w:id="235" w:author="Theo Olsthoorn" w:date="2023-12-19T23:31:00Z">
        <w:r w:rsidR="00747972">
          <w:rPr>
            <w:lang w:val="nl-NL"/>
          </w:rPr>
          <w:t xml:space="preserve">veel verder </w:t>
        </w:r>
      </w:ins>
      <w:r>
        <w:rPr>
          <w:lang w:val="nl-NL"/>
        </w:rPr>
        <w:t xml:space="preserve">dan </w:t>
      </w:r>
      <w:ins w:id="236" w:author="Theo Olsthoorn" w:date="2023-12-19T23:31:00Z">
        <w:r w:rsidR="00747972">
          <w:rPr>
            <w:lang w:val="nl-NL"/>
          </w:rPr>
          <w:t xml:space="preserve">bij </w:t>
        </w:r>
      </w:ins>
      <w:del w:id="237" w:author="Theo Olsthoorn" w:date="2023-12-19T23:31:00Z">
        <w:r w:rsidDel="00747972">
          <w:rPr>
            <w:lang w:val="nl-NL"/>
          </w:rPr>
          <w:delText xml:space="preserve">in </w:delText>
        </w:r>
      </w:del>
      <w:r w:rsidR="00377E0D">
        <w:rPr>
          <w:lang w:val="nl-NL"/>
        </w:rPr>
        <w:t>freatische</w:t>
      </w:r>
      <w:r>
        <w:rPr>
          <w:lang w:val="nl-NL"/>
        </w:rPr>
        <w:t xml:space="preserve"> grondwaterlagen voor hetzelfde onttrekkingsdebiet.</w:t>
      </w:r>
      <w:r w:rsidR="002329E6">
        <w:rPr>
          <w:lang w:val="nl-NL"/>
        </w:rPr>
        <w:t xml:space="preserve"> De waterremmende laag (of lagen) boven de afgepompte gespannen laag zorgen voor een beperktere invloed naar de bovenliggende </w:t>
      </w:r>
      <w:r w:rsidR="00A94186">
        <w:rPr>
          <w:lang w:val="nl-NL"/>
        </w:rPr>
        <w:t>freatische</w:t>
      </w:r>
      <w:r w:rsidR="002329E6">
        <w:rPr>
          <w:lang w:val="nl-NL"/>
        </w:rPr>
        <w:t xml:space="preserve"> watertafel toe. In het algemeen zal het effect op de watertafel lokaal minder groot zijn, maar </w:t>
      </w:r>
      <w:ins w:id="238" w:author="Theo Olsthoorn" w:date="2023-12-19T23:32:00Z">
        <w:r w:rsidR="00747972">
          <w:rPr>
            <w:lang w:val="nl-NL"/>
          </w:rPr>
          <w:t xml:space="preserve">daarvoor </w:t>
        </w:r>
      </w:ins>
      <w:del w:id="239" w:author="Theo Olsthoorn" w:date="2023-12-19T23:32:00Z">
        <w:r w:rsidR="002329E6" w:rsidDel="00747972">
          <w:rPr>
            <w:lang w:val="nl-NL"/>
          </w:rPr>
          <w:delText xml:space="preserve">meer </w:delText>
        </w:r>
      </w:del>
      <w:r w:rsidR="002329E6">
        <w:rPr>
          <w:lang w:val="nl-NL"/>
        </w:rPr>
        <w:t>uitgespreid over een gro</w:t>
      </w:r>
      <w:ins w:id="240" w:author="Theo Olsthoorn" w:date="2023-12-19T23:32:00Z">
        <w:r w:rsidR="00747972">
          <w:rPr>
            <w:lang w:val="nl-NL"/>
          </w:rPr>
          <w:t>o</w:t>
        </w:r>
      </w:ins>
      <w:r w:rsidR="002329E6">
        <w:rPr>
          <w:lang w:val="nl-NL"/>
        </w:rPr>
        <w:t>t</w:t>
      </w:r>
      <w:del w:id="241" w:author="Theo Olsthoorn" w:date="2023-12-19T23:32:00Z">
        <w:r w:rsidR="002329E6" w:rsidDel="00747972">
          <w:rPr>
            <w:lang w:val="nl-NL"/>
          </w:rPr>
          <w:delText>e</w:delText>
        </w:r>
      </w:del>
      <w:r w:rsidR="002329E6">
        <w:rPr>
          <w:lang w:val="nl-NL"/>
        </w:rPr>
        <w:t xml:space="preserve"> oppervlak</w:t>
      </w:r>
      <w:del w:id="242" w:author="Theo Olsthoorn" w:date="2023-12-19T23:32:00Z">
        <w:r w:rsidR="002329E6" w:rsidDel="00747972">
          <w:rPr>
            <w:lang w:val="nl-NL"/>
          </w:rPr>
          <w:delText>te</w:delText>
        </w:r>
      </w:del>
      <w:r w:rsidR="002329E6">
        <w:rPr>
          <w:lang w:val="nl-NL"/>
        </w:rPr>
        <w:t xml:space="preserve">. Op locaties waar de waterremmende laag ontbreekt, en de gespannen laag </w:t>
      </w:r>
      <w:del w:id="243" w:author="Theo Olsthoorn" w:date="2023-12-19T23:32:00Z">
        <w:r w:rsidR="002329E6" w:rsidDel="00747972">
          <w:rPr>
            <w:lang w:val="nl-NL"/>
          </w:rPr>
          <w:delText xml:space="preserve">zo </w:delText>
        </w:r>
      </w:del>
      <w:r w:rsidR="002329E6">
        <w:rPr>
          <w:lang w:val="nl-NL"/>
        </w:rPr>
        <w:t xml:space="preserve">in contact komt met de bovenliggende </w:t>
      </w:r>
      <w:r w:rsidR="007F6F5E">
        <w:rPr>
          <w:lang w:val="nl-NL"/>
        </w:rPr>
        <w:t>freatische laag</w:t>
      </w:r>
      <w:r w:rsidR="002329E6">
        <w:rPr>
          <w:lang w:val="nl-NL"/>
        </w:rPr>
        <w:t>, kan de verlaging aan de watertafel lokaal wel groter zijn</w:t>
      </w:r>
      <w:r w:rsidR="007F6F5E">
        <w:rPr>
          <w:lang w:val="nl-NL"/>
        </w:rPr>
        <w:t xml:space="preserve"> dan de verlaging aan de watertafel dichter bij de pompput</w:t>
      </w:r>
      <w:r w:rsidR="002329E6">
        <w:rPr>
          <w:lang w:val="nl-NL"/>
        </w:rPr>
        <w:t>.</w:t>
      </w:r>
    </w:p>
    <w:p w14:paraId="05CDEE67" w14:textId="5858138C" w:rsidR="00290E2F" w:rsidRPr="00BD1DC7" w:rsidRDefault="00290E2F" w:rsidP="006D6940">
      <w:pPr>
        <w:rPr>
          <w:lang w:val="nl-NL"/>
        </w:rPr>
      </w:pPr>
      <w:r>
        <w:rPr>
          <w:lang w:val="nl-NL"/>
        </w:rPr>
        <w:t xml:space="preserve">Zeer belangrijk voor de invloed op de omgeving is het regime van de winning in functie van de tijd. Veel winningen voor industriële productie pompen quasi continu heel het jaar door, met slechts korte pauzes voor onderhoud. Andere winningen zoals voor irrigatie in landbouw zijn slechts actief in het groeiseizoen of worden soms zelfs maar enkele weken ingezet bij droogte. Bij quasi-continue winningen zijn de grondwaterpeilen normaal min of meer in evenwicht met de onttrekking (stationaire toestand), </w:t>
      </w:r>
      <w:r w:rsidR="003870C3">
        <w:rPr>
          <w:lang w:val="nl-NL"/>
        </w:rPr>
        <w:t xml:space="preserve">en speelt de berging geen rol. Bij tijdelijke onttrekkingen dalen de grondwaterpeilen vooral in het begin van de onttrekking en speelt de berging wel een rol. </w:t>
      </w:r>
    </w:p>
    <w:p w14:paraId="1E8944DA" w14:textId="5C04EE9C" w:rsidR="005E6CE0" w:rsidRDefault="007B4383" w:rsidP="005E6CE0">
      <w:pPr>
        <w:pStyle w:val="Heading2"/>
        <w:rPr>
          <w:lang w:val="nl-NL"/>
        </w:rPr>
      </w:pPr>
      <w:bookmarkStart w:id="244" w:name="_Toc153281655"/>
      <w:r>
        <w:rPr>
          <w:lang w:val="nl-NL"/>
        </w:rPr>
        <w:t>W</w:t>
      </w:r>
      <w:r w:rsidR="005E6CE0">
        <w:rPr>
          <w:lang w:val="nl-NL"/>
        </w:rPr>
        <w:t>aterinjectie via putten</w:t>
      </w:r>
      <w:bookmarkEnd w:id="244"/>
    </w:p>
    <w:p w14:paraId="385591D1" w14:textId="6676A967" w:rsidR="007B4383" w:rsidRDefault="007B4383" w:rsidP="007B4383">
      <w:pPr>
        <w:rPr>
          <w:lang w:val="nl-NL"/>
        </w:rPr>
      </w:pPr>
      <w:r>
        <w:rPr>
          <w:lang w:val="nl-NL"/>
        </w:rPr>
        <w:t xml:space="preserve">In sommige toepassingen wordt water terug geïnjecteerd in de ondergrond via putten, zoals bij retourbemaling, koude-warmte opslag (KWO) en </w:t>
      </w:r>
      <w:ins w:id="245" w:author="Theo Olsthoorn" w:date="2023-12-19T23:34:00Z">
        <w:r w:rsidR="00747972">
          <w:rPr>
            <w:lang w:val="nl-NL"/>
          </w:rPr>
          <w:t xml:space="preserve">kunstmatige grondwateraanvulling voor de drinkwatervoorziening </w:t>
        </w:r>
      </w:ins>
      <w:r>
        <w:rPr>
          <w:lang w:val="nl-NL"/>
        </w:rPr>
        <w:t xml:space="preserve">“Aquifer storage </w:t>
      </w:r>
      <w:proofErr w:type="spellStart"/>
      <w:r>
        <w:rPr>
          <w:lang w:val="nl-NL"/>
        </w:rPr>
        <w:t>and</w:t>
      </w:r>
      <w:proofErr w:type="spellEnd"/>
      <w:r>
        <w:rPr>
          <w:lang w:val="nl-NL"/>
        </w:rPr>
        <w:t xml:space="preserve"> recovery (ASR)”. Retourbemaling wordt in de volgende paragraaf besproken. Bij KWO worden dezelfde hoeveelheden water geïnjecteerd als onttrokken op hetzelfde moment</w:t>
      </w:r>
      <w:ins w:id="246" w:author="Theo Olsthoorn" w:date="2023-12-19T23:35:00Z">
        <w:r w:rsidR="00747972">
          <w:rPr>
            <w:lang w:val="nl-NL"/>
          </w:rPr>
          <w:t>,</w:t>
        </w:r>
      </w:ins>
      <w:r>
        <w:rPr>
          <w:lang w:val="nl-NL"/>
        </w:rPr>
        <w:t xml:space="preserve"> waardoor netto geen water wordt weggenomen uit de aquifer. Hierdoor blijft de grondwaterstandverandering op iets grotere afstand van de putten beperkt. Bij </w:t>
      </w:r>
      <w:ins w:id="247" w:author="Theo Olsthoorn" w:date="2023-12-19T23:36:00Z">
        <w:r w:rsidR="00747972">
          <w:rPr>
            <w:lang w:val="nl-NL"/>
          </w:rPr>
          <w:t xml:space="preserve">sommige </w:t>
        </w:r>
      </w:ins>
      <w:r>
        <w:rPr>
          <w:lang w:val="nl-NL"/>
        </w:rPr>
        <w:t xml:space="preserve">ASR </w:t>
      </w:r>
      <w:ins w:id="248" w:author="Theo Olsthoorn" w:date="2023-12-19T23:36:00Z">
        <w:r w:rsidR="00747972">
          <w:rPr>
            <w:lang w:val="nl-NL"/>
          </w:rPr>
          <w:t xml:space="preserve">projecten </w:t>
        </w:r>
      </w:ins>
      <w:r>
        <w:rPr>
          <w:lang w:val="nl-NL"/>
        </w:rPr>
        <w:t xml:space="preserve">wordt water in een bepaalde periode geïnjecteerd (bijvoorbeeld in een natte periode) en in een andere periode terug onttrokken (bijvoorbeeld in een droge periode). De tijdelijke invloed kan dus groter zijn dan bij KWO, maar over meerdere jaren is de invloed kleiner dan bij een winning waar alleen netto wordt onttrokken. </w:t>
      </w:r>
    </w:p>
    <w:p w14:paraId="4691799F" w14:textId="1F791C69" w:rsidR="00377E0D" w:rsidRPr="004F28C0" w:rsidRDefault="00377E0D" w:rsidP="00377E0D">
      <w:pPr>
        <w:rPr>
          <w:lang w:val="nl-NL"/>
        </w:rPr>
      </w:pPr>
      <w:r>
        <w:rPr>
          <w:lang w:val="nl-NL"/>
        </w:rPr>
        <w:t>Qua werking is injecteren eigenlijk het omgekeerde als onttrekken: in plaats van een verlaging krijg je een verhoging die min of meer op dezelfde manier kan berekend worden, maar dan gespiegeld over de watertafel. Bij injectie in één put ontstaat zo een omgekeerde afpompingskegel</w:t>
      </w:r>
      <w:r w:rsidR="00613289">
        <w:rPr>
          <w:lang w:val="nl-NL"/>
        </w:rPr>
        <w:t xml:space="preserve"> </w:t>
      </w:r>
      <w:del w:id="249" w:author="Theo Olsthoorn" w:date="2023-12-19T23:36:00Z">
        <w:r w:rsidR="00613289" w:rsidDel="00747972">
          <w:rPr>
            <w:lang w:val="nl-NL"/>
          </w:rPr>
          <w:delText>(“</w:delText>
        </w:r>
        <w:r w:rsidDel="00747972">
          <w:rPr>
            <w:lang w:val="nl-NL"/>
          </w:rPr>
          <w:delText xml:space="preserve">. </w:delText>
        </w:r>
      </w:del>
      <w:r>
        <w:rPr>
          <w:lang w:val="nl-NL"/>
        </w:rPr>
        <w:t>Er zijn wel verschillen, namelijk dat de verzadigde dikte van het pakket toeneemt in plaats van afneemt en ook het feit dat de putweerstand bij injectie hoger is dan bij onttrekking.</w:t>
      </w:r>
    </w:p>
    <w:p w14:paraId="7F0FCA04" w14:textId="77777777" w:rsidR="00F9051C" w:rsidRDefault="00F9051C" w:rsidP="00F9051C">
      <w:pPr>
        <w:pStyle w:val="Heading2"/>
        <w:rPr>
          <w:lang w:val="nl-NL"/>
        </w:rPr>
      </w:pPr>
      <w:bookmarkStart w:id="250" w:name="_Toc153281656"/>
      <w:r>
        <w:rPr>
          <w:lang w:val="nl-NL"/>
        </w:rPr>
        <w:t>Infiltratie</w:t>
      </w:r>
      <w:bookmarkEnd w:id="250"/>
    </w:p>
    <w:p w14:paraId="30F340FB" w14:textId="4C0B4CF7" w:rsidR="00F9051C" w:rsidRDefault="00F9051C" w:rsidP="00F9051C">
      <w:pPr>
        <w:rPr>
          <w:lang w:val="nl-NL"/>
        </w:rPr>
      </w:pPr>
      <w:r>
        <w:rPr>
          <w:lang w:val="nl-NL"/>
        </w:rPr>
        <w:t>Bij infiltratie wordt oppervlaktewater of opgepompt grondwater boven het maaiveld geloosd, waardoor het in de bodem dringt en via de onverzadigde zone tot aan de grondwatertafel percoleert. Meestal wordt het water in een afgesloten depressie (vijver, opgestuwde gracht of wadi) gebracht. Dit wordt dikwijls toegepast voor hemelwaterinfiltratie van verharde oppervlakken en herinfiltratie van bemalingswater.</w:t>
      </w:r>
    </w:p>
    <w:p w14:paraId="23872206" w14:textId="38EED89F" w:rsidR="00F9051C" w:rsidRPr="00F86E3B" w:rsidRDefault="00F9051C" w:rsidP="00F9051C">
      <w:pPr>
        <w:rPr>
          <w:lang w:val="nl-NL"/>
        </w:rPr>
      </w:pPr>
      <w:r>
        <w:rPr>
          <w:lang w:val="nl-NL"/>
        </w:rPr>
        <w:t xml:space="preserve">Infiltratie doet zich ook voor in waterlopen waarvan het peil boven de grondwaterstand staat, zoals in bepaalde kanalen (bijvoorbeeld het Albertkanaal op sommige delen). Waterlopen die een groot stroomgebied afwateren kunnen in droge perioden ook infiltreren naar het grondwater. De waterlopen kunnen tijdelijk een hoger waterpeil hebben dan het grondwater door de toestroming van water uit het stroomgebied, terwijl de grondwaterpeilen lager staan door uitdroging. Vele kleine waterlopen hebben echter een beperkt stroomgebied en zakken mee met het grondwater tot ze eventueel zelfs droog vallen. Belangrijk is hier weer de bodemweerstand van de waterlopen: bij infiltratie is de bodemweerstand veel hoger dan bij drainage aangezien deeltjes in het water tegen en in de bodem worden gedrukt in plaats van losgemaakt bij drainage. Hierdoor zal er minder water infiltreren dan draineren bij hetzelfde peilverschil tussen grond- en oppervlaktewater (het absolute peilverschil kan gelijk zijn, maar is wel tegengesteld bij infiltratie ten opzichte van drainage). </w:t>
      </w:r>
    </w:p>
    <w:p w14:paraId="1BC60446" w14:textId="4F6DC502" w:rsidR="00F9051C" w:rsidRDefault="00F9051C" w:rsidP="00F9051C">
      <w:pPr>
        <w:rPr>
          <w:lang w:val="nl-NL"/>
        </w:rPr>
      </w:pPr>
      <w:r>
        <w:rPr>
          <w:lang w:val="nl-NL"/>
        </w:rPr>
        <w:t>Het infiltratieproces is vrij complex en bepaald door: 1) de waterdiepte in de infiltratievoorziening (depressie), 2) de bodemweerstand van de infiltratievoorziening, die sterk bepaald wordt door aanslibbing en vegetatie, 3) de dikte en doorlatendheid van de onverzadigde zone boven de watertafel en 4) de doorlatendheid van de verzadigde zone. De kwaliteit van het water dat ingebracht wordt is zeer belangrijk voor onder andere verstopping van de infiltratievoorziening, zowel de hoeveelheid zwevende stoffen (</w:t>
      </w:r>
      <w:r w:rsidR="00613289">
        <w:rPr>
          <w:lang w:val="nl-NL"/>
        </w:rPr>
        <w:t xml:space="preserve">wat aanleiding geeft tot </w:t>
      </w:r>
      <w:r>
        <w:rPr>
          <w:lang w:val="nl-NL"/>
        </w:rPr>
        <w:t>fysische verstopping) als de opgeloste stoffen (</w:t>
      </w:r>
      <w:r w:rsidR="00613289">
        <w:rPr>
          <w:lang w:val="nl-NL"/>
        </w:rPr>
        <w:t xml:space="preserve">die leiden tot </w:t>
      </w:r>
      <w:r>
        <w:rPr>
          <w:lang w:val="nl-NL"/>
        </w:rPr>
        <w:t>chemische en/of biologische verstopping). Verder moet uiteraard opgepast worden dat het ingebrachte water de grondwaterkwaliteit niet nadelig beïnvloed</w:t>
      </w:r>
      <w:r w:rsidR="00C86242">
        <w:rPr>
          <w:lang w:val="nl-NL"/>
        </w:rPr>
        <w:t>t</w:t>
      </w:r>
      <w:r>
        <w:rPr>
          <w:lang w:val="nl-NL"/>
        </w:rPr>
        <w:t>.</w:t>
      </w:r>
    </w:p>
    <w:p w14:paraId="4EB30F35" w14:textId="6E4BBBA8" w:rsidR="006D6940" w:rsidRDefault="004D7362" w:rsidP="008033AE">
      <w:pPr>
        <w:pStyle w:val="Heading2"/>
        <w:rPr>
          <w:lang w:val="nl-NL"/>
        </w:rPr>
      </w:pPr>
      <w:bookmarkStart w:id="251" w:name="_Toc153281657"/>
      <w:r>
        <w:rPr>
          <w:lang w:val="nl-NL"/>
        </w:rPr>
        <w:t>B</w:t>
      </w:r>
      <w:r w:rsidR="006D6940">
        <w:rPr>
          <w:lang w:val="nl-NL"/>
        </w:rPr>
        <w:t>emaling</w:t>
      </w:r>
      <w:r w:rsidR="00494EC6">
        <w:rPr>
          <w:lang w:val="nl-NL"/>
        </w:rPr>
        <w:t xml:space="preserve"> van bouwputten</w:t>
      </w:r>
      <w:bookmarkEnd w:id="251"/>
    </w:p>
    <w:p w14:paraId="4A90E6D4" w14:textId="3A3B2BE0" w:rsidR="00494EC6" w:rsidRDefault="004D7362" w:rsidP="004D7362">
      <w:pPr>
        <w:rPr>
          <w:lang w:val="nl-NL"/>
        </w:rPr>
      </w:pPr>
      <w:r>
        <w:rPr>
          <w:lang w:val="nl-NL"/>
        </w:rPr>
        <w:t>Met bemaling wordt in enge zin meestal een tijdelijke verlaging van de grondwatertafel bedoeld om ondergrondse werken droog te kunnen uitvoeren.</w:t>
      </w:r>
      <w:r w:rsidR="00811BB8">
        <w:rPr>
          <w:lang w:val="nl-NL"/>
        </w:rPr>
        <w:t xml:space="preserve"> De doelstelling hier is dus niet een bepaald debiet te kunnen oppompen, maar om een bepaald grondwaterpeil te kunnen instellen (met een zo laag mogelijk pompdebiet).</w:t>
      </w:r>
      <w:r>
        <w:rPr>
          <w:lang w:val="nl-NL"/>
        </w:rPr>
        <w:t xml:space="preserve"> </w:t>
      </w:r>
      <w:r w:rsidR="00494EC6">
        <w:rPr>
          <w:lang w:val="nl-NL"/>
        </w:rPr>
        <w:t xml:space="preserve">Het verschil met grondwaterwinningen is dus 1) </w:t>
      </w:r>
      <w:r w:rsidR="00CE0F78">
        <w:rPr>
          <w:lang w:val="nl-NL"/>
        </w:rPr>
        <w:t xml:space="preserve">het </w:t>
      </w:r>
      <w:r w:rsidR="00494EC6">
        <w:rPr>
          <w:lang w:val="nl-NL"/>
        </w:rPr>
        <w:t xml:space="preserve">doel is </w:t>
      </w:r>
      <w:r w:rsidR="00CE0F78">
        <w:rPr>
          <w:lang w:val="nl-NL"/>
        </w:rPr>
        <w:t xml:space="preserve">een </w:t>
      </w:r>
      <w:r w:rsidR="00494EC6">
        <w:rPr>
          <w:lang w:val="nl-NL"/>
        </w:rPr>
        <w:t>peil</w:t>
      </w:r>
      <w:r w:rsidR="00CE0F78">
        <w:rPr>
          <w:lang w:val="nl-NL"/>
        </w:rPr>
        <w:t xml:space="preserve"> te</w:t>
      </w:r>
      <w:r w:rsidR="00494EC6">
        <w:rPr>
          <w:lang w:val="nl-NL"/>
        </w:rPr>
        <w:t xml:space="preserve"> behalen niet een debiet; 2) </w:t>
      </w:r>
      <w:r w:rsidR="00CE0F78">
        <w:rPr>
          <w:lang w:val="nl-NL"/>
        </w:rPr>
        <w:t xml:space="preserve">het is </w:t>
      </w:r>
      <w:r w:rsidR="00494EC6">
        <w:rPr>
          <w:lang w:val="nl-NL"/>
        </w:rPr>
        <w:t>meestal</w:t>
      </w:r>
      <w:r w:rsidR="00CE0F78">
        <w:rPr>
          <w:lang w:val="nl-NL"/>
        </w:rPr>
        <w:t xml:space="preserve"> een</w:t>
      </w:r>
      <w:r w:rsidR="00494EC6">
        <w:rPr>
          <w:lang w:val="nl-NL"/>
        </w:rPr>
        <w:t xml:space="preserve"> ondiepe onttrekking, 3) </w:t>
      </w:r>
      <w:r w:rsidR="00CE0F78">
        <w:rPr>
          <w:lang w:val="nl-NL"/>
        </w:rPr>
        <w:t xml:space="preserve">er worden </w:t>
      </w:r>
      <w:r w:rsidR="00494EC6">
        <w:rPr>
          <w:lang w:val="nl-NL"/>
        </w:rPr>
        <w:t>meestal meerdere putten of bemalingsonderdelen</w:t>
      </w:r>
      <w:r w:rsidR="00CE0F78">
        <w:rPr>
          <w:lang w:val="nl-NL"/>
        </w:rPr>
        <w:t xml:space="preserve"> ingezet</w:t>
      </w:r>
      <w:r w:rsidR="00494EC6">
        <w:rPr>
          <w:lang w:val="nl-NL"/>
        </w:rPr>
        <w:t>.</w:t>
      </w:r>
    </w:p>
    <w:p w14:paraId="70266670" w14:textId="42826F5B" w:rsidR="004D7362" w:rsidRPr="004D7362" w:rsidRDefault="004D7362" w:rsidP="004D7362">
      <w:pPr>
        <w:rPr>
          <w:lang w:val="nl-NL"/>
        </w:rPr>
      </w:pPr>
      <w:r>
        <w:rPr>
          <w:lang w:val="nl-NL"/>
        </w:rPr>
        <w:t>Daarnaast zijn er ook permanente bemalingen om bijvoorbeeld niet-water</w:t>
      </w:r>
      <w:r w:rsidR="008033AE">
        <w:rPr>
          <w:lang w:val="nl-NL"/>
        </w:rPr>
        <w:t>dichte kelders droog te houden of om tunnelinritten stabiel en droog te houden</w:t>
      </w:r>
      <w:r w:rsidR="00494EC6">
        <w:rPr>
          <w:lang w:val="nl-NL"/>
        </w:rPr>
        <w:t>. Deze zitten qua type ingreep tussen grondwaterwinningen en bemaling in.</w:t>
      </w:r>
    </w:p>
    <w:p w14:paraId="7B1EA297" w14:textId="651DBD29" w:rsidR="004D7362" w:rsidRPr="004D7362" w:rsidRDefault="004D7362" w:rsidP="008033AE">
      <w:pPr>
        <w:pStyle w:val="Heading3"/>
        <w:rPr>
          <w:lang w:val="nl-NL"/>
        </w:rPr>
      </w:pPr>
      <w:bookmarkStart w:id="252" w:name="_Toc153281658"/>
      <w:r>
        <w:rPr>
          <w:lang w:val="nl-NL"/>
        </w:rPr>
        <w:t xml:space="preserve">Bemaling </w:t>
      </w:r>
      <w:r w:rsidR="00811BB8">
        <w:rPr>
          <w:lang w:val="nl-NL"/>
        </w:rPr>
        <w:t>met putten</w:t>
      </w:r>
      <w:bookmarkEnd w:id="252"/>
    </w:p>
    <w:p w14:paraId="7D77E765" w14:textId="77777777" w:rsidR="008509F0" w:rsidRDefault="00747C37" w:rsidP="0044292D">
      <w:pPr>
        <w:rPr>
          <w:lang w:val="nl-NL"/>
        </w:rPr>
      </w:pPr>
      <w:r>
        <w:rPr>
          <w:lang w:val="nl-NL"/>
        </w:rPr>
        <w:t>Een bouwput die drooggelegd moet worden bestaat typisch uit een oppervlak waarbinnen het grondwaterpeil onder een bepaald niveau moet gehouden worden gedurende een beperkte tijd (typisch enkele weken of maanden). Om dit peil te bereiken wordt meestal een lijn onttrekkingsputten rondom de bouwputcontour geplaatst op regelmatige afstanden, aangezien de meeste toestroming van</w:t>
      </w:r>
      <w:r w:rsidR="003D59D0">
        <w:rPr>
          <w:lang w:val="nl-NL"/>
        </w:rPr>
        <w:t>uit</w:t>
      </w:r>
      <w:r>
        <w:rPr>
          <w:lang w:val="nl-NL"/>
        </w:rPr>
        <w:t xml:space="preserve"> de zijkanten komt. Voor ondiepe bemalingen, zoals voor de aanleg van één ondergrondse verdieping, worden dikwijls kleine bemalingsfilters tot 10 m diepte geplaatst op een tussenafstand van 3 à 5 m, die door een bovengrondse vacuümpomp worden afgepompt. </w:t>
      </w:r>
    </w:p>
    <w:p w14:paraId="416D8A97" w14:textId="2F6AD2A8" w:rsidR="0044292D" w:rsidRDefault="00747C37" w:rsidP="0044292D">
      <w:pPr>
        <w:rPr>
          <w:lang w:val="nl-NL"/>
        </w:rPr>
      </w:pPr>
      <w:r>
        <w:rPr>
          <w:lang w:val="nl-NL"/>
        </w:rPr>
        <w:t>Voor diepere bemalingen worden naast de filterbemaling ook diepere putten geplaatst (dieptebronnen) met elk een eigen onderwaterpomp.</w:t>
      </w:r>
      <w:r w:rsidR="00DD0115">
        <w:rPr>
          <w:lang w:val="nl-NL"/>
        </w:rPr>
        <w:t xml:space="preserve"> </w:t>
      </w:r>
      <w:r w:rsidR="00A95D0D">
        <w:rPr>
          <w:lang w:val="nl-NL"/>
        </w:rPr>
        <w:t xml:space="preserve">In sommige gevallen moeten naast de verlaging van de grondwatertafel ook diepere gespannen lagen onder een waterremmende (klei)laag worden afgepompt, om de waterdruk te verlagen en zo het opbarsten van de waterremmende laag en de bouwputbodem te voorkomen. Dit heet een </w:t>
      </w:r>
      <w:r w:rsidR="00A95D0D" w:rsidRPr="003D59D0">
        <w:rPr>
          <w:i/>
          <w:iCs/>
          <w:lang w:val="nl-NL"/>
        </w:rPr>
        <w:t>spanningsbemaling</w:t>
      </w:r>
      <w:r w:rsidR="00A95D0D">
        <w:rPr>
          <w:lang w:val="nl-NL"/>
        </w:rPr>
        <w:t>.</w:t>
      </w:r>
      <w:r w:rsidR="003D59D0">
        <w:rPr>
          <w:lang w:val="nl-NL"/>
        </w:rPr>
        <w:t xml:space="preserve"> Voor verdere details over bemalingen wordt verwezen naar de </w:t>
      </w:r>
      <w:r w:rsidR="00DA56A8">
        <w:rPr>
          <w:lang w:val="nl-NL"/>
        </w:rPr>
        <w:t>R</w:t>
      </w:r>
      <w:r w:rsidR="003D59D0">
        <w:rPr>
          <w:lang w:val="nl-NL"/>
        </w:rPr>
        <w:t xml:space="preserve">ichtlijn bemalingen </w:t>
      </w:r>
      <w:r w:rsidR="00DA56A8">
        <w:rPr>
          <w:lang w:val="nl-NL"/>
        </w:rPr>
        <w:t xml:space="preserve">ter bescherming van het milieu </w:t>
      </w:r>
      <w:r w:rsidR="00734820">
        <w:rPr>
          <w:lang w:val="nl-NL"/>
        </w:rPr>
        <w:fldChar w:fldCharType="begin"/>
      </w:r>
      <w:r w:rsidR="00734820">
        <w:rPr>
          <w:lang w:val="nl-NL"/>
        </w:rPr>
        <w:instrText xml:space="preserve"> REF _Ref150352381 \r </w:instrText>
      </w:r>
      <w:r w:rsidR="00734820">
        <w:rPr>
          <w:lang w:val="nl-NL"/>
        </w:rPr>
        <w:fldChar w:fldCharType="separate"/>
      </w:r>
      <w:r w:rsidR="00BA77BD">
        <w:rPr>
          <w:lang w:val="nl-NL"/>
        </w:rPr>
        <w:t>[4]</w:t>
      </w:r>
      <w:r w:rsidR="00734820">
        <w:rPr>
          <w:lang w:val="nl-NL"/>
        </w:rPr>
        <w:fldChar w:fldCharType="end"/>
      </w:r>
      <w:r w:rsidR="003D59D0">
        <w:rPr>
          <w:lang w:val="nl-NL"/>
        </w:rPr>
        <w:t>.</w:t>
      </w:r>
    </w:p>
    <w:p w14:paraId="24C5C984" w14:textId="52D08320" w:rsidR="00811BB8" w:rsidRDefault="00811BB8" w:rsidP="00811BB8">
      <w:pPr>
        <w:pStyle w:val="Heading3"/>
        <w:rPr>
          <w:lang w:val="nl-NL"/>
        </w:rPr>
      </w:pPr>
      <w:bookmarkStart w:id="253" w:name="_Toc153281659"/>
      <w:r>
        <w:rPr>
          <w:lang w:val="nl-NL"/>
        </w:rPr>
        <w:t>Retourbemaling</w:t>
      </w:r>
      <w:bookmarkEnd w:id="253"/>
    </w:p>
    <w:p w14:paraId="330848B2" w14:textId="1A61000A" w:rsidR="004F28C0" w:rsidRDefault="00811BB8" w:rsidP="00811BB8">
      <w:pPr>
        <w:rPr>
          <w:lang w:val="nl-NL"/>
        </w:rPr>
      </w:pPr>
      <w:r>
        <w:rPr>
          <w:lang w:val="nl-NL"/>
        </w:rPr>
        <w:t xml:space="preserve">Onder retourbemaling </w:t>
      </w:r>
      <w:r w:rsidR="0073222B">
        <w:rPr>
          <w:lang w:val="nl-NL"/>
        </w:rPr>
        <w:t xml:space="preserve">wordt in brede zin het terug inbrengen van het opgepompte grondwater in de ondergrond bedoeld. In enge zin duidt retourbemaling op rechtstreekse injectie in de watervoerende laag via putten of drains, </w:t>
      </w:r>
      <w:r w:rsidR="003F75F2">
        <w:rPr>
          <w:lang w:val="nl-NL"/>
        </w:rPr>
        <w:t>en onderscheidt zich zo van oppervlakkige</w:t>
      </w:r>
      <w:r w:rsidR="0073222B">
        <w:rPr>
          <w:lang w:val="nl-NL"/>
        </w:rPr>
        <w:t xml:space="preserve"> infiltratie van het water vanop het maaiveld. </w:t>
      </w:r>
      <w:r w:rsidR="004F28C0">
        <w:rPr>
          <w:lang w:val="nl-NL"/>
        </w:rPr>
        <w:t>Zowel infiltratie als injectie is niet evident omwille van de volgende redenen:</w:t>
      </w:r>
    </w:p>
    <w:p w14:paraId="0035077C" w14:textId="38184591" w:rsidR="004F28C0" w:rsidRDefault="004F28C0" w:rsidP="004F28C0">
      <w:pPr>
        <w:pStyle w:val="ListParagraph"/>
        <w:numPr>
          <w:ilvl w:val="0"/>
          <w:numId w:val="41"/>
        </w:numPr>
        <w:rPr>
          <w:lang w:val="nl-NL"/>
        </w:rPr>
      </w:pPr>
      <w:r>
        <w:rPr>
          <w:lang w:val="nl-NL"/>
        </w:rPr>
        <w:t>Er moet een minimale horizontale afstand gehanteerd worden tussen onttrekking en retour, om hydraulische kortsluiting te vermijden (</w:t>
      </w:r>
      <w:r w:rsidR="003F75F2">
        <w:rPr>
          <w:lang w:val="nl-NL"/>
        </w:rPr>
        <w:t xml:space="preserve">veel </w:t>
      </w:r>
      <w:r>
        <w:rPr>
          <w:lang w:val="nl-NL"/>
        </w:rPr>
        <w:t>water rondpompen zonder de bouwput droog te krijgen). Een vuistregel is dat deze minimale afstand minstens 10x de verlagingsdiepte moet bedragen, dus voor 4 m peilverlaging moet de retour op minstens 40 m afstand staan.</w:t>
      </w:r>
    </w:p>
    <w:p w14:paraId="244348FB" w14:textId="7BE5848D" w:rsidR="00811BB8" w:rsidRDefault="004F28C0" w:rsidP="004F28C0">
      <w:pPr>
        <w:pStyle w:val="ListParagraph"/>
        <w:numPr>
          <w:ilvl w:val="0"/>
          <w:numId w:val="41"/>
        </w:numPr>
        <w:rPr>
          <w:lang w:val="nl-NL"/>
        </w:rPr>
      </w:pPr>
      <w:r>
        <w:rPr>
          <w:lang w:val="nl-NL"/>
        </w:rPr>
        <w:t>Bij infiltratie gaat er meestal maar weinig water de grond in, dus er is veel infiltratieoppervlak nodig wat in de praktijk niet dikwijls voorhanden is. Na verloop van tijd kan de infiltratievoorziening (gracht of wadi) dichtslibben, wat het infiltratiedebiet nog doet afnemen.</w:t>
      </w:r>
    </w:p>
    <w:p w14:paraId="568BC2E3" w14:textId="2DA71AB9" w:rsidR="004F28C0" w:rsidRDefault="004F28C0" w:rsidP="004F28C0">
      <w:pPr>
        <w:pStyle w:val="ListParagraph"/>
        <w:numPr>
          <w:ilvl w:val="0"/>
          <w:numId w:val="41"/>
        </w:numPr>
        <w:rPr>
          <w:lang w:val="nl-NL"/>
        </w:rPr>
      </w:pPr>
      <w:r>
        <w:rPr>
          <w:lang w:val="nl-NL"/>
        </w:rPr>
        <w:t>Bij injectie is putverstopping een groot probleem. Het bemalingswater wordt dikwijls ondiep onttrokken waardoor het belucht wordt. Dit leidt tot neerslagreacties die aanleiding geven tot snelle verstopping van de injectieputten. In de praktijk blijkt dat retourbemaling enkel goed werkt met dieptebronnen</w:t>
      </w:r>
      <w:r w:rsidR="003F75F2">
        <w:rPr>
          <w:lang w:val="nl-NL"/>
        </w:rPr>
        <w:t xml:space="preserve"> die volledig verzadigd blijven</w:t>
      </w:r>
      <w:r>
        <w:rPr>
          <w:lang w:val="nl-NL"/>
        </w:rPr>
        <w:t xml:space="preserve"> en niet met ondiepe filters (praktijkonderzoek naar ondiepe retour is nog volop gaande).</w:t>
      </w:r>
    </w:p>
    <w:p w14:paraId="2EFD3BC8" w14:textId="28298C40" w:rsidR="007236B1" w:rsidRDefault="007236B1" w:rsidP="008033AE">
      <w:pPr>
        <w:pStyle w:val="Heading3"/>
        <w:rPr>
          <w:lang w:val="nl-NL"/>
        </w:rPr>
      </w:pPr>
      <w:bookmarkStart w:id="254" w:name="_Toc153281660"/>
      <w:r>
        <w:rPr>
          <w:lang w:val="nl-NL"/>
        </w:rPr>
        <w:t>Open bemaling (sleuven)</w:t>
      </w:r>
      <w:r w:rsidR="004D7362">
        <w:rPr>
          <w:lang w:val="nl-NL"/>
        </w:rPr>
        <w:t xml:space="preserve"> en horizontale drainage</w:t>
      </w:r>
      <w:bookmarkEnd w:id="254"/>
    </w:p>
    <w:p w14:paraId="4C368EF9" w14:textId="5B651542" w:rsidR="008033AE" w:rsidRDefault="0046083F" w:rsidP="006D6940">
      <w:pPr>
        <w:rPr>
          <w:lang w:val="nl-NL"/>
        </w:rPr>
      </w:pPr>
      <w:r>
        <w:rPr>
          <w:lang w:val="nl-NL"/>
        </w:rPr>
        <w:t>Een open bemaling wordt vaak toegepast voor uitgravingen in weinig doorlatend materiaal, waarin de toestroming beperkt is</w:t>
      </w:r>
      <w:r w:rsidR="008033AE">
        <w:rPr>
          <w:lang w:val="nl-NL"/>
        </w:rPr>
        <w:t>, of ondiepe bemaling van grote oppervlakken</w:t>
      </w:r>
      <w:r>
        <w:rPr>
          <w:lang w:val="nl-NL"/>
        </w:rPr>
        <w:t>. In de bouwputbodem worden ondiepe (circa 0,5 m) sleuven gegraven die aflopen naar een iets dieper gelegen put van waar het grondwater wordt opgepompt. Soms wordt de sleuf met grind opgevuld. Als alternatief voor de sleuven kunnen ook drainagebuizen worden aangebracht, wat min of meer hetzelfde bemalingsconcept i</w:t>
      </w:r>
      <w:r w:rsidR="002F566D">
        <w:rPr>
          <w:lang w:val="nl-NL"/>
        </w:rPr>
        <w:t>s</w:t>
      </w:r>
      <w:r w:rsidR="003F75F2">
        <w:rPr>
          <w:lang w:val="nl-NL"/>
        </w:rPr>
        <w:t>, maar minder in de weg liggen voor de bouwwerken</w:t>
      </w:r>
      <w:r w:rsidR="002F566D">
        <w:rPr>
          <w:lang w:val="nl-NL"/>
        </w:rPr>
        <w:t>. De sleuven worden typisch aangelegd aan de voet van de uitgravingshellingen, en bij grote bouwputten ook op regelmatige lijnen doorheen de bouwput.</w:t>
      </w:r>
      <w:r w:rsidR="00D632D1">
        <w:rPr>
          <w:lang w:val="nl-NL"/>
        </w:rPr>
        <w:t xml:space="preserve"> Open bemaling wordt dikwijls gecombineerd met andere bemalingstechnieken</w:t>
      </w:r>
      <w:r w:rsidR="003F75F2">
        <w:rPr>
          <w:lang w:val="nl-NL"/>
        </w:rPr>
        <w:t xml:space="preserve"> zoals filterbemaling</w:t>
      </w:r>
      <w:r w:rsidR="00D632D1">
        <w:rPr>
          <w:lang w:val="nl-NL"/>
        </w:rPr>
        <w:t xml:space="preserve">. </w:t>
      </w:r>
    </w:p>
    <w:p w14:paraId="465B5206" w14:textId="6609B469" w:rsidR="006D6940" w:rsidRDefault="00D632D1" w:rsidP="006D6940">
      <w:pPr>
        <w:rPr>
          <w:lang w:val="nl-NL"/>
        </w:rPr>
      </w:pPr>
      <w:r>
        <w:rPr>
          <w:lang w:val="nl-NL"/>
        </w:rPr>
        <w:t xml:space="preserve">Specifiek voor een open bemaling is dat de onttrekking van het grondwater zeer ondiep gebeurt, juist onder het bemalingspeil, in plaats van putten die een diepere filterstelling hebben. </w:t>
      </w:r>
      <w:r w:rsidR="008033AE">
        <w:rPr>
          <w:lang w:val="nl-NL"/>
        </w:rPr>
        <w:t>Verder gebeur</w:t>
      </w:r>
      <w:r w:rsidR="003F75F2">
        <w:rPr>
          <w:lang w:val="nl-NL"/>
        </w:rPr>
        <w:t>t</w:t>
      </w:r>
      <w:r w:rsidR="008033AE">
        <w:rPr>
          <w:lang w:val="nl-NL"/>
        </w:rPr>
        <w:t xml:space="preserve"> de onttrekking niet via puntsgewijze putten, maar via lijnvormige elementen. Hierdoor bolt het grondwaterpeil tussen de elementen minder op</w:t>
      </w:r>
      <w:r w:rsidR="003F75F2">
        <w:rPr>
          <w:lang w:val="nl-NL"/>
        </w:rPr>
        <w:t xml:space="preserve"> en wordt er in het algemeen minder grondwater verpompt dan met putten om hetzelfde bemalingspeil te verkrijgen</w:t>
      </w:r>
      <w:r w:rsidR="008033AE">
        <w:rPr>
          <w:lang w:val="nl-NL"/>
        </w:rPr>
        <w:t>.</w:t>
      </w:r>
    </w:p>
    <w:p w14:paraId="3E5B1057" w14:textId="26DDCA46" w:rsidR="008033AE" w:rsidRDefault="00811BB8" w:rsidP="008033AE">
      <w:pPr>
        <w:pStyle w:val="Heading3"/>
        <w:rPr>
          <w:lang w:val="nl-NL"/>
        </w:rPr>
      </w:pPr>
      <w:bookmarkStart w:id="255" w:name="_Toc153281661"/>
      <w:r>
        <w:rPr>
          <w:lang w:val="nl-NL"/>
        </w:rPr>
        <w:t>L</w:t>
      </w:r>
      <w:r w:rsidR="008033AE">
        <w:rPr>
          <w:lang w:val="nl-NL"/>
        </w:rPr>
        <w:t>ijnbemaling</w:t>
      </w:r>
      <w:r>
        <w:rPr>
          <w:lang w:val="nl-NL"/>
        </w:rPr>
        <w:t xml:space="preserve"> (voor ondergrondse leidingen</w:t>
      </w:r>
      <w:r w:rsidR="008033AE">
        <w:rPr>
          <w:lang w:val="nl-NL"/>
        </w:rPr>
        <w:t>)</w:t>
      </w:r>
      <w:bookmarkEnd w:id="255"/>
    </w:p>
    <w:p w14:paraId="1D0E3D61" w14:textId="77777777" w:rsidR="008033AE" w:rsidRDefault="008033AE" w:rsidP="008033AE">
      <w:pPr>
        <w:rPr>
          <w:lang w:val="nl-NL"/>
        </w:rPr>
      </w:pPr>
      <w:r>
        <w:rPr>
          <w:lang w:val="nl-NL"/>
        </w:rPr>
        <w:t xml:space="preserve">In wezen is een lijnbemaling gelijkaardig aan de bemaling van een bouwput, alleen is de vorm van het te bemalen oppervlak zeer lang (enkele tientallen tot honderden meters) en vrij smal (enkele meters). Daarenboven wordt dikwijls in voortschrijdende moten (deeltrajecten) gewerkt, van bijvoorbeeld 100 m lang. Door deze specifieke vorm zijn andere wiskundige formules van toepassing dan bij een bouwput, waardoor een lijnbemaling in de </w:t>
      </w:r>
      <w:proofErr w:type="spellStart"/>
      <w:r>
        <w:rPr>
          <w:lang w:val="nl-NL"/>
        </w:rPr>
        <w:t>voortoets</w:t>
      </w:r>
      <w:proofErr w:type="spellEnd"/>
      <w:r>
        <w:rPr>
          <w:lang w:val="nl-NL"/>
        </w:rPr>
        <w:t xml:space="preserve"> apart beschouwd wordt. </w:t>
      </w:r>
    </w:p>
    <w:p w14:paraId="468EB7CA" w14:textId="6AFE30B8" w:rsidR="008033AE" w:rsidRDefault="005C3D32" w:rsidP="008033AE">
      <w:pPr>
        <w:rPr>
          <w:lang w:val="nl-NL"/>
        </w:rPr>
      </w:pPr>
      <w:r>
        <w:rPr>
          <w:lang w:val="nl-NL"/>
        </w:rPr>
        <w:t>In tegenstelling tot een bouwput waarin</w:t>
      </w:r>
      <w:r w:rsidR="008033AE">
        <w:rPr>
          <w:lang w:val="nl-NL"/>
        </w:rPr>
        <w:t xml:space="preserve"> de toestroming van het grondwater van alle kanten komt, is dit bij een lijnbemaling hoofdzakelijk loodrecht op de lijn, behalve aan de uiteinden waar de stroming </w:t>
      </w:r>
      <w:r>
        <w:rPr>
          <w:lang w:val="nl-NL"/>
        </w:rPr>
        <w:t xml:space="preserve">ook </w:t>
      </w:r>
      <w:r w:rsidR="008033AE">
        <w:rPr>
          <w:lang w:val="nl-NL"/>
        </w:rPr>
        <w:t xml:space="preserve">van alle kanten komt. Aangezien de gewenste verlaging dikwijls ondiep is, wordt in de meeste gevallen met ondiepe bemalingsfilters gewerkt in één of twee lijnen parallel aan </w:t>
      </w:r>
      <w:ins w:id="256" w:author="Theo Olsthoorn" w:date="2023-12-20T13:47:00Z">
        <w:r w:rsidR="00F46DC7">
          <w:rPr>
            <w:lang w:val="nl-NL"/>
          </w:rPr>
          <w:t xml:space="preserve">het </w:t>
        </w:r>
      </w:ins>
      <w:del w:id="257" w:author="Theo Olsthoorn" w:date="2023-12-20T13:47:00Z">
        <w:r w:rsidR="008033AE" w:rsidDel="00F46DC7">
          <w:rPr>
            <w:lang w:val="nl-NL"/>
          </w:rPr>
          <w:delText xml:space="preserve">de </w:delText>
        </w:r>
      </w:del>
      <w:r w:rsidR="008033AE">
        <w:rPr>
          <w:lang w:val="nl-NL"/>
        </w:rPr>
        <w:t xml:space="preserve">tracé. Een luchtdichte collector verbindt de individuele filters met een vacuümpomp. </w:t>
      </w:r>
    </w:p>
    <w:p w14:paraId="6D80A79A" w14:textId="2CBB0B0C" w:rsidR="005E6CE0" w:rsidRDefault="005E6CE0" w:rsidP="005E6CE0">
      <w:pPr>
        <w:pStyle w:val="Heading2"/>
        <w:rPr>
          <w:lang w:val="nl-NL"/>
        </w:rPr>
      </w:pPr>
      <w:bookmarkStart w:id="258" w:name="_Toc153281662"/>
      <w:r>
        <w:rPr>
          <w:lang w:val="nl-NL"/>
        </w:rPr>
        <w:t>Onrechtstreekse ingrepen</w:t>
      </w:r>
      <w:bookmarkEnd w:id="258"/>
    </w:p>
    <w:p w14:paraId="05843888" w14:textId="4DBC2203" w:rsidR="005E6CE0" w:rsidRDefault="005E6CE0" w:rsidP="005E6CE0">
      <w:pPr>
        <w:pStyle w:val="Heading3"/>
        <w:rPr>
          <w:lang w:val="nl-NL"/>
        </w:rPr>
      </w:pPr>
      <w:bookmarkStart w:id="259" w:name="_Toc153281663"/>
      <w:r w:rsidRPr="004F091C">
        <w:rPr>
          <w:lang w:val="nl-NL"/>
        </w:rPr>
        <w:t>Captatie van oppervlaktewater uit beken/rivieren/grachten</w:t>
      </w:r>
      <w:bookmarkEnd w:id="259"/>
    </w:p>
    <w:p w14:paraId="218B14FC" w14:textId="30F90133" w:rsidR="00871D1D" w:rsidRDefault="00605829" w:rsidP="00A91DAE">
      <w:pPr>
        <w:rPr>
          <w:lang w:val="nl-NL"/>
        </w:rPr>
      </w:pPr>
      <w:r>
        <w:rPr>
          <w:lang w:val="nl-NL"/>
        </w:rPr>
        <w:t xml:space="preserve">Het wegnemen van kleine hoeveelheden water </w:t>
      </w:r>
      <w:r w:rsidR="00A174CB">
        <w:rPr>
          <w:lang w:val="nl-NL"/>
        </w:rPr>
        <w:t>uit</w:t>
      </w:r>
      <w:r>
        <w:rPr>
          <w:lang w:val="nl-NL"/>
        </w:rPr>
        <w:t xml:space="preserve"> een waterloop</w:t>
      </w:r>
      <w:r w:rsidR="00A174CB">
        <w:rPr>
          <w:lang w:val="nl-NL"/>
        </w:rPr>
        <w:t xml:space="preserve"> ten opzichte van het basisdebiet</w:t>
      </w:r>
      <w:r>
        <w:rPr>
          <w:lang w:val="nl-NL"/>
        </w:rPr>
        <w:t xml:space="preserve"> zal </w:t>
      </w:r>
      <w:r w:rsidR="00D542F2">
        <w:rPr>
          <w:lang w:val="nl-NL"/>
        </w:rPr>
        <w:t xml:space="preserve">normaal </w:t>
      </w:r>
      <w:r>
        <w:rPr>
          <w:lang w:val="nl-NL"/>
        </w:rPr>
        <w:t xml:space="preserve">geen significante peilwijzigingen teweeg brengen in de waterloop, en dus ook geen effect hebben op het grondwater. </w:t>
      </w:r>
      <w:r w:rsidR="00871D1D">
        <w:rPr>
          <w:lang w:val="nl-NL"/>
        </w:rPr>
        <w:t xml:space="preserve">Grote waterlopen (vb. Kleine en Grote </w:t>
      </w:r>
      <w:proofErr w:type="spellStart"/>
      <w:r w:rsidR="00871D1D">
        <w:rPr>
          <w:lang w:val="nl-NL"/>
        </w:rPr>
        <w:t>Nete</w:t>
      </w:r>
      <w:proofErr w:type="spellEnd"/>
      <w:r w:rsidR="00871D1D">
        <w:rPr>
          <w:lang w:val="nl-NL"/>
        </w:rPr>
        <w:t xml:space="preserve">, </w:t>
      </w:r>
      <w:proofErr w:type="spellStart"/>
      <w:r w:rsidR="00871D1D">
        <w:rPr>
          <w:lang w:val="nl-NL"/>
        </w:rPr>
        <w:t>Dijle</w:t>
      </w:r>
      <w:proofErr w:type="spellEnd"/>
      <w:r w:rsidR="00871D1D">
        <w:rPr>
          <w:lang w:val="nl-NL"/>
        </w:rPr>
        <w:t xml:space="preserve">) hebben een basisdebiet van meer dan 1 m³ per seconde ofwel 3600 m³/u, wat veel hoger is dan de typische captatie van enkele tientallen m³/u. </w:t>
      </w:r>
      <w:r>
        <w:rPr>
          <w:lang w:val="nl-NL"/>
        </w:rPr>
        <w:t>Als de captatie wel leidt tot een peildaling in de waterloop, kan deze daling</w:t>
      </w:r>
      <w:r w:rsidR="003D4FEF">
        <w:rPr>
          <w:lang w:val="nl-NL"/>
        </w:rPr>
        <w:t xml:space="preserve"> </w:t>
      </w:r>
      <w:r>
        <w:rPr>
          <w:lang w:val="nl-NL"/>
        </w:rPr>
        <w:t>doorwerken op het grondwaterpeil</w:t>
      </w:r>
      <w:r w:rsidR="003D4FEF">
        <w:rPr>
          <w:lang w:val="nl-NL"/>
        </w:rPr>
        <w:t xml:space="preserve">. De verandering in grondwaterpeilen neemt dan af met de afstand tot de waterloop. Opnieuw is de bodemweerstand </w:t>
      </w:r>
      <w:r w:rsidR="00D542F2">
        <w:rPr>
          <w:lang w:val="nl-NL"/>
        </w:rPr>
        <w:t xml:space="preserve">van de waterloop </w:t>
      </w:r>
      <w:r w:rsidR="003D4FEF">
        <w:rPr>
          <w:lang w:val="nl-NL"/>
        </w:rPr>
        <w:t>ook mee bepalend hoe groot het effect doorwerkt op het grondwaterpeil.</w:t>
      </w:r>
    </w:p>
    <w:p w14:paraId="45719B8A" w14:textId="13464081" w:rsidR="00A91DAE" w:rsidRPr="00A91DAE" w:rsidRDefault="00871D1D" w:rsidP="00A91DAE">
      <w:pPr>
        <w:rPr>
          <w:lang w:val="nl-NL"/>
        </w:rPr>
      </w:pPr>
      <w:r>
        <w:rPr>
          <w:lang w:val="nl-NL"/>
        </w:rPr>
        <w:t xml:space="preserve">Een speciaal geval zijn grondwaterwinningen die </w:t>
      </w:r>
      <w:r w:rsidR="006E6944">
        <w:rPr>
          <w:lang w:val="nl-NL"/>
        </w:rPr>
        <w:t>doelbewust</w:t>
      </w:r>
      <w:r>
        <w:rPr>
          <w:lang w:val="nl-NL"/>
        </w:rPr>
        <w:t xml:space="preserve"> in de buurt van grote waterlopen worden geplaatst.</w:t>
      </w:r>
      <w:r w:rsidR="006E6944">
        <w:rPr>
          <w:lang w:val="nl-NL"/>
        </w:rPr>
        <w:t xml:space="preserve"> Hierbij wordt via het grondwater eigenlijk </w:t>
      </w:r>
      <w:ins w:id="260" w:author="Theo Olsthoorn" w:date="2023-12-20T13:49:00Z">
        <w:r w:rsidR="00F46DC7">
          <w:rPr>
            <w:lang w:val="nl-NL"/>
          </w:rPr>
          <w:t xml:space="preserve">een deel van </w:t>
        </w:r>
      </w:ins>
      <w:r w:rsidR="006E6944">
        <w:rPr>
          <w:lang w:val="nl-NL"/>
        </w:rPr>
        <w:t>het afvoerdebiet van de waterloop afgevangen, en wordt het grondwatersysteem als natuurlijk</w:t>
      </w:r>
      <w:del w:id="261" w:author="Theo Olsthoorn" w:date="2023-12-20T13:49:00Z">
        <w:r w:rsidR="006E6944" w:rsidDel="00F46DC7">
          <w:rPr>
            <w:lang w:val="nl-NL"/>
          </w:rPr>
          <w:delText>e</w:delText>
        </w:r>
      </w:del>
      <w:r w:rsidR="006E6944">
        <w:rPr>
          <w:lang w:val="nl-NL"/>
        </w:rPr>
        <w:t xml:space="preserve"> filter gebruikt</w:t>
      </w:r>
      <w:r w:rsidR="00BA152D">
        <w:rPr>
          <w:lang w:val="nl-NL"/>
        </w:rPr>
        <w:t xml:space="preserve"> om het rivierwater te zuiveren</w:t>
      </w:r>
      <w:r w:rsidR="00D542F2">
        <w:rPr>
          <w:lang w:val="nl-NL"/>
        </w:rPr>
        <w:t xml:space="preserve"> en een veiligheidsbuffer te vormen tegen mogelijke verontreinigingen in het oppervlaktewater</w:t>
      </w:r>
      <w:r w:rsidR="006E6944">
        <w:rPr>
          <w:lang w:val="nl-NL"/>
        </w:rPr>
        <w:t>. D</w:t>
      </w:r>
      <w:ins w:id="262" w:author="Theo Olsthoorn" w:date="2023-12-20T13:50:00Z">
        <w:r w:rsidR="00F46DC7">
          <w:rPr>
            <w:lang w:val="nl-NL"/>
          </w:rPr>
          <w:t xml:space="preserve">eze zogenoemde oevergrondwaterwinning </w:t>
        </w:r>
      </w:ins>
      <w:del w:id="263" w:author="Theo Olsthoorn" w:date="2023-12-20T13:50:00Z">
        <w:r w:rsidR="006E6944" w:rsidDel="00F46DC7">
          <w:rPr>
            <w:lang w:val="nl-NL"/>
          </w:rPr>
          <w:delText xml:space="preserve">it </w:delText>
        </w:r>
      </w:del>
      <w:r w:rsidR="006E6944">
        <w:rPr>
          <w:lang w:val="nl-NL"/>
        </w:rPr>
        <w:t>wordt o.a. vaak in Nederland toegepast</w:t>
      </w:r>
      <w:r w:rsidR="008A7C67">
        <w:rPr>
          <w:lang w:val="nl-NL"/>
        </w:rPr>
        <w:t xml:space="preserve"> voor grote drinkwaterwinningen</w:t>
      </w:r>
      <w:r w:rsidR="006E6944">
        <w:rPr>
          <w:lang w:val="nl-NL"/>
        </w:rPr>
        <w:t>.</w:t>
      </w:r>
      <w:r>
        <w:rPr>
          <w:lang w:val="nl-NL"/>
        </w:rPr>
        <w:t xml:space="preserve"> </w:t>
      </w:r>
      <w:r w:rsidR="003D4FEF">
        <w:rPr>
          <w:lang w:val="nl-NL"/>
        </w:rPr>
        <w:t xml:space="preserve">  </w:t>
      </w:r>
    </w:p>
    <w:p w14:paraId="30DFA8AC" w14:textId="2FBE8404" w:rsidR="005E6CE0" w:rsidRDefault="005E6CE0" w:rsidP="005E6CE0">
      <w:pPr>
        <w:pStyle w:val="Heading3"/>
        <w:rPr>
          <w:lang w:val="nl-NL"/>
        </w:rPr>
      </w:pPr>
      <w:bookmarkStart w:id="264" w:name="_Toc153281664"/>
      <w:r>
        <w:rPr>
          <w:lang w:val="nl-NL"/>
        </w:rPr>
        <w:t>Verharding</w:t>
      </w:r>
      <w:bookmarkEnd w:id="264"/>
    </w:p>
    <w:p w14:paraId="2222AB20" w14:textId="77777777" w:rsidR="00871D1D" w:rsidRDefault="00AC4084" w:rsidP="003D4FEF">
      <w:pPr>
        <w:rPr>
          <w:lang w:val="nl-NL"/>
        </w:rPr>
      </w:pPr>
      <w:r>
        <w:rPr>
          <w:lang w:val="nl-NL"/>
        </w:rPr>
        <w:t>Verharding van het maaiveld leidt tot een drastische wijziging van de oppervlakkige afvoer, infiltratie en evapotranspiratie en dus ook op de grondwatervoeding. In het extreme geval is de verharding volledig waterdicht en wordt de grondwatervoeding op die plek tot nul herleidt. Globaal genomen over een jaar kan dit dus leiden tot een afname van de grondwaterpeilen</w:t>
      </w:r>
      <w:r w:rsidR="00585CB0">
        <w:rPr>
          <w:lang w:val="nl-NL"/>
        </w:rPr>
        <w:t xml:space="preserve"> en/of verlaging van het afvoerdebiet van het oppervlaktewater</w:t>
      </w:r>
      <w:r>
        <w:rPr>
          <w:lang w:val="nl-NL"/>
        </w:rPr>
        <w:t xml:space="preserve">. Let wel, in droge perioden waar netto grondwaterverliezen kunnen optreden omdat de evapotranspiratie hoger is dan de infiltratie, zal tijdelijk minder grondwaterverlies optreden na verharding omdat ook de evapotranspiratie wordt stilgelegd. Verder kan een semi-doorlatende verharding zowel zorgen voor minder infiltratie als voor minder evapotranspiratie, waardoor de grondwatervoeding </w:t>
      </w:r>
      <w:r w:rsidR="00585CB0">
        <w:rPr>
          <w:lang w:val="nl-NL"/>
        </w:rPr>
        <w:t xml:space="preserve">afhankelijk van klimaatomstandigheden kan stijgen of dalen ten opzichte van de niet-verharde oppervlakte. </w:t>
      </w:r>
    </w:p>
    <w:p w14:paraId="2762BB6B" w14:textId="60AD5638" w:rsidR="00585CB0" w:rsidRPr="003D4FEF" w:rsidRDefault="00585CB0" w:rsidP="003D4FEF">
      <w:pPr>
        <w:rPr>
          <w:lang w:val="nl-NL"/>
        </w:rPr>
      </w:pPr>
      <w:r>
        <w:rPr>
          <w:lang w:val="nl-NL"/>
        </w:rPr>
        <w:t>Tot slot spreekt het voor zich dat hoe groter de verharde oppervlakte, hoe groter de impact is.</w:t>
      </w:r>
      <w:r w:rsidR="00F9051C">
        <w:rPr>
          <w:lang w:val="nl-NL"/>
        </w:rPr>
        <w:t xml:space="preserve"> Ter illustratie, als 1 h</w:t>
      </w:r>
      <w:r w:rsidR="00DF5797">
        <w:rPr>
          <w:lang w:val="nl-NL"/>
        </w:rPr>
        <w:t>ectare</w:t>
      </w:r>
      <w:r w:rsidR="00F9051C">
        <w:rPr>
          <w:lang w:val="nl-NL"/>
        </w:rPr>
        <w:t xml:space="preserve"> (</w:t>
      </w:r>
      <w:r w:rsidR="00F9051C" w:rsidRPr="00F9051C">
        <w:t>100x100</w:t>
      </w:r>
      <w:r w:rsidR="00F9051C">
        <w:t xml:space="preserve">m of </w:t>
      </w:r>
      <w:r w:rsidR="00F9051C" w:rsidRPr="00F9051C">
        <w:t>10</w:t>
      </w:r>
      <w:r w:rsidR="00F9051C">
        <w:rPr>
          <w:lang w:val="nl-NL"/>
        </w:rPr>
        <w:t>.000 m²) 100</w:t>
      </w:r>
      <w:del w:id="265" w:author="Theo Olsthoorn" w:date="2023-12-20T13:52:00Z">
        <w:r w:rsidR="00F9051C" w:rsidDel="00F46DC7">
          <w:rPr>
            <w:lang w:val="nl-NL"/>
          </w:rPr>
          <w:delText xml:space="preserve"> </w:delText>
        </w:r>
      </w:del>
      <w:r w:rsidR="00F9051C">
        <w:rPr>
          <w:lang w:val="nl-NL"/>
        </w:rPr>
        <w:t xml:space="preserve">% verhard wordt, en de jaarlijkse grondwatervoeding was voordien 250 mm/jaar, dan is de jaarlijkse vermindering van de grondwatervoeding equivalent aan een grondwateronttrekking van 10.000 m² x 0,25 m/jaar = 2500 m³/jaar wat </w:t>
      </w:r>
      <w:r w:rsidR="00DF5797">
        <w:rPr>
          <w:lang w:val="nl-NL"/>
        </w:rPr>
        <w:t>nog</w:t>
      </w:r>
      <w:r w:rsidR="00F9051C">
        <w:rPr>
          <w:lang w:val="nl-NL"/>
        </w:rPr>
        <w:t xml:space="preserve"> vrij beperkt is ten opzichte van een typische grondwaterwinning.</w:t>
      </w:r>
      <w:r w:rsidR="00DF5797">
        <w:rPr>
          <w:lang w:val="nl-NL"/>
        </w:rPr>
        <w:t xml:space="preserve"> Een oppervlakte van 10 hectaren verharding (vb. </w:t>
      </w:r>
      <w:ins w:id="266" w:author="Theo Olsthoorn" w:date="2023-12-20T13:52:00Z">
        <w:r w:rsidR="00F46DC7">
          <w:rPr>
            <w:lang w:val="nl-NL"/>
          </w:rPr>
          <w:t>E</w:t>
        </w:r>
      </w:ins>
      <w:ins w:id="267" w:author="Theo Olsthoorn" w:date="2023-12-20T13:53:00Z">
        <w:r w:rsidR="00F46DC7">
          <w:rPr>
            <w:lang w:val="nl-NL"/>
          </w:rPr>
          <w:t xml:space="preserve">en forse </w:t>
        </w:r>
      </w:ins>
      <w:r w:rsidR="00DF5797">
        <w:rPr>
          <w:lang w:val="nl-NL"/>
        </w:rPr>
        <w:t xml:space="preserve">serre voor glastuinbouw) zal equivalent zijn aan een winning van 25.000 m³/jaar wat wel aanzienlijk is. </w:t>
      </w:r>
    </w:p>
    <w:p w14:paraId="1E5FFD94" w14:textId="1B25B13F" w:rsidR="005E6CE0" w:rsidRDefault="005E6CE0" w:rsidP="005E6CE0">
      <w:pPr>
        <w:pStyle w:val="Heading3"/>
        <w:rPr>
          <w:lang w:val="nl-NL"/>
        </w:rPr>
      </w:pPr>
      <w:bookmarkStart w:id="268" w:name="_Toc153281665"/>
      <w:r>
        <w:rPr>
          <w:lang w:val="nl-NL"/>
        </w:rPr>
        <w:t>Vegetatiewijziging</w:t>
      </w:r>
      <w:r w:rsidR="00494EC6">
        <w:rPr>
          <w:lang w:val="nl-NL"/>
        </w:rPr>
        <w:t xml:space="preserve"> (o.a. ontbossing)</w:t>
      </w:r>
      <w:bookmarkEnd w:id="268"/>
    </w:p>
    <w:p w14:paraId="100D8E5D" w14:textId="3217F2A2" w:rsidR="00585CB0" w:rsidRPr="00585CB0" w:rsidRDefault="00585CB0" w:rsidP="00585CB0">
      <w:pPr>
        <w:rPr>
          <w:lang w:val="nl-NL"/>
        </w:rPr>
      </w:pPr>
      <w:r>
        <w:rPr>
          <w:lang w:val="nl-NL"/>
        </w:rPr>
        <w:t xml:space="preserve">Een vegetatiewijziging grijpt vooral in op de evapotranspiratie. Bossen zullen </w:t>
      </w:r>
      <w:ins w:id="269" w:author="Theo Olsthoorn" w:date="2023-12-20T13:53:00Z">
        <w:r w:rsidR="00F46DC7">
          <w:rPr>
            <w:lang w:val="nl-NL"/>
          </w:rPr>
          <w:t xml:space="preserve">met name in droge perioden </w:t>
        </w:r>
      </w:ins>
      <w:del w:id="270" w:author="Theo Olsthoorn" w:date="2023-12-20T13:53:00Z">
        <w:r w:rsidDel="00F46DC7">
          <w:rPr>
            <w:lang w:val="nl-NL"/>
          </w:rPr>
          <w:delText xml:space="preserve">bijvoorbeeld </w:delText>
        </w:r>
      </w:del>
      <w:r>
        <w:rPr>
          <w:lang w:val="nl-NL"/>
        </w:rPr>
        <w:t xml:space="preserve">veel meer water verbruiken dan andere vegetatietypes, </w:t>
      </w:r>
      <w:del w:id="271" w:author="Theo Olsthoorn" w:date="2023-12-20T13:53:00Z">
        <w:r w:rsidDel="00F46DC7">
          <w:rPr>
            <w:lang w:val="nl-NL"/>
          </w:rPr>
          <w:delText xml:space="preserve">zeker in droge perioden </w:delText>
        </w:r>
      </w:del>
      <w:r>
        <w:rPr>
          <w:lang w:val="nl-NL"/>
        </w:rPr>
        <w:t xml:space="preserve">omdat </w:t>
      </w:r>
      <w:ins w:id="272" w:author="Theo Olsthoorn" w:date="2023-12-20T13:54:00Z">
        <w:r w:rsidR="00F46DC7">
          <w:rPr>
            <w:lang w:val="nl-NL"/>
          </w:rPr>
          <w:t>boomwortels</w:t>
        </w:r>
      </w:ins>
      <w:del w:id="273" w:author="Theo Olsthoorn" w:date="2023-12-20T13:54:00Z">
        <w:r w:rsidDel="00F46DC7">
          <w:rPr>
            <w:lang w:val="nl-NL"/>
          </w:rPr>
          <w:delText>de diepe wortels</w:delText>
        </w:r>
      </w:del>
      <w:r>
        <w:rPr>
          <w:lang w:val="nl-NL"/>
        </w:rPr>
        <w:t xml:space="preserve"> dieper doordringen in de bodem</w:t>
      </w:r>
      <w:r w:rsidR="00D5491B">
        <w:rPr>
          <w:lang w:val="nl-NL"/>
        </w:rPr>
        <w:t xml:space="preserve"> en de verdamping hoger is</w:t>
      </w:r>
      <w:r>
        <w:rPr>
          <w:lang w:val="nl-NL"/>
        </w:rPr>
        <w:t>. Daarnaast kan een vegetatiewijziging, en in de eerste plaats de verwijdering ervan, leiden tot meer oppervlakkige afstroming en zelfs erosie, waardoor de oppervlakkige afvoer sterk toeneemt (en zo de grondwatervoeding afneemt). Dit is voornamelijk het geval op steile</w:t>
      </w:r>
      <w:r w:rsidR="00D5491B">
        <w:rPr>
          <w:lang w:val="nl-NL"/>
        </w:rPr>
        <w:t>re</w:t>
      </w:r>
      <w:r>
        <w:rPr>
          <w:lang w:val="nl-NL"/>
        </w:rPr>
        <w:t xml:space="preserve"> hellingen</w:t>
      </w:r>
      <w:r w:rsidR="00D5491B">
        <w:rPr>
          <w:lang w:val="nl-NL"/>
        </w:rPr>
        <w:t xml:space="preserve"> met</w:t>
      </w:r>
      <w:r>
        <w:rPr>
          <w:lang w:val="nl-NL"/>
        </w:rPr>
        <w:t xml:space="preserve"> le</w:t>
      </w:r>
      <w:r w:rsidR="00D5491B">
        <w:rPr>
          <w:lang w:val="nl-NL"/>
        </w:rPr>
        <w:t>em</w:t>
      </w:r>
      <w:r>
        <w:rPr>
          <w:lang w:val="nl-NL"/>
        </w:rPr>
        <w:t>grond in het zuiden van Vlaanderen</w:t>
      </w:r>
      <w:r w:rsidR="00D5491B">
        <w:rPr>
          <w:lang w:val="nl-NL"/>
        </w:rPr>
        <w:t>, terwijl dit in de vlakkere, zandige Kempen veel minder voorkomt</w:t>
      </w:r>
      <w:r>
        <w:rPr>
          <w:lang w:val="nl-NL"/>
        </w:rPr>
        <w:t xml:space="preserve">. Een vegetatiewijziging geeft dus geen éénduidig effect op het grondwater </w:t>
      </w:r>
      <w:r w:rsidR="007E50A2">
        <w:rPr>
          <w:lang w:val="nl-NL"/>
        </w:rPr>
        <w:t xml:space="preserve">aangezien er vele processen spelen (veel meer dan hier kort vermeld) </w:t>
      </w:r>
      <w:r>
        <w:rPr>
          <w:lang w:val="nl-NL"/>
        </w:rPr>
        <w:t>en kan dus niet zo eenvoudig</w:t>
      </w:r>
      <w:r w:rsidR="007E50A2">
        <w:rPr>
          <w:lang w:val="nl-NL"/>
        </w:rPr>
        <w:t xml:space="preserve"> </w:t>
      </w:r>
      <w:ins w:id="274" w:author="Theo Olsthoorn" w:date="2023-12-20T13:55:00Z">
        <w:r w:rsidR="00F46DC7">
          <w:rPr>
            <w:lang w:val="nl-NL"/>
          </w:rPr>
          <w:t>naar</w:t>
        </w:r>
      </w:ins>
      <w:del w:id="275" w:author="Theo Olsthoorn" w:date="2023-12-20T13:55:00Z">
        <w:r w:rsidR="007E50A2" w:rsidDel="00F46DC7">
          <w:rPr>
            <w:lang w:val="nl-NL"/>
          </w:rPr>
          <w:delText>in</w:delText>
        </w:r>
      </w:del>
      <w:r w:rsidR="007E50A2">
        <w:rPr>
          <w:lang w:val="nl-NL"/>
        </w:rPr>
        <w:t xml:space="preserve"> rekenregels worden vertaald.</w:t>
      </w:r>
      <w:r>
        <w:rPr>
          <w:lang w:val="nl-NL"/>
        </w:rPr>
        <w:t xml:space="preserve"> </w:t>
      </w:r>
      <w:r w:rsidR="00F9051C">
        <w:rPr>
          <w:lang w:val="nl-NL"/>
        </w:rPr>
        <w:t xml:space="preserve">Evenals bij verhardingen is de grootte van </w:t>
      </w:r>
      <w:ins w:id="276" w:author="Theo Olsthoorn" w:date="2023-12-20T13:55:00Z">
        <w:r w:rsidR="00F46DC7">
          <w:rPr>
            <w:lang w:val="nl-NL"/>
          </w:rPr>
          <w:t>het</w:t>
        </w:r>
      </w:ins>
      <w:del w:id="277" w:author="Theo Olsthoorn" w:date="2023-12-20T13:55:00Z">
        <w:r w:rsidR="00F9051C" w:rsidDel="00F46DC7">
          <w:rPr>
            <w:lang w:val="nl-NL"/>
          </w:rPr>
          <w:delText>de</w:delText>
        </w:r>
      </w:del>
      <w:r w:rsidR="00F9051C">
        <w:rPr>
          <w:lang w:val="nl-NL"/>
        </w:rPr>
        <w:t xml:space="preserve"> </w:t>
      </w:r>
      <w:proofErr w:type="spellStart"/>
      <w:r w:rsidR="00F9051C">
        <w:rPr>
          <w:lang w:val="nl-NL"/>
        </w:rPr>
        <w:t>oppervlakt</w:t>
      </w:r>
      <w:proofErr w:type="spellEnd"/>
      <w:del w:id="278" w:author="Theo Olsthoorn" w:date="2023-12-20T13:55:00Z">
        <w:r w:rsidR="00F9051C" w:rsidDel="00F46DC7">
          <w:rPr>
            <w:lang w:val="nl-NL"/>
          </w:rPr>
          <w:delText>e</w:delText>
        </w:r>
      </w:del>
      <w:r w:rsidR="00F9051C">
        <w:rPr>
          <w:lang w:val="nl-NL"/>
        </w:rPr>
        <w:t xml:space="preserve"> waarover de wijziging plaatsvindt cruciaal; een kleine oppervlakte zal geen grote impact hebben op de omgeving, terwijl een grote</w:t>
      </w:r>
      <w:r w:rsidR="00D5491B">
        <w:rPr>
          <w:lang w:val="nl-NL"/>
        </w:rPr>
        <w:t>re</w:t>
      </w:r>
      <w:r w:rsidR="00F9051C">
        <w:rPr>
          <w:lang w:val="nl-NL"/>
        </w:rPr>
        <w:t xml:space="preserve"> oppervlakte wel een grote impact kan hebben.</w:t>
      </w:r>
    </w:p>
    <w:p w14:paraId="2150DB8A" w14:textId="26C0596D" w:rsidR="005E6CE0" w:rsidRDefault="005E6CE0" w:rsidP="005E6CE0">
      <w:pPr>
        <w:pStyle w:val="Heading3"/>
        <w:rPr>
          <w:lang w:val="nl-NL"/>
        </w:rPr>
      </w:pPr>
      <w:bookmarkStart w:id="279" w:name="_Toc153281666"/>
      <w:r>
        <w:rPr>
          <w:lang w:val="nl-NL"/>
        </w:rPr>
        <w:t>Terreinophoging</w:t>
      </w:r>
      <w:bookmarkEnd w:id="279"/>
    </w:p>
    <w:p w14:paraId="3C3361F8" w14:textId="0CC50861" w:rsidR="007E50A2" w:rsidRDefault="007E50A2" w:rsidP="007E50A2">
      <w:pPr>
        <w:rPr>
          <w:lang w:val="nl-NL"/>
        </w:rPr>
      </w:pPr>
      <w:r>
        <w:rPr>
          <w:lang w:val="nl-NL"/>
        </w:rPr>
        <w:t>Een terreinophoging op zich heeft niet echt een grote invloed op het grondwater, behalve dan een verdikking van de onverzadigde zone. Hierdoor zal het langer duren eer het percolerende neerslagwater de grondwatertafel bereikt. Bij een beperkte verhoging van enkele decimeters is de impact echter beperkt, behalve dan als de afdekking uit veel minder doorlatend materiaal bestaat (</w:t>
      </w:r>
      <w:ins w:id="280" w:author="Theo Olsthoorn" w:date="2023-12-20T13:56:00Z">
        <w:r w:rsidR="00F46DC7">
          <w:rPr>
            <w:lang w:val="nl-NL"/>
          </w:rPr>
          <w:t xml:space="preserve">leem, </w:t>
        </w:r>
      </w:ins>
      <w:r>
        <w:rPr>
          <w:lang w:val="nl-NL"/>
        </w:rPr>
        <w:t xml:space="preserve">klei). Daarnaast kan de opgehoogde grond andere eigenschappen dan de onderliggende grond </w:t>
      </w:r>
      <w:r w:rsidR="00D5491B">
        <w:rPr>
          <w:lang w:val="nl-NL"/>
        </w:rPr>
        <w:t xml:space="preserve">hebben </w:t>
      </w:r>
      <w:r>
        <w:rPr>
          <w:lang w:val="nl-NL"/>
        </w:rPr>
        <w:t>wat een effect kan hebben op de kwaliteit van het percolerende water.</w:t>
      </w:r>
      <w:r w:rsidR="00BA152D">
        <w:rPr>
          <w:lang w:val="nl-NL"/>
        </w:rPr>
        <w:t xml:space="preserve"> Al bij al is de impact lokaal beperkt en in de nabije omgeving zeer beperkt.</w:t>
      </w:r>
    </w:p>
    <w:p w14:paraId="78D65267" w14:textId="4ED60AF7" w:rsidR="007E50A2" w:rsidRDefault="007E50A2" w:rsidP="007E50A2">
      <w:pPr>
        <w:rPr>
          <w:lang w:val="nl-NL"/>
        </w:rPr>
      </w:pPr>
      <w:r>
        <w:rPr>
          <w:lang w:val="nl-NL"/>
        </w:rPr>
        <w:t>Als de ophoging echter plaatsvindt op een terrein met afwateringsgrachten of andere drainerende structuren, kan het effect veel groter zijn. In dit geval kan de drainagebasis</w:t>
      </w:r>
      <w:r w:rsidR="00D5491B">
        <w:rPr>
          <w:lang w:val="nl-NL"/>
        </w:rPr>
        <w:t xml:space="preserve">, zijnde het </w:t>
      </w:r>
      <w:r w:rsidR="00BA152D">
        <w:rPr>
          <w:lang w:val="nl-NL"/>
        </w:rPr>
        <w:t>laagst</w:t>
      </w:r>
      <w:r w:rsidR="00D5491B">
        <w:rPr>
          <w:lang w:val="nl-NL"/>
        </w:rPr>
        <w:t>e</w:t>
      </w:r>
      <w:r w:rsidR="00BA152D">
        <w:rPr>
          <w:lang w:val="nl-NL"/>
        </w:rPr>
        <w:t xml:space="preserve"> drainagepeil</w:t>
      </w:r>
      <w:r w:rsidR="00D5491B">
        <w:rPr>
          <w:lang w:val="nl-NL"/>
        </w:rPr>
        <w:t xml:space="preserve"> in een gebied (</w:t>
      </w:r>
      <w:r w:rsidR="00BA152D">
        <w:rPr>
          <w:lang w:val="nl-NL"/>
        </w:rPr>
        <w:t>bodem van een gracht of een overlooppeil)</w:t>
      </w:r>
      <w:r w:rsidR="00D5491B">
        <w:rPr>
          <w:lang w:val="nl-NL"/>
        </w:rPr>
        <w:t>,</w:t>
      </w:r>
      <w:r>
        <w:rPr>
          <w:lang w:val="nl-NL"/>
        </w:rPr>
        <w:t xml:space="preserve"> van deze afwaterende structuren verhoogd worden waardoor de grondwaterpeilen binnen en zelfs buiten de verhoogde zone kunnen stijgen. In een extreem geval kan de grondwaterstroming zelfs van richting veranderen, als een </w:t>
      </w:r>
      <w:r w:rsidR="00D5491B">
        <w:rPr>
          <w:lang w:val="nl-NL"/>
        </w:rPr>
        <w:t>ander, nabijgelegen</w:t>
      </w:r>
      <w:r>
        <w:rPr>
          <w:lang w:val="nl-NL"/>
        </w:rPr>
        <w:t xml:space="preserve"> gebied de drainagefunctie overneemt.</w:t>
      </w:r>
      <w:ins w:id="281" w:author="Theo Olsthoorn" w:date="2023-12-20T13:57:00Z">
        <w:r w:rsidR="00F46DC7">
          <w:rPr>
            <w:lang w:val="nl-NL"/>
          </w:rPr>
          <w:t xml:space="preserve"> David: Bedoel je dat door de ophoging </w:t>
        </w:r>
      </w:ins>
      <w:ins w:id="282" w:author="Theo Olsthoorn" w:date="2023-12-20T13:58:00Z">
        <w:r w:rsidR="00F46DC7">
          <w:rPr>
            <w:lang w:val="nl-NL"/>
          </w:rPr>
          <w:t>sloten gedempt worden?</w:t>
        </w:r>
      </w:ins>
    </w:p>
    <w:p w14:paraId="1CC14A45" w14:textId="7EEE679F" w:rsidR="00725EF7" w:rsidRDefault="00725EF7" w:rsidP="00725EF7">
      <w:pPr>
        <w:pStyle w:val="Heading2"/>
        <w:rPr>
          <w:lang w:val="nl-NL"/>
        </w:rPr>
      </w:pPr>
      <w:bookmarkStart w:id="283" w:name="_Toc153281667"/>
      <w:r>
        <w:rPr>
          <w:lang w:val="nl-NL"/>
        </w:rPr>
        <w:t>Cumulatieve effecten</w:t>
      </w:r>
      <w:bookmarkEnd w:id="283"/>
    </w:p>
    <w:p w14:paraId="3DDFCC85" w14:textId="7513CCAC" w:rsidR="00236778" w:rsidRDefault="00725EF7" w:rsidP="00725EF7">
      <w:pPr>
        <w:rPr>
          <w:lang w:val="nl-NL"/>
        </w:rPr>
      </w:pPr>
      <w:r w:rsidRPr="00907445">
        <w:rPr>
          <w:u w:val="single"/>
          <w:lang w:val="nl-NL"/>
        </w:rPr>
        <w:t>In zeer brede zin</w:t>
      </w:r>
      <w:r>
        <w:rPr>
          <w:lang w:val="nl-NL"/>
        </w:rPr>
        <w:t xml:space="preserve"> hebben alle menselijke ingrepen op het watersysteem een impact en is de cumulatieve impact van al deze ingrepen groter dan de </w:t>
      </w:r>
      <w:r w:rsidR="00907445">
        <w:rPr>
          <w:lang w:val="nl-NL"/>
        </w:rPr>
        <w:t xml:space="preserve">som van de </w:t>
      </w:r>
      <w:r>
        <w:rPr>
          <w:lang w:val="nl-NL"/>
        </w:rPr>
        <w:t>individuele invloeden</w:t>
      </w:r>
      <w:ins w:id="284" w:author="Theo Olsthoorn" w:date="2023-12-20T13:58:00Z">
        <w:r w:rsidR="00CD044C">
          <w:rPr>
            <w:lang w:val="nl-NL"/>
          </w:rPr>
          <w:t xml:space="preserve"> David: Waarom zou dat zo zijn, groter dan de som van de indivi</w:t>
        </w:r>
      </w:ins>
      <w:ins w:id="285" w:author="Theo Olsthoorn" w:date="2023-12-20T13:59:00Z">
        <w:r w:rsidR="00CD044C">
          <w:rPr>
            <w:lang w:val="nl-NL"/>
          </w:rPr>
          <w:t>duele invloeden? Bj zuivere superpositie is die som precies gelijk. Je zou het woord `kan` kunnen toevoegen aan de zin</w:t>
        </w:r>
      </w:ins>
      <w:r>
        <w:rPr>
          <w:lang w:val="nl-NL"/>
        </w:rPr>
        <w:t>. Alleen al het intensieve landgebruik van Vlaanderen voor wonen, landbouw en industrie heeft de grondwatervoeding grondig veranderd.</w:t>
      </w:r>
      <w:r w:rsidR="00236778">
        <w:rPr>
          <w:lang w:val="nl-NL"/>
        </w:rPr>
        <w:t xml:space="preserve"> Het oppervlaktewatersysteem werd ook sterk aangepast, wat ook een grote weerslag heeft gehad op het grondwatersysteem.</w:t>
      </w:r>
      <w:r>
        <w:rPr>
          <w:lang w:val="nl-NL"/>
        </w:rPr>
        <w:t xml:space="preserve"> Daarnaast is het ook zo dat grondwatersystemen zich over tientallen tot honderden kilometers </w:t>
      </w:r>
      <w:ins w:id="286" w:author="Theo Olsthoorn" w:date="2023-12-20T14:00:00Z">
        <w:r w:rsidR="00CD044C">
          <w:rPr>
            <w:lang w:val="nl-NL"/>
          </w:rPr>
          <w:t xml:space="preserve">kunnen </w:t>
        </w:r>
      </w:ins>
      <w:r>
        <w:rPr>
          <w:lang w:val="nl-NL"/>
        </w:rPr>
        <w:t xml:space="preserve">uitstrekken en de invloeden van ingrepen </w:t>
      </w:r>
      <w:r w:rsidR="00236778">
        <w:rPr>
          <w:lang w:val="nl-NL"/>
        </w:rPr>
        <w:t xml:space="preserve">dus </w:t>
      </w:r>
      <w:r>
        <w:rPr>
          <w:lang w:val="nl-NL"/>
        </w:rPr>
        <w:t xml:space="preserve">zeer ver </w:t>
      </w:r>
      <w:r w:rsidR="00907445">
        <w:rPr>
          <w:lang w:val="nl-NL"/>
        </w:rPr>
        <w:t xml:space="preserve">en zeer lang </w:t>
      </w:r>
      <w:r>
        <w:rPr>
          <w:lang w:val="nl-NL"/>
        </w:rPr>
        <w:t xml:space="preserve">kunnen doorwerken. </w:t>
      </w:r>
      <w:r w:rsidR="00236778">
        <w:rPr>
          <w:lang w:val="nl-NL"/>
        </w:rPr>
        <w:t xml:space="preserve">Om deze redenen is het niet éénduidig te definiëren welke ingrepen in rekening moeten gebracht worden om cumulatieve effecten van een </w:t>
      </w:r>
      <w:del w:id="287" w:author="Theo Olsthoorn" w:date="2023-12-20T14:01:00Z">
        <w:r w:rsidR="00236778" w:rsidDel="00CD044C">
          <w:rPr>
            <w:lang w:val="nl-NL"/>
          </w:rPr>
          <w:delText xml:space="preserve">welbepaalde </w:delText>
        </w:r>
      </w:del>
      <w:r w:rsidR="00236778">
        <w:rPr>
          <w:lang w:val="nl-NL"/>
        </w:rPr>
        <w:t xml:space="preserve">ingreep te bepalen. </w:t>
      </w:r>
      <w:r w:rsidR="00236778" w:rsidRPr="00907445">
        <w:rPr>
          <w:u w:val="single"/>
          <w:lang w:val="nl-NL"/>
        </w:rPr>
        <w:t>In enge zin</w:t>
      </w:r>
      <w:r w:rsidR="00236778">
        <w:rPr>
          <w:lang w:val="nl-NL"/>
        </w:rPr>
        <w:t xml:space="preserve"> worden dikwijls enkel de </w:t>
      </w:r>
      <w:proofErr w:type="spellStart"/>
      <w:r w:rsidR="00236778">
        <w:rPr>
          <w:lang w:val="nl-NL"/>
        </w:rPr>
        <w:t>vergunningsplichtige</w:t>
      </w:r>
      <w:proofErr w:type="spellEnd"/>
      <w:r w:rsidR="00236778">
        <w:rPr>
          <w:lang w:val="nl-NL"/>
        </w:rPr>
        <w:t xml:space="preserve"> ingrepen in rekening gebracht die binnen de invloedssfeer van een nieuw aan te vragen ingreep liggen. Het bepalen welke ingrepen al dan niet meegenomen moeten worden is</w:t>
      </w:r>
      <w:r w:rsidR="00907445">
        <w:rPr>
          <w:lang w:val="nl-NL"/>
        </w:rPr>
        <w:t xml:space="preserve"> </w:t>
      </w:r>
      <w:r w:rsidR="00236778">
        <w:rPr>
          <w:lang w:val="nl-NL"/>
        </w:rPr>
        <w:t>echter</w:t>
      </w:r>
      <w:r w:rsidR="00907445">
        <w:rPr>
          <w:lang w:val="nl-NL"/>
        </w:rPr>
        <w:t xml:space="preserve"> opnieuw</w:t>
      </w:r>
      <w:r w:rsidR="00236778">
        <w:rPr>
          <w:lang w:val="nl-NL"/>
        </w:rPr>
        <w:t xml:space="preserve"> verre van éénduidig.</w:t>
      </w:r>
    </w:p>
    <w:p w14:paraId="1B0A3BF8" w14:textId="1F6E63E9" w:rsidR="00725EF7" w:rsidRDefault="00236778" w:rsidP="00725EF7">
      <w:pPr>
        <w:rPr>
          <w:lang w:val="nl-NL"/>
        </w:rPr>
      </w:pPr>
      <w:r>
        <w:rPr>
          <w:lang w:val="nl-NL"/>
        </w:rPr>
        <w:t xml:space="preserve">In veel gevallen is de invloed van verschillende ingrepen op de grondwaterstanden een optelsom van de individuele ingrepen (in een </w:t>
      </w:r>
      <w:r w:rsidRPr="00907445">
        <w:rPr>
          <w:i/>
          <w:iCs/>
          <w:lang w:val="nl-NL"/>
        </w:rPr>
        <w:t>lineair systeem</w:t>
      </w:r>
      <w:r>
        <w:rPr>
          <w:lang w:val="nl-NL"/>
        </w:rPr>
        <w:t>). Bijvoorbeeld de verlaging tussen twee pompputten is de optelsom van de verlagingen van de individuele putten (1+1=2). In sommige gevallen gaat deze optelsom niet op. I</w:t>
      </w:r>
      <w:r w:rsidR="00592124">
        <w:rPr>
          <w:lang w:val="nl-NL"/>
        </w:rPr>
        <w:t>n</w:t>
      </w:r>
      <w:r>
        <w:rPr>
          <w:lang w:val="nl-NL"/>
        </w:rPr>
        <w:t xml:space="preserve"> zogenaamde </w:t>
      </w:r>
      <w:r w:rsidRPr="00907445">
        <w:rPr>
          <w:i/>
          <w:iCs/>
          <w:lang w:val="nl-NL"/>
        </w:rPr>
        <w:t>niet-lineaire systemen</w:t>
      </w:r>
      <w:r>
        <w:rPr>
          <w:lang w:val="nl-NL"/>
        </w:rPr>
        <w:t xml:space="preserve"> </w:t>
      </w:r>
      <w:r w:rsidR="00124C87">
        <w:rPr>
          <w:lang w:val="nl-NL"/>
        </w:rPr>
        <w:t>geldt dat</w:t>
      </w:r>
      <w:r>
        <w:rPr>
          <w:lang w:val="nl-NL"/>
        </w:rPr>
        <w:t xml:space="preserve"> de som van de </w:t>
      </w:r>
      <w:r w:rsidR="00907445">
        <w:rPr>
          <w:lang w:val="nl-NL"/>
        </w:rPr>
        <w:t>effecten</w:t>
      </w:r>
      <w:r>
        <w:rPr>
          <w:lang w:val="nl-NL"/>
        </w:rPr>
        <w:t xml:space="preserve"> (verlaging</w:t>
      </w:r>
      <w:r w:rsidR="00907445">
        <w:rPr>
          <w:lang w:val="nl-NL"/>
        </w:rPr>
        <w:t>en</w:t>
      </w:r>
      <w:r>
        <w:rPr>
          <w:lang w:val="nl-NL"/>
        </w:rPr>
        <w:t>) niet gelijk aan de individuele i</w:t>
      </w:r>
      <w:r w:rsidR="00592124">
        <w:rPr>
          <w:lang w:val="nl-NL"/>
        </w:rPr>
        <w:t>nvloeden</w:t>
      </w:r>
      <w:r>
        <w:rPr>
          <w:lang w:val="nl-NL"/>
        </w:rPr>
        <w:t xml:space="preserve"> (verlagingen</w:t>
      </w:r>
      <w:r w:rsidR="00907445">
        <w:rPr>
          <w:lang w:val="nl-NL"/>
        </w:rPr>
        <w:t xml:space="preserve">; </w:t>
      </w:r>
      <w:r>
        <w:rPr>
          <w:lang w:val="nl-NL"/>
        </w:rPr>
        <w:t>1+1</w:t>
      </w:r>
      <w:r w:rsidR="00907445">
        <w:rPr>
          <w:lang w:val="nl-NL"/>
        </w:rPr>
        <w:t xml:space="preserve"> &lt; of </w:t>
      </w:r>
      <w:r w:rsidR="00907445">
        <w:rPr>
          <w:rFonts w:cstheme="minorHAnsi"/>
          <w:lang w:val="nl-NL"/>
        </w:rPr>
        <w:t>&gt;</w:t>
      </w:r>
      <w:r w:rsidR="00592124">
        <w:rPr>
          <w:lang w:val="nl-NL"/>
        </w:rPr>
        <w:t>2</w:t>
      </w:r>
      <w:r w:rsidR="00907445">
        <w:rPr>
          <w:lang w:val="nl-NL"/>
        </w:rPr>
        <w:t>)</w:t>
      </w:r>
      <w:r w:rsidR="00592124">
        <w:rPr>
          <w:lang w:val="nl-NL"/>
        </w:rPr>
        <w:t>. Bij een onttrekking aan de watertafel van een dunne watervoerende laag boven een kleilaag, zal de verzadigde dikte relatief sterk afnemen ten opzichte van de watervoerende laag. Hierdoor zal de toestroming minder vlot verlopen naar de put en dus de verlaging groter zijn dan indien de verzadigde dikte min of meer gelijk zou blijven. Twee putten in elkaars buurt in een dergelijk systeem zullen dus gezamenlijk een grotere verlaging teweegbrengen dan de verlagingen van de individuele putten.</w:t>
      </w:r>
      <w:r w:rsidR="00124C87">
        <w:rPr>
          <w:lang w:val="nl-NL"/>
        </w:rPr>
        <w:t xml:space="preserve"> Een ander voorbeeld van een niet-lineair systeem (1+1</w:t>
      </w:r>
      <w:r w:rsidR="00907445">
        <w:rPr>
          <w:lang w:val="nl-NL"/>
        </w:rPr>
        <w:t xml:space="preserve"> &lt; of </w:t>
      </w:r>
      <w:r w:rsidR="00907445">
        <w:rPr>
          <w:rFonts w:cstheme="minorHAnsi"/>
          <w:lang w:val="nl-NL"/>
        </w:rPr>
        <w:t>&gt;</w:t>
      </w:r>
      <w:r w:rsidR="00124C87">
        <w:rPr>
          <w:lang w:val="nl-NL"/>
        </w:rPr>
        <w:t>2) is het droogvallen van waterlopen. Een drainerende waterloop in de buurt van een pompput zal het effect van de verlaging verminderen, door afname van het drainagedebiet van de waterloop. Op het moment dat de waterloop echter droog komt te staan, valt de bufferende werking weg en zal de verlaging door de pompput op dat moment sterker (niet-lineair) toenemen.</w:t>
      </w:r>
      <w:r>
        <w:rPr>
          <w:lang w:val="nl-NL"/>
        </w:rPr>
        <w:t xml:space="preserve"> </w:t>
      </w:r>
    </w:p>
    <w:p w14:paraId="48AA361C" w14:textId="73DBAB65" w:rsidR="00F141C9" w:rsidRDefault="00BA77BD" w:rsidP="00F141C9">
      <w:pPr>
        <w:pStyle w:val="Heading2"/>
        <w:rPr>
          <w:lang w:val="nl-NL"/>
        </w:rPr>
      </w:pPr>
      <w:bookmarkStart w:id="288" w:name="_Toc153281668"/>
      <w:r>
        <w:rPr>
          <w:lang w:val="nl-NL"/>
        </w:rPr>
        <w:t>Klassering</w:t>
      </w:r>
      <w:r w:rsidR="00F141C9">
        <w:rPr>
          <w:lang w:val="nl-NL"/>
        </w:rPr>
        <w:t xml:space="preserve"> van </w:t>
      </w:r>
      <w:r w:rsidR="00851299">
        <w:rPr>
          <w:lang w:val="nl-NL"/>
        </w:rPr>
        <w:t>grondwater</w:t>
      </w:r>
      <w:r w:rsidR="00F141C9">
        <w:rPr>
          <w:lang w:val="nl-NL"/>
        </w:rPr>
        <w:t>ingrepen</w:t>
      </w:r>
      <w:bookmarkEnd w:id="288"/>
    </w:p>
    <w:p w14:paraId="39DBE74C" w14:textId="00F57D52" w:rsidR="00F141C9" w:rsidRDefault="00D52F15" w:rsidP="00F141C9">
      <w:pPr>
        <w:rPr>
          <w:lang w:val="nl-NL"/>
        </w:rPr>
      </w:pPr>
      <w:r>
        <w:rPr>
          <w:lang w:val="nl-NL"/>
        </w:rPr>
        <w:t>Hierboven werden de meest voorkomende ingrepen in de praktijk benoemd en de onderlinge verschillen besproken. Deze ingrepen kunnen abstracter geklasseerd worden volgens de belangrijkste factoren die het fysische proces en dus de berekeningsmethoden bepalen</w:t>
      </w:r>
      <w:r w:rsidR="006C32D9">
        <w:rPr>
          <w:lang w:val="nl-NL"/>
        </w:rPr>
        <w:t xml:space="preserve"> (</w:t>
      </w:r>
      <w:r w:rsidR="006C32D9">
        <w:rPr>
          <w:lang w:val="nl-NL"/>
        </w:rPr>
        <w:fldChar w:fldCharType="begin"/>
      </w:r>
      <w:r w:rsidR="006C32D9">
        <w:rPr>
          <w:lang w:val="nl-NL"/>
        </w:rPr>
        <w:instrText xml:space="preserve"> REF _Ref153269301 </w:instrText>
      </w:r>
      <w:r w:rsidR="006C32D9">
        <w:rPr>
          <w:lang w:val="nl-NL"/>
        </w:rPr>
        <w:fldChar w:fldCharType="separate"/>
      </w:r>
      <w:r w:rsidR="00BA77BD">
        <w:t xml:space="preserve">Tabel </w:t>
      </w:r>
      <w:r w:rsidR="00BA77BD">
        <w:rPr>
          <w:noProof/>
        </w:rPr>
        <w:t>1</w:t>
      </w:r>
      <w:r w:rsidR="006C32D9">
        <w:rPr>
          <w:lang w:val="nl-NL"/>
        </w:rPr>
        <w:fldChar w:fldCharType="end"/>
      </w:r>
      <w:r w:rsidR="006C32D9">
        <w:rPr>
          <w:lang w:val="nl-NL"/>
        </w:rPr>
        <w:t>):</w:t>
      </w:r>
    </w:p>
    <w:p w14:paraId="4C1170CC" w14:textId="23354313" w:rsidR="006C32D9" w:rsidRDefault="006C32D9" w:rsidP="006C32D9">
      <w:pPr>
        <w:pStyle w:val="ListParagraph"/>
        <w:numPr>
          <w:ilvl w:val="0"/>
          <w:numId w:val="45"/>
        </w:numPr>
        <w:rPr>
          <w:lang w:val="nl-NL"/>
        </w:rPr>
      </w:pPr>
      <w:r w:rsidRPr="006C32D9">
        <w:rPr>
          <w:u w:val="single"/>
          <w:lang w:val="nl-NL"/>
        </w:rPr>
        <w:t>Type</w:t>
      </w:r>
      <w:r>
        <w:rPr>
          <w:lang w:val="nl-NL"/>
        </w:rPr>
        <w:t xml:space="preserve">: onttrekking (vb. </w:t>
      </w:r>
      <w:r w:rsidRPr="006C32D9">
        <w:rPr>
          <w:lang w:val="nl-NL"/>
        </w:rPr>
        <w:t>bemaling, winning, verharding, vegetatiewijziging</w:t>
      </w:r>
      <w:r>
        <w:rPr>
          <w:lang w:val="nl-NL"/>
        </w:rPr>
        <w:t xml:space="preserve"> of </w:t>
      </w:r>
      <w:r w:rsidRPr="006C32D9">
        <w:rPr>
          <w:lang w:val="nl-NL"/>
        </w:rPr>
        <w:t>waterloopwijzigin</w:t>
      </w:r>
      <w:r>
        <w:rPr>
          <w:lang w:val="nl-NL"/>
        </w:rPr>
        <w:t>g</w:t>
      </w:r>
      <w:r w:rsidRPr="006C32D9">
        <w:rPr>
          <w:lang w:val="nl-NL"/>
        </w:rPr>
        <w:t>)</w:t>
      </w:r>
      <w:r>
        <w:rPr>
          <w:lang w:val="nl-NL"/>
        </w:rPr>
        <w:t xml:space="preserve">, aanvulling (vb. </w:t>
      </w:r>
      <w:r w:rsidRPr="002F77DE">
        <w:rPr>
          <w:lang w:val="nl-NL"/>
        </w:rPr>
        <w:t>infiltratie, injectie</w:t>
      </w:r>
      <w:r>
        <w:rPr>
          <w:lang w:val="nl-NL"/>
        </w:rPr>
        <w:t>,</w:t>
      </w:r>
      <w:r w:rsidRPr="002F77DE">
        <w:rPr>
          <w:lang w:val="nl-NL"/>
        </w:rPr>
        <w:t xml:space="preserve"> vegetatiewijziging, ontharding</w:t>
      </w:r>
      <w:r>
        <w:rPr>
          <w:lang w:val="nl-NL"/>
        </w:rPr>
        <w:t xml:space="preserve"> of waterloopwijziging</w:t>
      </w:r>
      <w:r w:rsidRPr="002F77DE">
        <w:rPr>
          <w:lang w:val="nl-NL"/>
        </w:rPr>
        <w:t>)</w:t>
      </w:r>
      <w:r>
        <w:rPr>
          <w:lang w:val="nl-NL"/>
        </w:rPr>
        <w:t xml:space="preserve"> of combinatie </w:t>
      </w:r>
      <w:r w:rsidRPr="002F77DE">
        <w:rPr>
          <w:lang w:val="nl-NL"/>
        </w:rPr>
        <w:t>(</w:t>
      </w:r>
      <w:r>
        <w:rPr>
          <w:lang w:val="nl-NL"/>
        </w:rPr>
        <w:t xml:space="preserve">vb. </w:t>
      </w:r>
      <w:r w:rsidRPr="002F77DE">
        <w:rPr>
          <w:lang w:val="nl-NL"/>
        </w:rPr>
        <w:t>retourbemaling</w:t>
      </w:r>
      <w:r>
        <w:rPr>
          <w:lang w:val="nl-NL"/>
        </w:rPr>
        <w:t xml:space="preserve"> of </w:t>
      </w:r>
      <w:r w:rsidRPr="002F77DE">
        <w:rPr>
          <w:lang w:val="nl-NL"/>
        </w:rPr>
        <w:t>koude-warmte opslag</w:t>
      </w:r>
      <w:r>
        <w:rPr>
          <w:lang w:val="nl-NL"/>
        </w:rPr>
        <w:t>).</w:t>
      </w:r>
    </w:p>
    <w:p w14:paraId="0581F17F" w14:textId="4D5AFB21" w:rsidR="006C32D9" w:rsidRDefault="006C32D9" w:rsidP="006C32D9">
      <w:pPr>
        <w:pStyle w:val="ListParagraph"/>
        <w:numPr>
          <w:ilvl w:val="0"/>
          <w:numId w:val="45"/>
        </w:numPr>
        <w:rPr>
          <w:lang w:val="nl-NL"/>
        </w:rPr>
      </w:pPr>
      <w:r w:rsidRPr="006C32D9">
        <w:rPr>
          <w:u w:val="single"/>
          <w:lang w:val="nl-NL"/>
        </w:rPr>
        <w:t>Geometrie</w:t>
      </w:r>
      <w:r>
        <w:rPr>
          <w:lang w:val="nl-NL"/>
        </w:rPr>
        <w:t>: punt-, lijn- of vlakvormig, bijvoorbeeld respectievelijk een grondwaterput, een drainagestreng en een infiltratievijver.</w:t>
      </w:r>
    </w:p>
    <w:p w14:paraId="0B597A43" w14:textId="61AA75B7" w:rsidR="006C32D9" w:rsidRDefault="006C32D9" w:rsidP="006C32D9">
      <w:pPr>
        <w:pStyle w:val="ListParagraph"/>
        <w:numPr>
          <w:ilvl w:val="0"/>
          <w:numId w:val="45"/>
        </w:numPr>
        <w:rPr>
          <w:lang w:val="nl-NL"/>
        </w:rPr>
      </w:pPr>
      <w:r w:rsidRPr="006C32D9">
        <w:rPr>
          <w:u w:val="single"/>
          <w:lang w:val="nl-NL"/>
        </w:rPr>
        <w:t>Diepte</w:t>
      </w:r>
      <w:r>
        <w:rPr>
          <w:lang w:val="nl-NL"/>
        </w:rPr>
        <w:t>: ondiep (typisch eerste 10-20 m onder het maaiveld) en diep (typisch 50-500 m diep). Het onderscheid tussen ondiep en diep is uiteraard niet zwart-wit.</w:t>
      </w:r>
    </w:p>
    <w:p w14:paraId="21D44FDF" w14:textId="148773E1" w:rsidR="006C32D9" w:rsidRDefault="006C32D9" w:rsidP="006C32D9">
      <w:pPr>
        <w:pStyle w:val="ListParagraph"/>
        <w:numPr>
          <w:ilvl w:val="0"/>
          <w:numId w:val="45"/>
        </w:numPr>
        <w:rPr>
          <w:lang w:val="nl-NL"/>
        </w:rPr>
      </w:pPr>
      <w:r w:rsidRPr="006C32D9">
        <w:rPr>
          <w:u w:val="single"/>
          <w:lang w:val="nl-NL"/>
        </w:rPr>
        <w:t>Tijdelijkheid</w:t>
      </w:r>
      <w:r>
        <w:rPr>
          <w:lang w:val="nl-NL"/>
        </w:rPr>
        <w:t>: tijdelijk (typisch enkele dagen, weken of maanden zoals bij een bemaling of winning voor irrigatie) en permanent (meerdere jaren). Ook hier is het onderscheid niet zwart-wit. Verder is bijvoorbeeld een winning voor irrigatie tijdelijk in één jaar (enkel actief in het groeiseizoen), maar jaar op jaar wederkerend.</w:t>
      </w:r>
    </w:p>
    <w:p w14:paraId="366108EA" w14:textId="232908C0" w:rsidR="006C32D9" w:rsidRPr="006C32D9" w:rsidRDefault="00854A75" w:rsidP="006C32D9">
      <w:pPr>
        <w:pStyle w:val="ListParagraph"/>
        <w:numPr>
          <w:ilvl w:val="0"/>
          <w:numId w:val="45"/>
        </w:numPr>
        <w:rPr>
          <w:lang w:val="nl-NL"/>
        </w:rPr>
      </w:pPr>
      <w:r>
        <w:rPr>
          <w:u w:val="single"/>
          <w:lang w:val="nl-NL"/>
        </w:rPr>
        <w:t>Aantal</w:t>
      </w:r>
      <w:r w:rsidRPr="00854A75">
        <w:rPr>
          <w:lang w:val="nl-NL"/>
        </w:rPr>
        <w:t>:</w:t>
      </w:r>
      <w:r>
        <w:rPr>
          <w:lang w:val="nl-NL"/>
        </w:rPr>
        <w:t xml:space="preserve"> enkelvoudig (één put, drainagestreng of infiltratievijver) of meervoudig (puttenbatterij, meerdere drainagestrengen). Als meerdere ingrepen dichtbij elkaar voorkomen kunnen ze samen een andere geometrie aannemen; bijvoorbeeld een reeks parallelle drainagestrengen die </w:t>
      </w:r>
      <w:r w:rsidR="00D52F15">
        <w:rPr>
          <w:lang w:val="nl-NL"/>
        </w:rPr>
        <w:t xml:space="preserve">samen </w:t>
      </w:r>
      <w:r>
        <w:rPr>
          <w:lang w:val="nl-NL"/>
        </w:rPr>
        <w:t>een vlakdekkende drainage vormen, of een reeks putten dichtbij elkaar</w:t>
      </w:r>
      <w:r w:rsidR="00D52F15">
        <w:rPr>
          <w:lang w:val="nl-NL"/>
        </w:rPr>
        <w:t xml:space="preserve"> (puttenbatterij)</w:t>
      </w:r>
      <w:r>
        <w:rPr>
          <w:lang w:val="nl-NL"/>
        </w:rPr>
        <w:t xml:space="preserve"> </w:t>
      </w:r>
      <w:r w:rsidR="00D52F15">
        <w:rPr>
          <w:lang w:val="nl-NL"/>
        </w:rPr>
        <w:t>die samen een lijnvormige onttrekking vormen</w:t>
      </w:r>
      <w:r>
        <w:rPr>
          <w:lang w:val="nl-NL"/>
        </w:rPr>
        <w:t xml:space="preserve">. </w:t>
      </w:r>
      <w:r w:rsidR="006C32D9">
        <w:rPr>
          <w:lang w:val="nl-NL"/>
        </w:rPr>
        <w:t xml:space="preserve">  </w:t>
      </w:r>
    </w:p>
    <w:p w14:paraId="16F3EE58" w14:textId="79960D9D" w:rsidR="00F141C9" w:rsidRDefault="00F141C9" w:rsidP="00F141C9">
      <w:pPr>
        <w:pStyle w:val="Caption"/>
      </w:pPr>
      <w:bookmarkStart w:id="289" w:name="_Ref153269301"/>
      <w:r>
        <w:t xml:space="preserve">Tabel </w:t>
      </w:r>
      <w:r w:rsidR="00000000">
        <w:fldChar w:fldCharType="begin"/>
      </w:r>
      <w:r w:rsidR="00000000">
        <w:instrText xml:space="preserve"> SEQ Tabel \* ARABIC </w:instrText>
      </w:r>
      <w:r w:rsidR="00000000">
        <w:fldChar w:fldCharType="separate"/>
      </w:r>
      <w:r w:rsidR="00BA77BD">
        <w:rPr>
          <w:noProof/>
        </w:rPr>
        <w:t>1</w:t>
      </w:r>
      <w:r w:rsidR="00000000">
        <w:rPr>
          <w:noProof/>
        </w:rPr>
        <w:fldChar w:fldCharType="end"/>
      </w:r>
      <w:bookmarkEnd w:id="289"/>
      <w:r>
        <w:t xml:space="preserve">: algemene indeling </w:t>
      </w:r>
      <w:r w:rsidR="00851299">
        <w:t>van grondwateringrepen volgens type, geometrie, diepte, tijdelijkheid en aantal.</w:t>
      </w:r>
    </w:p>
    <w:tbl>
      <w:tblPr>
        <w:tblStyle w:val="TableGrid"/>
        <w:tblW w:w="0" w:type="auto"/>
        <w:tblLook w:val="04A0" w:firstRow="1" w:lastRow="0" w:firstColumn="1" w:lastColumn="0" w:noHBand="0" w:noVBand="1"/>
      </w:tblPr>
      <w:tblGrid>
        <w:gridCol w:w="2119"/>
        <w:gridCol w:w="1018"/>
        <w:gridCol w:w="881"/>
        <w:gridCol w:w="1281"/>
        <w:gridCol w:w="1301"/>
        <w:gridCol w:w="1139"/>
        <w:gridCol w:w="1301"/>
      </w:tblGrid>
      <w:tr w:rsidR="00F141C9" w14:paraId="410CE141" w14:textId="77777777" w:rsidTr="00854A75">
        <w:trPr>
          <w:trHeight w:val="20"/>
        </w:trPr>
        <w:tc>
          <w:tcPr>
            <w:tcW w:w="4018" w:type="dxa"/>
            <w:gridSpan w:val="3"/>
            <w:vMerge w:val="restart"/>
            <w:tcBorders>
              <w:top w:val="single" w:sz="12" w:space="0" w:color="auto"/>
              <w:left w:val="single" w:sz="12" w:space="0" w:color="auto"/>
              <w:right w:val="single" w:sz="2" w:space="0" w:color="auto"/>
            </w:tcBorders>
            <w:vAlign w:val="center"/>
          </w:tcPr>
          <w:p w14:paraId="0AA611EE" w14:textId="77777777" w:rsidR="00F141C9" w:rsidRDefault="00F141C9" w:rsidP="00923AC7">
            <w:pPr>
              <w:jc w:val="center"/>
              <w:rPr>
                <w:lang w:val="nl-NL"/>
              </w:rPr>
            </w:pPr>
            <w:r w:rsidRPr="002F77DE">
              <w:rPr>
                <w:b/>
                <w:bCs/>
                <w:lang w:val="nl-NL"/>
              </w:rPr>
              <w:t>Ingrepen</w:t>
            </w:r>
          </w:p>
        </w:tc>
        <w:tc>
          <w:tcPr>
            <w:tcW w:w="2582" w:type="dxa"/>
            <w:gridSpan w:val="2"/>
            <w:tcBorders>
              <w:top w:val="single" w:sz="12" w:space="0" w:color="auto"/>
              <w:left w:val="single" w:sz="2" w:space="0" w:color="auto"/>
              <w:bottom w:val="single" w:sz="2" w:space="0" w:color="auto"/>
              <w:right w:val="single" w:sz="2" w:space="0" w:color="auto"/>
            </w:tcBorders>
            <w:shd w:val="clear" w:color="auto" w:fill="auto"/>
            <w:vAlign w:val="center"/>
          </w:tcPr>
          <w:p w14:paraId="200A91D5" w14:textId="77777777" w:rsidR="00F141C9" w:rsidRPr="002F77DE" w:rsidRDefault="00F141C9" w:rsidP="00923AC7">
            <w:pPr>
              <w:jc w:val="center"/>
              <w:rPr>
                <w:lang w:val="nl-NL"/>
              </w:rPr>
            </w:pPr>
            <w:proofErr w:type="gramStart"/>
            <w:r w:rsidRPr="002F77DE">
              <w:rPr>
                <w:lang w:val="nl-NL"/>
              </w:rPr>
              <w:t>enkelvoudig</w:t>
            </w:r>
            <w:proofErr w:type="gramEnd"/>
          </w:p>
        </w:tc>
        <w:tc>
          <w:tcPr>
            <w:tcW w:w="2440" w:type="dxa"/>
            <w:gridSpan w:val="2"/>
            <w:tcBorders>
              <w:top w:val="single" w:sz="12" w:space="0" w:color="auto"/>
              <w:left w:val="single" w:sz="2" w:space="0" w:color="auto"/>
              <w:bottom w:val="single" w:sz="2" w:space="0" w:color="auto"/>
              <w:right w:val="single" w:sz="12" w:space="0" w:color="auto"/>
            </w:tcBorders>
            <w:shd w:val="clear" w:color="auto" w:fill="auto"/>
            <w:vAlign w:val="center"/>
          </w:tcPr>
          <w:p w14:paraId="50895EF6" w14:textId="77777777" w:rsidR="00F141C9" w:rsidRPr="002F77DE" w:rsidRDefault="00F141C9" w:rsidP="00923AC7">
            <w:pPr>
              <w:jc w:val="center"/>
              <w:rPr>
                <w:lang w:val="nl-NL"/>
              </w:rPr>
            </w:pPr>
            <w:proofErr w:type="gramStart"/>
            <w:r w:rsidRPr="002F77DE">
              <w:rPr>
                <w:lang w:val="nl-NL"/>
              </w:rPr>
              <w:t>meervoudig</w:t>
            </w:r>
            <w:proofErr w:type="gramEnd"/>
            <w:r w:rsidRPr="002F77DE">
              <w:rPr>
                <w:lang w:val="nl-NL"/>
              </w:rPr>
              <w:t xml:space="preserve"> (cumulatief)</w:t>
            </w:r>
          </w:p>
        </w:tc>
      </w:tr>
      <w:tr w:rsidR="00F141C9" w14:paraId="18B93AC4" w14:textId="77777777" w:rsidTr="00854A75">
        <w:trPr>
          <w:trHeight w:val="20"/>
        </w:trPr>
        <w:tc>
          <w:tcPr>
            <w:tcW w:w="4018" w:type="dxa"/>
            <w:gridSpan w:val="3"/>
            <w:vMerge/>
            <w:tcBorders>
              <w:left w:val="single" w:sz="12" w:space="0" w:color="auto"/>
              <w:bottom w:val="single" w:sz="12" w:space="0" w:color="auto"/>
              <w:right w:val="single" w:sz="2" w:space="0" w:color="auto"/>
            </w:tcBorders>
          </w:tcPr>
          <w:p w14:paraId="262A44F2" w14:textId="77777777" w:rsidR="00F141C9" w:rsidRDefault="00F141C9" w:rsidP="00923AC7">
            <w:pPr>
              <w:rPr>
                <w:lang w:val="nl-NL"/>
              </w:rPr>
            </w:pPr>
          </w:p>
        </w:tc>
        <w:tc>
          <w:tcPr>
            <w:tcW w:w="1281" w:type="dxa"/>
            <w:tcBorders>
              <w:top w:val="single" w:sz="2" w:space="0" w:color="auto"/>
              <w:left w:val="single" w:sz="2" w:space="0" w:color="auto"/>
              <w:bottom w:val="single" w:sz="12" w:space="0" w:color="auto"/>
              <w:right w:val="single" w:sz="2" w:space="0" w:color="auto"/>
            </w:tcBorders>
            <w:shd w:val="clear" w:color="auto" w:fill="auto"/>
            <w:vAlign w:val="center"/>
          </w:tcPr>
          <w:p w14:paraId="3EA3B295" w14:textId="77777777" w:rsidR="00F141C9" w:rsidRPr="002F77DE" w:rsidRDefault="00F141C9" w:rsidP="00923AC7">
            <w:pPr>
              <w:jc w:val="center"/>
              <w:rPr>
                <w:lang w:val="nl-NL"/>
              </w:rPr>
            </w:pPr>
            <w:proofErr w:type="gramStart"/>
            <w:r w:rsidRPr="002F77DE">
              <w:rPr>
                <w:lang w:val="nl-NL"/>
              </w:rPr>
              <w:t>tijdelijk</w:t>
            </w:r>
            <w:proofErr w:type="gramEnd"/>
          </w:p>
        </w:tc>
        <w:tc>
          <w:tcPr>
            <w:tcW w:w="1301" w:type="dxa"/>
            <w:tcBorders>
              <w:top w:val="single" w:sz="2" w:space="0" w:color="auto"/>
              <w:left w:val="single" w:sz="2" w:space="0" w:color="auto"/>
              <w:bottom w:val="single" w:sz="12" w:space="0" w:color="auto"/>
              <w:right w:val="single" w:sz="2" w:space="0" w:color="auto"/>
            </w:tcBorders>
            <w:shd w:val="clear" w:color="auto" w:fill="auto"/>
            <w:vAlign w:val="center"/>
          </w:tcPr>
          <w:p w14:paraId="2906E096" w14:textId="77777777" w:rsidR="00F141C9" w:rsidRPr="002F77DE" w:rsidRDefault="00F141C9" w:rsidP="00923AC7">
            <w:pPr>
              <w:jc w:val="center"/>
              <w:rPr>
                <w:lang w:val="nl-NL"/>
              </w:rPr>
            </w:pPr>
            <w:proofErr w:type="gramStart"/>
            <w:r w:rsidRPr="002F77DE">
              <w:rPr>
                <w:lang w:val="nl-NL"/>
              </w:rPr>
              <w:t>permanent</w:t>
            </w:r>
            <w:proofErr w:type="gramEnd"/>
          </w:p>
        </w:tc>
        <w:tc>
          <w:tcPr>
            <w:tcW w:w="1139" w:type="dxa"/>
            <w:tcBorders>
              <w:top w:val="single" w:sz="2" w:space="0" w:color="auto"/>
              <w:left w:val="single" w:sz="2" w:space="0" w:color="auto"/>
              <w:bottom w:val="single" w:sz="12" w:space="0" w:color="auto"/>
              <w:right w:val="single" w:sz="2" w:space="0" w:color="auto"/>
            </w:tcBorders>
            <w:shd w:val="clear" w:color="auto" w:fill="auto"/>
            <w:vAlign w:val="center"/>
          </w:tcPr>
          <w:p w14:paraId="07E2A7E6" w14:textId="77777777" w:rsidR="00F141C9" w:rsidRPr="002F77DE" w:rsidRDefault="00F141C9" w:rsidP="00923AC7">
            <w:pPr>
              <w:jc w:val="center"/>
              <w:rPr>
                <w:lang w:val="nl-NL"/>
              </w:rPr>
            </w:pPr>
            <w:proofErr w:type="gramStart"/>
            <w:r w:rsidRPr="002F77DE">
              <w:rPr>
                <w:lang w:val="nl-NL"/>
              </w:rPr>
              <w:t>tijdelijk</w:t>
            </w:r>
            <w:proofErr w:type="gramEnd"/>
          </w:p>
        </w:tc>
        <w:tc>
          <w:tcPr>
            <w:tcW w:w="1301" w:type="dxa"/>
            <w:tcBorders>
              <w:top w:val="single" w:sz="2" w:space="0" w:color="auto"/>
              <w:left w:val="single" w:sz="2" w:space="0" w:color="auto"/>
              <w:bottom w:val="single" w:sz="12" w:space="0" w:color="auto"/>
              <w:right w:val="single" w:sz="12" w:space="0" w:color="auto"/>
            </w:tcBorders>
            <w:shd w:val="clear" w:color="auto" w:fill="auto"/>
            <w:vAlign w:val="center"/>
          </w:tcPr>
          <w:p w14:paraId="1D4FC805" w14:textId="77777777" w:rsidR="00F141C9" w:rsidRPr="002F77DE" w:rsidRDefault="00F141C9" w:rsidP="00923AC7">
            <w:pPr>
              <w:jc w:val="center"/>
              <w:rPr>
                <w:lang w:val="nl-NL"/>
              </w:rPr>
            </w:pPr>
            <w:proofErr w:type="gramStart"/>
            <w:r w:rsidRPr="002F77DE">
              <w:rPr>
                <w:lang w:val="nl-NL"/>
              </w:rPr>
              <w:t>permanent</w:t>
            </w:r>
            <w:proofErr w:type="gramEnd"/>
          </w:p>
        </w:tc>
      </w:tr>
      <w:tr w:rsidR="00F141C9" w14:paraId="33F839AE" w14:textId="77777777" w:rsidTr="00854A75">
        <w:trPr>
          <w:trHeight w:val="20"/>
        </w:trPr>
        <w:tc>
          <w:tcPr>
            <w:tcW w:w="2119" w:type="dxa"/>
            <w:vMerge w:val="restart"/>
            <w:tcBorders>
              <w:top w:val="single" w:sz="12" w:space="0" w:color="auto"/>
              <w:left w:val="single" w:sz="12" w:space="0" w:color="auto"/>
              <w:right w:val="single" w:sz="2" w:space="0" w:color="auto"/>
            </w:tcBorders>
            <w:vAlign w:val="center"/>
          </w:tcPr>
          <w:p w14:paraId="1510279B" w14:textId="4EEECC39" w:rsidR="00F141C9" w:rsidRPr="002F77DE" w:rsidRDefault="00F141C9" w:rsidP="00923AC7">
            <w:pPr>
              <w:jc w:val="center"/>
              <w:rPr>
                <w:lang w:val="nl-NL"/>
              </w:rPr>
            </w:pPr>
            <w:r w:rsidRPr="002F77DE">
              <w:rPr>
                <w:b/>
                <w:bCs/>
                <w:lang w:val="nl-NL"/>
              </w:rPr>
              <w:t>Onttrekking</w:t>
            </w:r>
          </w:p>
        </w:tc>
        <w:tc>
          <w:tcPr>
            <w:tcW w:w="1018" w:type="dxa"/>
            <w:vMerge w:val="restart"/>
            <w:tcBorders>
              <w:top w:val="single" w:sz="12" w:space="0" w:color="auto"/>
              <w:left w:val="single" w:sz="2" w:space="0" w:color="auto"/>
              <w:right w:val="single" w:sz="2" w:space="0" w:color="auto"/>
            </w:tcBorders>
            <w:vAlign w:val="center"/>
          </w:tcPr>
          <w:p w14:paraId="27CC13D7" w14:textId="77777777" w:rsidR="00F141C9" w:rsidRPr="002F77DE" w:rsidRDefault="00F141C9" w:rsidP="00923AC7">
            <w:pPr>
              <w:jc w:val="center"/>
              <w:rPr>
                <w:lang w:val="nl-NL"/>
              </w:rPr>
            </w:pPr>
            <w:proofErr w:type="gramStart"/>
            <w:r w:rsidRPr="002F77DE">
              <w:rPr>
                <w:lang w:val="nl-NL"/>
              </w:rPr>
              <w:t>punt</w:t>
            </w:r>
            <w:proofErr w:type="gramEnd"/>
          </w:p>
        </w:tc>
        <w:tc>
          <w:tcPr>
            <w:tcW w:w="881" w:type="dxa"/>
            <w:tcBorders>
              <w:top w:val="single" w:sz="12" w:space="0" w:color="auto"/>
              <w:left w:val="single" w:sz="2" w:space="0" w:color="auto"/>
              <w:bottom w:val="single" w:sz="2" w:space="0" w:color="auto"/>
              <w:right w:val="single" w:sz="2" w:space="0" w:color="auto"/>
            </w:tcBorders>
            <w:vAlign w:val="center"/>
          </w:tcPr>
          <w:p w14:paraId="5B21F13A" w14:textId="77777777" w:rsidR="00F141C9" w:rsidRPr="002F77DE" w:rsidRDefault="00F141C9" w:rsidP="00923AC7">
            <w:pPr>
              <w:jc w:val="center"/>
              <w:rPr>
                <w:lang w:val="nl-NL"/>
              </w:rPr>
            </w:pPr>
            <w:proofErr w:type="gramStart"/>
            <w:r w:rsidRPr="002F77DE">
              <w:rPr>
                <w:lang w:val="nl-NL"/>
              </w:rPr>
              <w:t>ondiep</w:t>
            </w:r>
            <w:proofErr w:type="gramEnd"/>
          </w:p>
        </w:tc>
        <w:tc>
          <w:tcPr>
            <w:tcW w:w="1281" w:type="dxa"/>
            <w:tcBorders>
              <w:top w:val="single" w:sz="12" w:space="0" w:color="auto"/>
              <w:left w:val="single" w:sz="2" w:space="0" w:color="auto"/>
              <w:bottom w:val="single" w:sz="2" w:space="0" w:color="auto"/>
              <w:right w:val="single" w:sz="2" w:space="0" w:color="auto"/>
            </w:tcBorders>
          </w:tcPr>
          <w:p w14:paraId="40301AE8" w14:textId="77777777" w:rsidR="00F141C9" w:rsidRPr="002F77DE" w:rsidRDefault="00F141C9" w:rsidP="00923AC7">
            <w:pPr>
              <w:rPr>
                <w:lang w:val="nl-NL"/>
              </w:rPr>
            </w:pPr>
          </w:p>
        </w:tc>
        <w:tc>
          <w:tcPr>
            <w:tcW w:w="1301" w:type="dxa"/>
            <w:tcBorders>
              <w:top w:val="single" w:sz="12" w:space="0" w:color="auto"/>
              <w:left w:val="single" w:sz="2" w:space="0" w:color="auto"/>
              <w:bottom w:val="single" w:sz="2" w:space="0" w:color="auto"/>
              <w:right w:val="single" w:sz="2" w:space="0" w:color="auto"/>
            </w:tcBorders>
          </w:tcPr>
          <w:p w14:paraId="10851226" w14:textId="77777777" w:rsidR="00F141C9" w:rsidRPr="002F77DE" w:rsidRDefault="00F141C9" w:rsidP="00923AC7">
            <w:pPr>
              <w:rPr>
                <w:lang w:val="nl-NL"/>
              </w:rPr>
            </w:pPr>
          </w:p>
        </w:tc>
        <w:tc>
          <w:tcPr>
            <w:tcW w:w="1139" w:type="dxa"/>
            <w:tcBorders>
              <w:top w:val="single" w:sz="12" w:space="0" w:color="auto"/>
              <w:left w:val="single" w:sz="2" w:space="0" w:color="auto"/>
              <w:bottom w:val="single" w:sz="2" w:space="0" w:color="auto"/>
              <w:right w:val="single" w:sz="2" w:space="0" w:color="auto"/>
            </w:tcBorders>
          </w:tcPr>
          <w:p w14:paraId="5C15E371" w14:textId="77777777" w:rsidR="00F141C9" w:rsidRPr="002F77DE" w:rsidRDefault="00F141C9" w:rsidP="00923AC7">
            <w:pPr>
              <w:rPr>
                <w:lang w:val="nl-NL"/>
              </w:rPr>
            </w:pPr>
          </w:p>
        </w:tc>
        <w:tc>
          <w:tcPr>
            <w:tcW w:w="1301" w:type="dxa"/>
            <w:tcBorders>
              <w:top w:val="single" w:sz="12" w:space="0" w:color="auto"/>
              <w:left w:val="single" w:sz="2" w:space="0" w:color="auto"/>
              <w:bottom w:val="single" w:sz="2" w:space="0" w:color="auto"/>
              <w:right w:val="single" w:sz="12" w:space="0" w:color="auto"/>
            </w:tcBorders>
          </w:tcPr>
          <w:p w14:paraId="4EC34343" w14:textId="77777777" w:rsidR="00F141C9" w:rsidRPr="002F77DE" w:rsidRDefault="00F141C9" w:rsidP="00923AC7">
            <w:pPr>
              <w:rPr>
                <w:lang w:val="nl-NL"/>
              </w:rPr>
            </w:pPr>
          </w:p>
        </w:tc>
      </w:tr>
      <w:tr w:rsidR="00F141C9" w14:paraId="501F2899" w14:textId="77777777" w:rsidTr="00854A75">
        <w:trPr>
          <w:trHeight w:val="20"/>
        </w:trPr>
        <w:tc>
          <w:tcPr>
            <w:tcW w:w="2119" w:type="dxa"/>
            <w:vMerge/>
            <w:tcBorders>
              <w:left w:val="single" w:sz="12" w:space="0" w:color="auto"/>
              <w:right w:val="single" w:sz="2" w:space="0" w:color="auto"/>
            </w:tcBorders>
            <w:vAlign w:val="center"/>
          </w:tcPr>
          <w:p w14:paraId="54C9A7F8" w14:textId="77777777" w:rsidR="00F141C9" w:rsidRPr="002F77DE" w:rsidRDefault="00F141C9" w:rsidP="00923AC7">
            <w:pPr>
              <w:jc w:val="center"/>
              <w:rPr>
                <w:lang w:val="nl-NL"/>
              </w:rPr>
            </w:pPr>
          </w:p>
        </w:tc>
        <w:tc>
          <w:tcPr>
            <w:tcW w:w="1018" w:type="dxa"/>
            <w:vMerge/>
            <w:tcBorders>
              <w:left w:val="single" w:sz="2" w:space="0" w:color="auto"/>
              <w:bottom w:val="single" w:sz="2" w:space="0" w:color="auto"/>
              <w:right w:val="single" w:sz="2" w:space="0" w:color="auto"/>
            </w:tcBorders>
            <w:vAlign w:val="center"/>
          </w:tcPr>
          <w:p w14:paraId="573DB42D" w14:textId="77777777" w:rsidR="00F141C9" w:rsidRPr="002F77DE" w:rsidRDefault="00F141C9" w:rsidP="00923AC7">
            <w:pPr>
              <w:jc w:val="center"/>
              <w:rPr>
                <w:lang w:val="nl-NL"/>
              </w:rPr>
            </w:pPr>
          </w:p>
        </w:tc>
        <w:tc>
          <w:tcPr>
            <w:tcW w:w="881" w:type="dxa"/>
            <w:tcBorders>
              <w:top w:val="single" w:sz="2" w:space="0" w:color="auto"/>
              <w:left w:val="single" w:sz="2" w:space="0" w:color="auto"/>
              <w:bottom w:val="single" w:sz="2" w:space="0" w:color="auto"/>
              <w:right w:val="single" w:sz="2" w:space="0" w:color="auto"/>
            </w:tcBorders>
            <w:vAlign w:val="center"/>
          </w:tcPr>
          <w:p w14:paraId="75360F71" w14:textId="77777777" w:rsidR="00F141C9" w:rsidRPr="002F77DE" w:rsidRDefault="00F141C9" w:rsidP="00923AC7">
            <w:pPr>
              <w:jc w:val="center"/>
              <w:rPr>
                <w:lang w:val="nl-NL"/>
              </w:rPr>
            </w:pPr>
            <w:proofErr w:type="gramStart"/>
            <w:r w:rsidRPr="002F77DE">
              <w:rPr>
                <w:lang w:val="nl-NL"/>
              </w:rPr>
              <w:t>diep</w:t>
            </w:r>
            <w:proofErr w:type="gramEnd"/>
          </w:p>
        </w:tc>
        <w:tc>
          <w:tcPr>
            <w:tcW w:w="1281" w:type="dxa"/>
            <w:tcBorders>
              <w:top w:val="single" w:sz="2" w:space="0" w:color="auto"/>
              <w:left w:val="single" w:sz="2" w:space="0" w:color="auto"/>
              <w:bottom w:val="single" w:sz="2" w:space="0" w:color="auto"/>
              <w:right w:val="single" w:sz="2" w:space="0" w:color="auto"/>
            </w:tcBorders>
          </w:tcPr>
          <w:p w14:paraId="35FB4DE0" w14:textId="77777777" w:rsidR="00F141C9" w:rsidRPr="002F77DE" w:rsidRDefault="00F141C9" w:rsidP="00923AC7">
            <w:pPr>
              <w:rPr>
                <w:lang w:val="nl-NL"/>
              </w:rPr>
            </w:pPr>
          </w:p>
        </w:tc>
        <w:tc>
          <w:tcPr>
            <w:tcW w:w="1301" w:type="dxa"/>
            <w:tcBorders>
              <w:top w:val="single" w:sz="2" w:space="0" w:color="auto"/>
              <w:left w:val="single" w:sz="2" w:space="0" w:color="auto"/>
              <w:bottom w:val="single" w:sz="2" w:space="0" w:color="auto"/>
              <w:right w:val="single" w:sz="2" w:space="0" w:color="auto"/>
            </w:tcBorders>
          </w:tcPr>
          <w:p w14:paraId="04E74C8A" w14:textId="77777777" w:rsidR="00F141C9" w:rsidRPr="002F77DE" w:rsidRDefault="00F141C9" w:rsidP="00923AC7">
            <w:pPr>
              <w:rPr>
                <w:lang w:val="nl-NL"/>
              </w:rPr>
            </w:pPr>
          </w:p>
        </w:tc>
        <w:tc>
          <w:tcPr>
            <w:tcW w:w="1139" w:type="dxa"/>
            <w:tcBorders>
              <w:top w:val="single" w:sz="2" w:space="0" w:color="auto"/>
              <w:left w:val="single" w:sz="2" w:space="0" w:color="auto"/>
              <w:bottom w:val="single" w:sz="2" w:space="0" w:color="auto"/>
              <w:right w:val="single" w:sz="2" w:space="0" w:color="auto"/>
            </w:tcBorders>
          </w:tcPr>
          <w:p w14:paraId="38700C85" w14:textId="77777777" w:rsidR="00F141C9" w:rsidRPr="002F77DE" w:rsidRDefault="00F141C9" w:rsidP="00923AC7">
            <w:pPr>
              <w:rPr>
                <w:lang w:val="nl-NL"/>
              </w:rPr>
            </w:pPr>
          </w:p>
        </w:tc>
        <w:tc>
          <w:tcPr>
            <w:tcW w:w="1301" w:type="dxa"/>
            <w:tcBorders>
              <w:top w:val="single" w:sz="2" w:space="0" w:color="auto"/>
              <w:left w:val="single" w:sz="2" w:space="0" w:color="auto"/>
              <w:bottom w:val="single" w:sz="2" w:space="0" w:color="auto"/>
              <w:right w:val="single" w:sz="12" w:space="0" w:color="auto"/>
            </w:tcBorders>
          </w:tcPr>
          <w:p w14:paraId="3D9D219C" w14:textId="77777777" w:rsidR="00F141C9" w:rsidRPr="002F77DE" w:rsidRDefault="00F141C9" w:rsidP="00923AC7">
            <w:pPr>
              <w:rPr>
                <w:lang w:val="nl-NL"/>
              </w:rPr>
            </w:pPr>
          </w:p>
        </w:tc>
      </w:tr>
      <w:tr w:rsidR="00F141C9" w14:paraId="501DFDEF" w14:textId="77777777" w:rsidTr="00854A75">
        <w:trPr>
          <w:trHeight w:val="20"/>
        </w:trPr>
        <w:tc>
          <w:tcPr>
            <w:tcW w:w="2119" w:type="dxa"/>
            <w:vMerge/>
            <w:tcBorders>
              <w:left w:val="single" w:sz="12" w:space="0" w:color="auto"/>
              <w:right w:val="single" w:sz="2" w:space="0" w:color="auto"/>
            </w:tcBorders>
            <w:vAlign w:val="center"/>
          </w:tcPr>
          <w:p w14:paraId="566567FF" w14:textId="77777777" w:rsidR="00F141C9" w:rsidRPr="002F77DE" w:rsidRDefault="00F141C9" w:rsidP="00923AC7">
            <w:pPr>
              <w:jc w:val="center"/>
              <w:rPr>
                <w:lang w:val="nl-NL"/>
              </w:rPr>
            </w:pPr>
          </w:p>
        </w:tc>
        <w:tc>
          <w:tcPr>
            <w:tcW w:w="1018" w:type="dxa"/>
            <w:vMerge w:val="restart"/>
            <w:tcBorders>
              <w:top w:val="single" w:sz="2" w:space="0" w:color="auto"/>
              <w:left w:val="single" w:sz="2" w:space="0" w:color="auto"/>
              <w:right w:val="single" w:sz="2" w:space="0" w:color="auto"/>
            </w:tcBorders>
            <w:vAlign w:val="center"/>
          </w:tcPr>
          <w:p w14:paraId="0B53897E" w14:textId="77777777" w:rsidR="00F141C9" w:rsidRPr="002F77DE" w:rsidRDefault="00F141C9" w:rsidP="00923AC7">
            <w:pPr>
              <w:jc w:val="center"/>
              <w:rPr>
                <w:lang w:val="nl-NL"/>
              </w:rPr>
            </w:pPr>
            <w:proofErr w:type="gramStart"/>
            <w:r w:rsidRPr="002F77DE">
              <w:rPr>
                <w:lang w:val="nl-NL"/>
              </w:rPr>
              <w:t>lijn</w:t>
            </w:r>
            <w:proofErr w:type="gramEnd"/>
          </w:p>
        </w:tc>
        <w:tc>
          <w:tcPr>
            <w:tcW w:w="881" w:type="dxa"/>
            <w:tcBorders>
              <w:top w:val="single" w:sz="2" w:space="0" w:color="auto"/>
              <w:left w:val="single" w:sz="2" w:space="0" w:color="auto"/>
              <w:bottom w:val="single" w:sz="2" w:space="0" w:color="auto"/>
              <w:right w:val="single" w:sz="2" w:space="0" w:color="auto"/>
            </w:tcBorders>
            <w:vAlign w:val="center"/>
          </w:tcPr>
          <w:p w14:paraId="1ECE50D0" w14:textId="77777777" w:rsidR="00F141C9" w:rsidRPr="002F77DE" w:rsidRDefault="00F141C9" w:rsidP="00923AC7">
            <w:pPr>
              <w:jc w:val="center"/>
              <w:rPr>
                <w:lang w:val="nl-NL"/>
              </w:rPr>
            </w:pPr>
            <w:proofErr w:type="gramStart"/>
            <w:r w:rsidRPr="002F77DE">
              <w:rPr>
                <w:lang w:val="nl-NL"/>
              </w:rPr>
              <w:t>ondiep</w:t>
            </w:r>
            <w:proofErr w:type="gramEnd"/>
          </w:p>
        </w:tc>
        <w:tc>
          <w:tcPr>
            <w:tcW w:w="1281" w:type="dxa"/>
            <w:tcBorders>
              <w:top w:val="single" w:sz="2" w:space="0" w:color="auto"/>
              <w:left w:val="single" w:sz="2" w:space="0" w:color="auto"/>
              <w:bottom w:val="single" w:sz="2" w:space="0" w:color="auto"/>
              <w:right w:val="single" w:sz="2" w:space="0" w:color="auto"/>
            </w:tcBorders>
          </w:tcPr>
          <w:p w14:paraId="6BFEEB37" w14:textId="77777777" w:rsidR="00F141C9" w:rsidRPr="002F77DE" w:rsidRDefault="00F141C9" w:rsidP="00923AC7">
            <w:pPr>
              <w:rPr>
                <w:lang w:val="nl-NL"/>
              </w:rPr>
            </w:pPr>
          </w:p>
        </w:tc>
        <w:tc>
          <w:tcPr>
            <w:tcW w:w="1301" w:type="dxa"/>
            <w:tcBorders>
              <w:top w:val="single" w:sz="2" w:space="0" w:color="auto"/>
              <w:left w:val="single" w:sz="2" w:space="0" w:color="auto"/>
              <w:bottom w:val="single" w:sz="2" w:space="0" w:color="auto"/>
              <w:right w:val="single" w:sz="2" w:space="0" w:color="auto"/>
            </w:tcBorders>
          </w:tcPr>
          <w:p w14:paraId="2D928AE7" w14:textId="77777777" w:rsidR="00F141C9" w:rsidRPr="002F77DE" w:rsidRDefault="00F141C9" w:rsidP="00923AC7">
            <w:pPr>
              <w:rPr>
                <w:lang w:val="nl-NL"/>
              </w:rPr>
            </w:pPr>
          </w:p>
        </w:tc>
        <w:tc>
          <w:tcPr>
            <w:tcW w:w="1139" w:type="dxa"/>
            <w:tcBorders>
              <w:top w:val="single" w:sz="2" w:space="0" w:color="auto"/>
              <w:left w:val="single" w:sz="2" w:space="0" w:color="auto"/>
              <w:bottom w:val="single" w:sz="2" w:space="0" w:color="auto"/>
              <w:right w:val="single" w:sz="2" w:space="0" w:color="auto"/>
            </w:tcBorders>
          </w:tcPr>
          <w:p w14:paraId="69E78560" w14:textId="77777777" w:rsidR="00F141C9" w:rsidRPr="002F77DE" w:rsidRDefault="00F141C9" w:rsidP="00923AC7">
            <w:pPr>
              <w:rPr>
                <w:lang w:val="nl-NL"/>
              </w:rPr>
            </w:pPr>
          </w:p>
        </w:tc>
        <w:tc>
          <w:tcPr>
            <w:tcW w:w="1301" w:type="dxa"/>
            <w:tcBorders>
              <w:top w:val="single" w:sz="2" w:space="0" w:color="auto"/>
              <w:left w:val="single" w:sz="2" w:space="0" w:color="auto"/>
              <w:bottom w:val="single" w:sz="2" w:space="0" w:color="auto"/>
              <w:right w:val="single" w:sz="12" w:space="0" w:color="auto"/>
            </w:tcBorders>
          </w:tcPr>
          <w:p w14:paraId="71F49C53" w14:textId="77777777" w:rsidR="00F141C9" w:rsidRPr="002F77DE" w:rsidRDefault="00F141C9" w:rsidP="00923AC7">
            <w:pPr>
              <w:rPr>
                <w:lang w:val="nl-NL"/>
              </w:rPr>
            </w:pPr>
          </w:p>
        </w:tc>
      </w:tr>
      <w:tr w:rsidR="00F141C9" w14:paraId="41459CA9" w14:textId="77777777" w:rsidTr="00854A75">
        <w:trPr>
          <w:trHeight w:val="20"/>
        </w:trPr>
        <w:tc>
          <w:tcPr>
            <w:tcW w:w="2119" w:type="dxa"/>
            <w:vMerge/>
            <w:tcBorders>
              <w:left w:val="single" w:sz="12" w:space="0" w:color="auto"/>
              <w:right w:val="single" w:sz="2" w:space="0" w:color="auto"/>
            </w:tcBorders>
            <w:vAlign w:val="center"/>
          </w:tcPr>
          <w:p w14:paraId="29A39550" w14:textId="77777777" w:rsidR="00F141C9" w:rsidRPr="002F77DE" w:rsidRDefault="00F141C9" w:rsidP="00923AC7">
            <w:pPr>
              <w:jc w:val="center"/>
              <w:rPr>
                <w:lang w:val="nl-NL"/>
              </w:rPr>
            </w:pPr>
          </w:p>
        </w:tc>
        <w:tc>
          <w:tcPr>
            <w:tcW w:w="1018" w:type="dxa"/>
            <w:vMerge/>
            <w:tcBorders>
              <w:left w:val="single" w:sz="2" w:space="0" w:color="auto"/>
              <w:bottom w:val="single" w:sz="2" w:space="0" w:color="auto"/>
              <w:right w:val="single" w:sz="2" w:space="0" w:color="auto"/>
            </w:tcBorders>
            <w:vAlign w:val="center"/>
          </w:tcPr>
          <w:p w14:paraId="03A3EF97" w14:textId="77777777" w:rsidR="00F141C9" w:rsidRPr="002F77DE" w:rsidRDefault="00F141C9" w:rsidP="00923AC7">
            <w:pPr>
              <w:jc w:val="center"/>
              <w:rPr>
                <w:lang w:val="nl-NL"/>
              </w:rPr>
            </w:pPr>
          </w:p>
        </w:tc>
        <w:tc>
          <w:tcPr>
            <w:tcW w:w="881" w:type="dxa"/>
            <w:tcBorders>
              <w:top w:val="single" w:sz="2" w:space="0" w:color="auto"/>
              <w:left w:val="single" w:sz="2" w:space="0" w:color="auto"/>
              <w:bottom w:val="single" w:sz="2" w:space="0" w:color="auto"/>
              <w:right w:val="single" w:sz="2" w:space="0" w:color="auto"/>
            </w:tcBorders>
            <w:vAlign w:val="center"/>
          </w:tcPr>
          <w:p w14:paraId="432B18F2" w14:textId="77777777" w:rsidR="00F141C9" w:rsidRPr="002F77DE" w:rsidRDefault="00F141C9" w:rsidP="00923AC7">
            <w:pPr>
              <w:jc w:val="center"/>
              <w:rPr>
                <w:lang w:val="nl-NL"/>
              </w:rPr>
            </w:pPr>
            <w:proofErr w:type="gramStart"/>
            <w:r w:rsidRPr="002F77DE">
              <w:rPr>
                <w:lang w:val="nl-NL"/>
              </w:rPr>
              <w:t>diep</w:t>
            </w:r>
            <w:proofErr w:type="gramEnd"/>
          </w:p>
        </w:tc>
        <w:tc>
          <w:tcPr>
            <w:tcW w:w="1281" w:type="dxa"/>
            <w:tcBorders>
              <w:top w:val="single" w:sz="2" w:space="0" w:color="auto"/>
              <w:left w:val="single" w:sz="2" w:space="0" w:color="auto"/>
              <w:bottom w:val="single" w:sz="2" w:space="0" w:color="auto"/>
              <w:right w:val="single" w:sz="2" w:space="0" w:color="auto"/>
            </w:tcBorders>
          </w:tcPr>
          <w:p w14:paraId="6768D261" w14:textId="77777777" w:rsidR="00F141C9" w:rsidRPr="002F77DE" w:rsidRDefault="00F141C9" w:rsidP="00923AC7">
            <w:pPr>
              <w:rPr>
                <w:lang w:val="nl-NL"/>
              </w:rPr>
            </w:pPr>
          </w:p>
        </w:tc>
        <w:tc>
          <w:tcPr>
            <w:tcW w:w="1301" w:type="dxa"/>
            <w:tcBorders>
              <w:top w:val="single" w:sz="2" w:space="0" w:color="auto"/>
              <w:left w:val="single" w:sz="2" w:space="0" w:color="auto"/>
              <w:bottom w:val="single" w:sz="2" w:space="0" w:color="auto"/>
              <w:right w:val="single" w:sz="2" w:space="0" w:color="auto"/>
            </w:tcBorders>
          </w:tcPr>
          <w:p w14:paraId="3B5BC49B" w14:textId="77777777" w:rsidR="00F141C9" w:rsidRPr="002F77DE" w:rsidRDefault="00F141C9" w:rsidP="00923AC7">
            <w:pPr>
              <w:rPr>
                <w:lang w:val="nl-NL"/>
              </w:rPr>
            </w:pPr>
          </w:p>
        </w:tc>
        <w:tc>
          <w:tcPr>
            <w:tcW w:w="1139" w:type="dxa"/>
            <w:tcBorders>
              <w:top w:val="single" w:sz="2" w:space="0" w:color="auto"/>
              <w:left w:val="single" w:sz="2" w:space="0" w:color="auto"/>
              <w:bottom w:val="single" w:sz="2" w:space="0" w:color="auto"/>
              <w:right w:val="single" w:sz="2" w:space="0" w:color="auto"/>
            </w:tcBorders>
          </w:tcPr>
          <w:p w14:paraId="4A924154" w14:textId="77777777" w:rsidR="00F141C9" w:rsidRPr="002F77DE" w:rsidRDefault="00F141C9" w:rsidP="00923AC7">
            <w:pPr>
              <w:rPr>
                <w:lang w:val="nl-NL"/>
              </w:rPr>
            </w:pPr>
          </w:p>
        </w:tc>
        <w:tc>
          <w:tcPr>
            <w:tcW w:w="1301" w:type="dxa"/>
            <w:tcBorders>
              <w:top w:val="single" w:sz="2" w:space="0" w:color="auto"/>
              <w:left w:val="single" w:sz="2" w:space="0" w:color="auto"/>
              <w:bottom w:val="single" w:sz="2" w:space="0" w:color="auto"/>
              <w:right w:val="single" w:sz="12" w:space="0" w:color="auto"/>
            </w:tcBorders>
          </w:tcPr>
          <w:p w14:paraId="67E1173E" w14:textId="77777777" w:rsidR="00F141C9" w:rsidRPr="002F77DE" w:rsidRDefault="00F141C9" w:rsidP="00923AC7">
            <w:pPr>
              <w:rPr>
                <w:lang w:val="nl-NL"/>
              </w:rPr>
            </w:pPr>
          </w:p>
        </w:tc>
      </w:tr>
      <w:tr w:rsidR="00F141C9" w14:paraId="5E6E50DD" w14:textId="77777777" w:rsidTr="00854A75">
        <w:trPr>
          <w:trHeight w:val="20"/>
        </w:trPr>
        <w:tc>
          <w:tcPr>
            <w:tcW w:w="2119" w:type="dxa"/>
            <w:vMerge/>
            <w:tcBorders>
              <w:left w:val="single" w:sz="12" w:space="0" w:color="auto"/>
              <w:right w:val="single" w:sz="2" w:space="0" w:color="auto"/>
            </w:tcBorders>
            <w:vAlign w:val="center"/>
          </w:tcPr>
          <w:p w14:paraId="2697D1E4" w14:textId="77777777" w:rsidR="00F141C9" w:rsidRPr="002F77DE" w:rsidRDefault="00F141C9" w:rsidP="00923AC7">
            <w:pPr>
              <w:jc w:val="center"/>
              <w:rPr>
                <w:lang w:val="nl-NL"/>
              </w:rPr>
            </w:pPr>
          </w:p>
        </w:tc>
        <w:tc>
          <w:tcPr>
            <w:tcW w:w="1018" w:type="dxa"/>
            <w:vMerge w:val="restart"/>
            <w:tcBorders>
              <w:top w:val="single" w:sz="2" w:space="0" w:color="auto"/>
              <w:left w:val="single" w:sz="2" w:space="0" w:color="auto"/>
              <w:right w:val="single" w:sz="2" w:space="0" w:color="auto"/>
            </w:tcBorders>
            <w:vAlign w:val="center"/>
          </w:tcPr>
          <w:p w14:paraId="295BF125" w14:textId="77777777" w:rsidR="00F141C9" w:rsidRPr="002F77DE" w:rsidRDefault="00F141C9" w:rsidP="00923AC7">
            <w:pPr>
              <w:jc w:val="center"/>
              <w:rPr>
                <w:lang w:val="nl-NL"/>
              </w:rPr>
            </w:pPr>
            <w:proofErr w:type="gramStart"/>
            <w:r w:rsidRPr="002F77DE">
              <w:rPr>
                <w:lang w:val="nl-NL"/>
              </w:rPr>
              <w:t>vlak</w:t>
            </w:r>
            <w:proofErr w:type="gramEnd"/>
          </w:p>
        </w:tc>
        <w:tc>
          <w:tcPr>
            <w:tcW w:w="881" w:type="dxa"/>
            <w:tcBorders>
              <w:top w:val="single" w:sz="2" w:space="0" w:color="auto"/>
              <w:left w:val="single" w:sz="2" w:space="0" w:color="auto"/>
              <w:bottom w:val="single" w:sz="2" w:space="0" w:color="auto"/>
              <w:right w:val="single" w:sz="2" w:space="0" w:color="auto"/>
            </w:tcBorders>
            <w:vAlign w:val="center"/>
          </w:tcPr>
          <w:p w14:paraId="473EDFB3" w14:textId="77777777" w:rsidR="00F141C9" w:rsidRPr="002F77DE" w:rsidRDefault="00F141C9" w:rsidP="00923AC7">
            <w:pPr>
              <w:jc w:val="center"/>
              <w:rPr>
                <w:lang w:val="nl-NL"/>
              </w:rPr>
            </w:pPr>
            <w:proofErr w:type="gramStart"/>
            <w:r w:rsidRPr="002F77DE">
              <w:rPr>
                <w:lang w:val="nl-NL"/>
              </w:rPr>
              <w:t>ondiep</w:t>
            </w:r>
            <w:proofErr w:type="gramEnd"/>
          </w:p>
        </w:tc>
        <w:tc>
          <w:tcPr>
            <w:tcW w:w="1281" w:type="dxa"/>
            <w:tcBorders>
              <w:top w:val="single" w:sz="2" w:space="0" w:color="auto"/>
              <w:left w:val="single" w:sz="2" w:space="0" w:color="auto"/>
              <w:bottom w:val="single" w:sz="2" w:space="0" w:color="auto"/>
              <w:right w:val="single" w:sz="2" w:space="0" w:color="auto"/>
            </w:tcBorders>
          </w:tcPr>
          <w:p w14:paraId="5218A5E6" w14:textId="77777777" w:rsidR="00F141C9" w:rsidRPr="002F77DE" w:rsidRDefault="00F141C9" w:rsidP="00923AC7">
            <w:pPr>
              <w:rPr>
                <w:lang w:val="nl-NL"/>
              </w:rPr>
            </w:pPr>
          </w:p>
        </w:tc>
        <w:tc>
          <w:tcPr>
            <w:tcW w:w="1301" w:type="dxa"/>
            <w:tcBorders>
              <w:top w:val="single" w:sz="2" w:space="0" w:color="auto"/>
              <w:left w:val="single" w:sz="2" w:space="0" w:color="auto"/>
              <w:bottom w:val="single" w:sz="2" w:space="0" w:color="auto"/>
              <w:right w:val="single" w:sz="2" w:space="0" w:color="auto"/>
            </w:tcBorders>
          </w:tcPr>
          <w:p w14:paraId="16A15A86" w14:textId="77777777" w:rsidR="00F141C9" w:rsidRPr="002F77DE" w:rsidRDefault="00F141C9" w:rsidP="00923AC7">
            <w:pPr>
              <w:rPr>
                <w:lang w:val="nl-NL"/>
              </w:rPr>
            </w:pPr>
          </w:p>
        </w:tc>
        <w:tc>
          <w:tcPr>
            <w:tcW w:w="1139" w:type="dxa"/>
            <w:tcBorders>
              <w:top w:val="single" w:sz="2" w:space="0" w:color="auto"/>
              <w:left w:val="single" w:sz="2" w:space="0" w:color="auto"/>
              <w:bottom w:val="single" w:sz="2" w:space="0" w:color="auto"/>
              <w:right w:val="single" w:sz="2" w:space="0" w:color="auto"/>
            </w:tcBorders>
          </w:tcPr>
          <w:p w14:paraId="471A84B8" w14:textId="77777777" w:rsidR="00F141C9" w:rsidRPr="002F77DE" w:rsidRDefault="00F141C9" w:rsidP="00923AC7">
            <w:pPr>
              <w:rPr>
                <w:lang w:val="nl-NL"/>
              </w:rPr>
            </w:pPr>
          </w:p>
        </w:tc>
        <w:tc>
          <w:tcPr>
            <w:tcW w:w="1301" w:type="dxa"/>
            <w:tcBorders>
              <w:top w:val="single" w:sz="2" w:space="0" w:color="auto"/>
              <w:left w:val="single" w:sz="2" w:space="0" w:color="auto"/>
              <w:bottom w:val="single" w:sz="2" w:space="0" w:color="auto"/>
              <w:right w:val="single" w:sz="12" w:space="0" w:color="auto"/>
            </w:tcBorders>
          </w:tcPr>
          <w:p w14:paraId="5F626FF7" w14:textId="77777777" w:rsidR="00F141C9" w:rsidRPr="002F77DE" w:rsidRDefault="00F141C9" w:rsidP="00923AC7">
            <w:pPr>
              <w:rPr>
                <w:lang w:val="nl-NL"/>
              </w:rPr>
            </w:pPr>
          </w:p>
        </w:tc>
      </w:tr>
      <w:tr w:rsidR="00F141C9" w14:paraId="5F7B631B" w14:textId="77777777" w:rsidTr="00854A75">
        <w:trPr>
          <w:trHeight w:val="20"/>
        </w:trPr>
        <w:tc>
          <w:tcPr>
            <w:tcW w:w="2119" w:type="dxa"/>
            <w:vMerge/>
            <w:tcBorders>
              <w:left w:val="single" w:sz="12" w:space="0" w:color="auto"/>
              <w:bottom w:val="single" w:sz="12" w:space="0" w:color="auto"/>
              <w:right w:val="single" w:sz="2" w:space="0" w:color="auto"/>
            </w:tcBorders>
            <w:vAlign w:val="center"/>
          </w:tcPr>
          <w:p w14:paraId="49210AF9" w14:textId="77777777" w:rsidR="00F141C9" w:rsidRPr="002F77DE" w:rsidRDefault="00F141C9" w:rsidP="00923AC7">
            <w:pPr>
              <w:jc w:val="center"/>
              <w:rPr>
                <w:lang w:val="nl-NL"/>
              </w:rPr>
            </w:pPr>
          </w:p>
        </w:tc>
        <w:tc>
          <w:tcPr>
            <w:tcW w:w="1018" w:type="dxa"/>
            <w:vMerge/>
            <w:tcBorders>
              <w:left w:val="single" w:sz="2" w:space="0" w:color="auto"/>
              <w:bottom w:val="single" w:sz="12" w:space="0" w:color="auto"/>
              <w:right w:val="single" w:sz="2" w:space="0" w:color="auto"/>
            </w:tcBorders>
            <w:vAlign w:val="center"/>
          </w:tcPr>
          <w:p w14:paraId="13AEC063" w14:textId="77777777" w:rsidR="00F141C9" w:rsidRPr="002F77DE" w:rsidRDefault="00F141C9" w:rsidP="00923AC7">
            <w:pPr>
              <w:jc w:val="center"/>
              <w:rPr>
                <w:lang w:val="nl-NL"/>
              </w:rPr>
            </w:pPr>
          </w:p>
        </w:tc>
        <w:tc>
          <w:tcPr>
            <w:tcW w:w="881" w:type="dxa"/>
            <w:tcBorders>
              <w:top w:val="single" w:sz="2" w:space="0" w:color="auto"/>
              <w:left w:val="single" w:sz="2" w:space="0" w:color="auto"/>
              <w:bottom w:val="single" w:sz="12" w:space="0" w:color="auto"/>
              <w:right w:val="single" w:sz="2" w:space="0" w:color="auto"/>
            </w:tcBorders>
            <w:vAlign w:val="center"/>
          </w:tcPr>
          <w:p w14:paraId="321745D8" w14:textId="77777777" w:rsidR="00F141C9" w:rsidRPr="002F77DE" w:rsidRDefault="00F141C9" w:rsidP="00923AC7">
            <w:pPr>
              <w:jc w:val="center"/>
              <w:rPr>
                <w:lang w:val="nl-NL"/>
              </w:rPr>
            </w:pPr>
            <w:proofErr w:type="gramStart"/>
            <w:r w:rsidRPr="002F77DE">
              <w:rPr>
                <w:lang w:val="nl-NL"/>
              </w:rPr>
              <w:t>diep</w:t>
            </w:r>
            <w:proofErr w:type="gramEnd"/>
          </w:p>
        </w:tc>
        <w:tc>
          <w:tcPr>
            <w:tcW w:w="1281" w:type="dxa"/>
            <w:tcBorders>
              <w:top w:val="single" w:sz="2" w:space="0" w:color="auto"/>
              <w:left w:val="single" w:sz="2" w:space="0" w:color="auto"/>
              <w:bottom w:val="single" w:sz="12" w:space="0" w:color="auto"/>
              <w:right w:val="single" w:sz="2" w:space="0" w:color="auto"/>
            </w:tcBorders>
          </w:tcPr>
          <w:p w14:paraId="41DF4BEE" w14:textId="77777777" w:rsidR="00F141C9" w:rsidRPr="002F77DE" w:rsidRDefault="00F141C9" w:rsidP="00923AC7">
            <w:pPr>
              <w:rPr>
                <w:lang w:val="nl-NL"/>
              </w:rPr>
            </w:pPr>
          </w:p>
        </w:tc>
        <w:tc>
          <w:tcPr>
            <w:tcW w:w="1301" w:type="dxa"/>
            <w:tcBorders>
              <w:top w:val="single" w:sz="2" w:space="0" w:color="auto"/>
              <w:left w:val="single" w:sz="2" w:space="0" w:color="auto"/>
              <w:bottom w:val="single" w:sz="12" w:space="0" w:color="auto"/>
              <w:right w:val="single" w:sz="2" w:space="0" w:color="auto"/>
            </w:tcBorders>
          </w:tcPr>
          <w:p w14:paraId="2E70C8D9" w14:textId="77777777" w:rsidR="00F141C9" w:rsidRPr="002F77DE" w:rsidRDefault="00F141C9" w:rsidP="00923AC7">
            <w:pPr>
              <w:rPr>
                <w:lang w:val="nl-NL"/>
              </w:rPr>
            </w:pPr>
          </w:p>
        </w:tc>
        <w:tc>
          <w:tcPr>
            <w:tcW w:w="1139" w:type="dxa"/>
            <w:tcBorders>
              <w:top w:val="single" w:sz="2" w:space="0" w:color="auto"/>
              <w:left w:val="single" w:sz="2" w:space="0" w:color="auto"/>
              <w:bottom w:val="single" w:sz="12" w:space="0" w:color="auto"/>
              <w:right w:val="single" w:sz="2" w:space="0" w:color="auto"/>
            </w:tcBorders>
          </w:tcPr>
          <w:p w14:paraId="37D5E913" w14:textId="77777777" w:rsidR="00F141C9" w:rsidRPr="002F77DE" w:rsidRDefault="00F141C9" w:rsidP="00923AC7">
            <w:pPr>
              <w:rPr>
                <w:lang w:val="nl-NL"/>
              </w:rPr>
            </w:pPr>
          </w:p>
        </w:tc>
        <w:tc>
          <w:tcPr>
            <w:tcW w:w="1301" w:type="dxa"/>
            <w:tcBorders>
              <w:top w:val="single" w:sz="2" w:space="0" w:color="auto"/>
              <w:left w:val="single" w:sz="2" w:space="0" w:color="auto"/>
              <w:bottom w:val="single" w:sz="12" w:space="0" w:color="auto"/>
              <w:right w:val="single" w:sz="12" w:space="0" w:color="auto"/>
            </w:tcBorders>
          </w:tcPr>
          <w:p w14:paraId="245B593E" w14:textId="77777777" w:rsidR="00F141C9" w:rsidRPr="002F77DE" w:rsidRDefault="00F141C9" w:rsidP="00923AC7">
            <w:pPr>
              <w:rPr>
                <w:lang w:val="nl-NL"/>
              </w:rPr>
            </w:pPr>
          </w:p>
        </w:tc>
      </w:tr>
      <w:tr w:rsidR="00F141C9" w14:paraId="59A6F5F5" w14:textId="77777777" w:rsidTr="00854A75">
        <w:trPr>
          <w:trHeight w:val="20"/>
        </w:trPr>
        <w:tc>
          <w:tcPr>
            <w:tcW w:w="2119" w:type="dxa"/>
            <w:vMerge w:val="restart"/>
            <w:tcBorders>
              <w:top w:val="single" w:sz="12" w:space="0" w:color="auto"/>
              <w:left w:val="single" w:sz="12" w:space="0" w:color="auto"/>
              <w:right w:val="single" w:sz="2" w:space="0" w:color="auto"/>
            </w:tcBorders>
            <w:vAlign w:val="center"/>
          </w:tcPr>
          <w:p w14:paraId="1B95FCDF" w14:textId="1AA0ECC5" w:rsidR="00F141C9" w:rsidRPr="002F77DE" w:rsidRDefault="00F141C9" w:rsidP="00923AC7">
            <w:pPr>
              <w:jc w:val="center"/>
              <w:rPr>
                <w:lang w:val="nl-NL"/>
              </w:rPr>
            </w:pPr>
            <w:r w:rsidRPr="002F77DE">
              <w:rPr>
                <w:b/>
                <w:bCs/>
                <w:lang w:val="nl-NL"/>
              </w:rPr>
              <w:t>Aanvulling</w:t>
            </w:r>
          </w:p>
        </w:tc>
        <w:tc>
          <w:tcPr>
            <w:tcW w:w="1018" w:type="dxa"/>
            <w:vMerge w:val="restart"/>
            <w:tcBorders>
              <w:top w:val="single" w:sz="12" w:space="0" w:color="auto"/>
              <w:left w:val="single" w:sz="2" w:space="0" w:color="auto"/>
              <w:right w:val="single" w:sz="2" w:space="0" w:color="auto"/>
            </w:tcBorders>
            <w:vAlign w:val="center"/>
          </w:tcPr>
          <w:p w14:paraId="6412A65D" w14:textId="77777777" w:rsidR="00F141C9" w:rsidRPr="002F77DE" w:rsidRDefault="00F141C9" w:rsidP="00923AC7">
            <w:pPr>
              <w:jc w:val="center"/>
              <w:rPr>
                <w:lang w:val="nl-NL"/>
              </w:rPr>
            </w:pPr>
            <w:proofErr w:type="gramStart"/>
            <w:r w:rsidRPr="002F77DE">
              <w:rPr>
                <w:lang w:val="nl-NL"/>
              </w:rPr>
              <w:t>punt</w:t>
            </w:r>
            <w:proofErr w:type="gramEnd"/>
          </w:p>
        </w:tc>
        <w:tc>
          <w:tcPr>
            <w:tcW w:w="881" w:type="dxa"/>
            <w:tcBorders>
              <w:top w:val="single" w:sz="12" w:space="0" w:color="auto"/>
              <w:left w:val="single" w:sz="2" w:space="0" w:color="auto"/>
              <w:bottom w:val="single" w:sz="2" w:space="0" w:color="auto"/>
              <w:right w:val="single" w:sz="2" w:space="0" w:color="auto"/>
            </w:tcBorders>
            <w:vAlign w:val="center"/>
          </w:tcPr>
          <w:p w14:paraId="3A853632" w14:textId="77777777" w:rsidR="00F141C9" w:rsidRPr="002F77DE" w:rsidRDefault="00F141C9" w:rsidP="00923AC7">
            <w:pPr>
              <w:jc w:val="center"/>
              <w:rPr>
                <w:lang w:val="nl-NL"/>
              </w:rPr>
            </w:pPr>
            <w:proofErr w:type="gramStart"/>
            <w:r w:rsidRPr="002F77DE">
              <w:rPr>
                <w:lang w:val="nl-NL"/>
              </w:rPr>
              <w:t>ondiep</w:t>
            </w:r>
            <w:proofErr w:type="gramEnd"/>
          </w:p>
        </w:tc>
        <w:tc>
          <w:tcPr>
            <w:tcW w:w="1281" w:type="dxa"/>
            <w:tcBorders>
              <w:top w:val="single" w:sz="12" w:space="0" w:color="auto"/>
              <w:left w:val="single" w:sz="2" w:space="0" w:color="auto"/>
              <w:bottom w:val="single" w:sz="2" w:space="0" w:color="auto"/>
              <w:right w:val="single" w:sz="2" w:space="0" w:color="auto"/>
            </w:tcBorders>
          </w:tcPr>
          <w:p w14:paraId="237CF209" w14:textId="77777777" w:rsidR="00F141C9" w:rsidRPr="002F77DE" w:rsidRDefault="00F141C9" w:rsidP="00923AC7">
            <w:pPr>
              <w:rPr>
                <w:lang w:val="nl-NL"/>
              </w:rPr>
            </w:pPr>
          </w:p>
        </w:tc>
        <w:tc>
          <w:tcPr>
            <w:tcW w:w="1301" w:type="dxa"/>
            <w:tcBorders>
              <w:top w:val="single" w:sz="12" w:space="0" w:color="auto"/>
              <w:left w:val="single" w:sz="2" w:space="0" w:color="auto"/>
              <w:bottom w:val="single" w:sz="2" w:space="0" w:color="auto"/>
              <w:right w:val="single" w:sz="2" w:space="0" w:color="auto"/>
            </w:tcBorders>
          </w:tcPr>
          <w:p w14:paraId="0B5DFCE5" w14:textId="77777777" w:rsidR="00F141C9" w:rsidRPr="002F77DE" w:rsidRDefault="00F141C9" w:rsidP="00923AC7">
            <w:pPr>
              <w:rPr>
                <w:lang w:val="nl-NL"/>
              </w:rPr>
            </w:pPr>
          </w:p>
        </w:tc>
        <w:tc>
          <w:tcPr>
            <w:tcW w:w="1139" w:type="dxa"/>
            <w:tcBorders>
              <w:top w:val="single" w:sz="12" w:space="0" w:color="auto"/>
              <w:left w:val="single" w:sz="2" w:space="0" w:color="auto"/>
              <w:bottom w:val="single" w:sz="2" w:space="0" w:color="auto"/>
              <w:right w:val="single" w:sz="2" w:space="0" w:color="auto"/>
            </w:tcBorders>
          </w:tcPr>
          <w:p w14:paraId="2FBB8475" w14:textId="77777777" w:rsidR="00F141C9" w:rsidRPr="002F77DE" w:rsidRDefault="00F141C9" w:rsidP="00923AC7">
            <w:pPr>
              <w:rPr>
                <w:lang w:val="nl-NL"/>
              </w:rPr>
            </w:pPr>
          </w:p>
        </w:tc>
        <w:tc>
          <w:tcPr>
            <w:tcW w:w="1301" w:type="dxa"/>
            <w:tcBorders>
              <w:top w:val="single" w:sz="12" w:space="0" w:color="auto"/>
              <w:left w:val="single" w:sz="2" w:space="0" w:color="auto"/>
              <w:bottom w:val="single" w:sz="2" w:space="0" w:color="auto"/>
              <w:right w:val="single" w:sz="12" w:space="0" w:color="auto"/>
            </w:tcBorders>
          </w:tcPr>
          <w:p w14:paraId="47D536DF" w14:textId="77777777" w:rsidR="00F141C9" w:rsidRPr="002F77DE" w:rsidRDefault="00F141C9" w:rsidP="00923AC7">
            <w:pPr>
              <w:rPr>
                <w:lang w:val="nl-NL"/>
              </w:rPr>
            </w:pPr>
          </w:p>
        </w:tc>
      </w:tr>
      <w:tr w:rsidR="00F141C9" w14:paraId="2E52E661" w14:textId="77777777" w:rsidTr="00854A75">
        <w:trPr>
          <w:trHeight w:val="20"/>
        </w:trPr>
        <w:tc>
          <w:tcPr>
            <w:tcW w:w="2119" w:type="dxa"/>
            <w:vMerge/>
            <w:tcBorders>
              <w:left w:val="single" w:sz="12" w:space="0" w:color="auto"/>
              <w:right w:val="single" w:sz="2" w:space="0" w:color="auto"/>
            </w:tcBorders>
            <w:vAlign w:val="center"/>
          </w:tcPr>
          <w:p w14:paraId="753695E3" w14:textId="77777777" w:rsidR="00F141C9" w:rsidRPr="002F77DE" w:rsidRDefault="00F141C9" w:rsidP="00923AC7">
            <w:pPr>
              <w:jc w:val="center"/>
              <w:rPr>
                <w:lang w:val="nl-NL"/>
              </w:rPr>
            </w:pPr>
          </w:p>
        </w:tc>
        <w:tc>
          <w:tcPr>
            <w:tcW w:w="1018" w:type="dxa"/>
            <w:vMerge/>
            <w:tcBorders>
              <w:left w:val="single" w:sz="2" w:space="0" w:color="auto"/>
              <w:bottom w:val="single" w:sz="2" w:space="0" w:color="auto"/>
              <w:right w:val="single" w:sz="2" w:space="0" w:color="auto"/>
            </w:tcBorders>
            <w:vAlign w:val="center"/>
          </w:tcPr>
          <w:p w14:paraId="4A211628" w14:textId="77777777" w:rsidR="00F141C9" w:rsidRPr="002F77DE" w:rsidRDefault="00F141C9" w:rsidP="00923AC7">
            <w:pPr>
              <w:jc w:val="center"/>
              <w:rPr>
                <w:lang w:val="nl-NL"/>
              </w:rPr>
            </w:pPr>
          </w:p>
        </w:tc>
        <w:tc>
          <w:tcPr>
            <w:tcW w:w="881" w:type="dxa"/>
            <w:tcBorders>
              <w:top w:val="single" w:sz="2" w:space="0" w:color="auto"/>
              <w:left w:val="single" w:sz="2" w:space="0" w:color="auto"/>
              <w:bottom w:val="single" w:sz="2" w:space="0" w:color="auto"/>
              <w:right w:val="single" w:sz="2" w:space="0" w:color="auto"/>
            </w:tcBorders>
            <w:vAlign w:val="center"/>
          </w:tcPr>
          <w:p w14:paraId="725BDD90" w14:textId="77777777" w:rsidR="00F141C9" w:rsidRPr="002F77DE" w:rsidRDefault="00F141C9" w:rsidP="00923AC7">
            <w:pPr>
              <w:jc w:val="center"/>
              <w:rPr>
                <w:lang w:val="nl-NL"/>
              </w:rPr>
            </w:pPr>
            <w:proofErr w:type="gramStart"/>
            <w:r w:rsidRPr="002F77DE">
              <w:rPr>
                <w:lang w:val="nl-NL"/>
              </w:rPr>
              <w:t>diep</w:t>
            </w:r>
            <w:proofErr w:type="gramEnd"/>
          </w:p>
        </w:tc>
        <w:tc>
          <w:tcPr>
            <w:tcW w:w="1281" w:type="dxa"/>
            <w:tcBorders>
              <w:top w:val="single" w:sz="2" w:space="0" w:color="auto"/>
              <w:left w:val="single" w:sz="2" w:space="0" w:color="auto"/>
              <w:bottom w:val="single" w:sz="2" w:space="0" w:color="auto"/>
              <w:right w:val="single" w:sz="2" w:space="0" w:color="auto"/>
            </w:tcBorders>
          </w:tcPr>
          <w:p w14:paraId="494FBFC5" w14:textId="77777777" w:rsidR="00F141C9" w:rsidRPr="002F77DE" w:rsidRDefault="00F141C9" w:rsidP="00923AC7">
            <w:pPr>
              <w:rPr>
                <w:lang w:val="nl-NL"/>
              </w:rPr>
            </w:pPr>
          </w:p>
        </w:tc>
        <w:tc>
          <w:tcPr>
            <w:tcW w:w="1301" w:type="dxa"/>
            <w:tcBorders>
              <w:top w:val="single" w:sz="2" w:space="0" w:color="auto"/>
              <w:left w:val="single" w:sz="2" w:space="0" w:color="auto"/>
              <w:bottom w:val="single" w:sz="2" w:space="0" w:color="auto"/>
              <w:right w:val="single" w:sz="2" w:space="0" w:color="auto"/>
            </w:tcBorders>
          </w:tcPr>
          <w:p w14:paraId="137CB61F" w14:textId="77777777" w:rsidR="00F141C9" w:rsidRPr="002F77DE" w:rsidRDefault="00F141C9" w:rsidP="00923AC7">
            <w:pPr>
              <w:rPr>
                <w:lang w:val="nl-NL"/>
              </w:rPr>
            </w:pPr>
          </w:p>
        </w:tc>
        <w:tc>
          <w:tcPr>
            <w:tcW w:w="1139" w:type="dxa"/>
            <w:tcBorders>
              <w:top w:val="single" w:sz="2" w:space="0" w:color="auto"/>
              <w:left w:val="single" w:sz="2" w:space="0" w:color="auto"/>
              <w:bottom w:val="single" w:sz="2" w:space="0" w:color="auto"/>
              <w:right w:val="single" w:sz="2" w:space="0" w:color="auto"/>
            </w:tcBorders>
          </w:tcPr>
          <w:p w14:paraId="326376AA" w14:textId="77777777" w:rsidR="00F141C9" w:rsidRPr="002F77DE" w:rsidRDefault="00F141C9" w:rsidP="00923AC7">
            <w:pPr>
              <w:rPr>
                <w:lang w:val="nl-NL"/>
              </w:rPr>
            </w:pPr>
          </w:p>
        </w:tc>
        <w:tc>
          <w:tcPr>
            <w:tcW w:w="1301" w:type="dxa"/>
            <w:tcBorders>
              <w:top w:val="single" w:sz="2" w:space="0" w:color="auto"/>
              <w:left w:val="single" w:sz="2" w:space="0" w:color="auto"/>
              <w:bottom w:val="single" w:sz="2" w:space="0" w:color="auto"/>
              <w:right w:val="single" w:sz="12" w:space="0" w:color="auto"/>
            </w:tcBorders>
          </w:tcPr>
          <w:p w14:paraId="2CCC2276" w14:textId="77777777" w:rsidR="00F141C9" w:rsidRPr="002F77DE" w:rsidRDefault="00F141C9" w:rsidP="00923AC7">
            <w:pPr>
              <w:rPr>
                <w:lang w:val="nl-NL"/>
              </w:rPr>
            </w:pPr>
          </w:p>
        </w:tc>
      </w:tr>
      <w:tr w:rsidR="00F141C9" w14:paraId="65290C59" w14:textId="77777777" w:rsidTr="00854A75">
        <w:trPr>
          <w:trHeight w:val="20"/>
        </w:trPr>
        <w:tc>
          <w:tcPr>
            <w:tcW w:w="2119" w:type="dxa"/>
            <w:vMerge/>
            <w:tcBorders>
              <w:left w:val="single" w:sz="12" w:space="0" w:color="auto"/>
              <w:right w:val="single" w:sz="2" w:space="0" w:color="auto"/>
            </w:tcBorders>
            <w:vAlign w:val="center"/>
          </w:tcPr>
          <w:p w14:paraId="3D5CE517" w14:textId="77777777" w:rsidR="00F141C9" w:rsidRPr="002F77DE" w:rsidRDefault="00F141C9" w:rsidP="00923AC7">
            <w:pPr>
              <w:jc w:val="center"/>
              <w:rPr>
                <w:lang w:val="nl-NL"/>
              </w:rPr>
            </w:pPr>
          </w:p>
        </w:tc>
        <w:tc>
          <w:tcPr>
            <w:tcW w:w="1018" w:type="dxa"/>
            <w:vMerge w:val="restart"/>
            <w:tcBorders>
              <w:top w:val="single" w:sz="2" w:space="0" w:color="auto"/>
              <w:left w:val="single" w:sz="2" w:space="0" w:color="auto"/>
              <w:right w:val="single" w:sz="2" w:space="0" w:color="auto"/>
            </w:tcBorders>
            <w:vAlign w:val="center"/>
          </w:tcPr>
          <w:p w14:paraId="2FCD72A2" w14:textId="77777777" w:rsidR="00F141C9" w:rsidRPr="002F77DE" w:rsidRDefault="00F141C9" w:rsidP="00923AC7">
            <w:pPr>
              <w:jc w:val="center"/>
              <w:rPr>
                <w:lang w:val="nl-NL"/>
              </w:rPr>
            </w:pPr>
            <w:proofErr w:type="gramStart"/>
            <w:r w:rsidRPr="002F77DE">
              <w:rPr>
                <w:lang w:val="nl-NL"/>
              </w:rPr>
              <w:t>lijn</w:t>
            </w:r>
            <w:proofErr w:type="gramEnd"/>
          </w:p>
        </w:tc>
        <w:tc>
          <w:tcPr>
            <w:tcW w:w="881" w:type="dxa"/>
            <w:tcBorders>
              <w:top w:val="single" w:sz="2" w:space="0" w:color="auto"/>
              <w:left w:val="single" w:sz="2" w:space="0" w:color="auto"/>
              <w:bottom w:val="single" w:sz="2" w:space="0" w:color="auto"/>
              <w:right w:val="single" w:sz="2" w:space="0" w:color="auto"/>
            </w:tcBorders>
            <w:vAlign w:val="center"/>
          </w:tcPr>
          <w:p w14:paraId="77B36B11" w14:textId="77777777" w:rsidR="00F141C9" w:rsidRPr="002F77DE" w:rsidRDefault="00F141C9" w:rsidP="00923AC7">
            <w:pPr>
              <w:jc w:val="center"/>
              <w:rPr>
                <w:lang w:val="nl-NL"/>
              </w:rPr>
            </w:pPr>
            <w:proofErr w:type="gramStart"/>
            <w:r w:rsidRPr="002F77DE">
              <w:rPr>
                <w:lang w:val="nl-NL"/>
              </w:rPr>
              <w:t>ondiep</w:t>
            </w:r>
            <w:proofErr w:type="gramEnd"/>
          </w:p>
        </w:tc>
        <w:tc>
          <w:tcPr>
            <w:tcW w:w="1281" w:type="dxa"/>
            <w:tcBorders>
              <w:top w:val="single" w:sz="2" w:space="0" w:color="auto"/>
              <w:left w:val="single" w:sz="2" w:space="0" w:color="auto"/>
              <w:bottom w:val="single" w:sz="2" w:space="0" w:color="auto"/>
              <w:right w:val="single" w:sz="2" w:space="0" w:color="auto"/>
            </w:tcBorders>
          </w:tcPr>
          <w:p w14:paraId="391F708D" w14:textId="77777777" w:rsidR="00F141C9" w:rsidRPr="002F77DE" w:rsidRDefault="00F141C9" w:rsidP="00923AC7">
            <w:pPr>
              <w:rPr>
                <w:lang w:val="nl-NL"/>
              </w:rPr>
            </w:pPr>
          </w:p>
        </w:tc>
        <w:tc>
          <w:tcPr>
            <w:tcW w:w="1301" w:type="dxa"/>
            <w:tcBorders>
              <w:top w:val="single" w:sz="2" w:space="0" w:color="auto"/>
              <w:left w:val="single" w:sz="2" w:space="0" w:color="auto"/>
              <w:bottom w:val="single" w:sz="2" w:space="0" w:color="auto"/>
              <w:right w:val="single" w:sz="2" w:space="0" w:color="auto"/>
            </w:tcBorders>
          </w:tcPr>
          <w:p w14:paraId="062D90FE" w14:textId="77777777" w:rsidR="00F141C9" w:rsidRPr="002F77DE" w:rsidRDefault="00F141C9" w:rsidP="00923AC7">
            <w:pPr>
              <w:rPr>
                <w:lang w:val="nl-NL"/>
              </w:rPr>
            </w:pPr>
          </w:p>
        </w:tc>
        <w:tc>
          <w:tcPr>
            <w:tcW w:w="1139" w:type="dxa"/>
            <w:tcBorders>
              <w:top w:val="single" w:sz="2" w:space="0" w:color="auto"/>
              <w:left w:val="single" w:sz="2" w:space="0" w:color="auto"/>
              <w:bottom w:val="single" w:sz="2" w:space="0" w:color="auto"/>
              <w:right w:val="single" w:sz="2" w:space="0" w:color="auto"/>
            </w:tcBorders>
          </w:tcPr>
          <w:p w14:paraId="1D20037E" w14:textId="77777777" w:rsidR="00F141C9" w:rsidRPr="002F77DE" w:rsidRDefault="00F141C9" w:rsidP="00923AC7">
            <w:pPr>
              <w:rPr>
                <w:lang w:val="nl-NL"/>
              </w:rPr>
            </w:pPr>
          </w:p>
        </w:tc>
        <w:tc>
          <w:tcPr>
            <w:tcW w:w="1301" w:type="dxa"/>
            <w:tcBorders>
              <w:top w:val="single" w:sz="2" w:space="0" w:color="auto"/>
              <w:left w:val="single" w:sz="2" w:space="0" w:color="auto"/>
              <w:bottom w:val="single" w:sz="2" w:space="0" w:color="auto"/>
              <w:right w:val="single" w:sz="12" w:space="0" w:color="auto"/>
            </w:tcBorders>
          </w:tcPr>
          <w:p w14:paraId="7032BA7C" w14:textId="77777777" w:rsidR="00F141C9" w:rsidRPr="002F77DE" w:rsidRDefault="00F141C9" w:rsidP="00923AC7">
            <w:pPr>
              <w:rPr>
                <w:lang w:val="nl-NL"/>
              </w:rPr>
            </w:pPr>
          </w:p>
        </w:tc>
      </w:tr>
      <w:tr w:rsidR="00F141C9" w14:paraId="1546103D" w14:textId="77777777" w:rsidTr="00854A75">
        <w:trPr>
          <w:trHeight w:val="20"/>
        </w:trPr>
        <w:tc>
          <w:tcPr>
            <w:tcW w:w="2119" w:type="dxa"/>
            <w:vMerge/>
            <w:tcBorders>
              <w:left w:val="single" w:sz="12" w:space="0" w:color="auto"/>
              <w:right w:val="single" w:sz="2" w:space="0" w:color="auto"/>
            </w:tcBorders>
            <w:vAlign w:val="center"/>
          </w:tcPr>
          <w:p w14:paraId="72CBA259" w14:textId="77777777" w:rsidR="00F141C9" w:rsidRPr="002F77DE" w:rsidRDefault="00F141C9" w:rsidP="00923AC7">
            <w:pPr>
              <w:jc w:val="center"/>
              <w:rPr>
                <w:lang w:val="nl-NL"/>
              </w:rPr>
            </w:pPr>
          </w:p>
        </w:tc>
        <w:tc>
          <w:tcPr>
            <w:tcW w:w="1018" w:type="dxa"/>
            <w:vMerge/>
            <w:tcBorders>
              <w:left w:val="single" w:sz="2" w:space="0" w:color="auto"/>
              <w:bottom w:val="single" w:sz="2" w:space="0" w:color="auto"/>
              <w:right w:val="single" w:sz="2" w:space="0" w:color="auto"/>
            </w:tcBorders>
            <w:vAlign w:val="center"/>
          </w:tcPr>
          <w:p w14:paraId="09201F61" w14:textId="77777777" w:rsidR="00F141C9" w:rsidRPr="002F77DE" w:rsidRDefault="00F141C9" w:rsidP="00923AC7">
            <w:pPr>
              <w:jc w:val="center"/>
              <w:rPr>
                <w:lang w:val="nl-NL"/>
              </w:rPr>
            </w:pPr>
          </w:p>
        </w:tc>
        <w:tc>
          <w:tcPr>
            <w:tcW w:w="881" w:type="dxa"/>
            <w:tcBorders>
              <w:top w:val="single" w:sz="2" w:space="0" w:color="auto"/>
              <w:left w:val="single" w:sz="2" w:space="0" w:color="auto"/>
              <w:bottom w:val="single" w:sz="2" w:space="0" w:color="auto"/>
              <w:right w:val="single" w:sz="2" w:space="0" w:color="auto"/>
            </w:tcBorders>
            <w:vAlign w:val="center"/>
          </w:tcPr>
          <w:p w14:paraId="30608735" w14:textId="77777777" w:rsidR="00F141C9" w:rsidRPr="002F77DE" w:rsidRDefault="00F141C9" w:rsidP="00923AC7">
            <w:pPr>
              <w:jc w:val="center"/>
              <w:rPr>
                <w:lang w:val="nl-NL"/>
              </w:rPr>
            </w:pPr>
            <w:proofErr w:type="gramStart"/>
            <w:r w:rsidRPr="002F77DE">
              <w:rPr>
                <w:lang w:val="nl-NL"/>
              </w:rPr>
              <w:t>diep</w:t>
            </w:r>
            <w:proofErr w:type="gramEnd"/>
          </w:p>
        </w:tc>
        <w:tc>
          <w:tcPr>
            <w:tcW w:w="1281" w:type="dxa"/>
            <w:tcBorders>
              <w:top w:val="single" w:sz="2" w:space="0" w:color="auto"/>
              <w:left w:val="single" w:sz="2" w:space="0" w:color="auto"/>
              <w:bottom w:val="single" w:sz="2" w:space="0" w:color="auto"/>
              <w:right w:val="single" w:sz="2" w:space="0" w:color="auto"/>
            </w:tcBorders>
          </w:tcPr>
          <w:p w14:paraId="022FD439" w14:textId="77777777" w:rsidR="00F141C9" w:rsidRPr="002F77DE" w:rsidRDefault="00F141C9" w:rsidP="00923AC7">
            <w:pPr>
              <w:rPr>
                <w:lang w:val="nl-NL"/>
              </w:rPr>
            </w:pPr>
          </w:p>
        </w:tc>
        <w:tc>
          <w:tcPr>
            <w:tcW w:w="1301" w:type="dxa"/>
            <w:tcBorders>
              <w:top w:val="single" w:sz="2" w:space="0" w:color="auto"/>
              <w:left w:val="single" w:sz="2" w:space="0" w:color="auto"/>
              <w:bottom w:val="single" w:sz="2" w:space="0" w:color="auto"/>
              <w:right w:val="single" w:sz="2" w:space="0" w:color="auto"/>
            </w:tcBorders>
          </w:tcPr>
          <w:p w14:paraId="7FED4B9F" w14:textId="77777777" w:rsidR="00F141C9" w:rsidRPr="002F77DE" w:rsidRDefault="00F141C9" w:rsidP="00923AC7">
            <w:pPr>
              <w:rPr>
                <w:lang w:val="nl-NL"/>
              </w:rPr>
            </w:pPr>
          </w:p>
        </w:tc>
        <w:tc>
          <w:tcPr>
            <w:tcW w:w="1139" w:type="dxa"/>
            <w:tcBorders>
              <w:top w:val="single" w:sz="2" w:space="0" w:color="auto"/>
              <w:left w:val="single" w:sz="2" w:space="0" w:color="auto"/>
              <w:bottom w:val="single" w:sz="2" w:space="0" w:color="auto"/>
              <w:right w:val="single" w:sz="2" w:space="0" w:color="auto"/>
            </w:tcBorders>
          </w:tcPr>
          <w:p w14:paraId="4D7B0674" w14:textId="77777777" w:rsidR="00F141C9" w:rsidRPr="002F77DE" w:rsidRDefault="00F141C9" w:rsidP="00923AC7">
            <w:pPr>
              <w:rPr>
                <w:lang w:val="nl-NL"/>
              </w:rPr>
            </w:pPr>
          </w:p>
        </w:tc>
        <w:tc>
          <w:tcPr>
            <w:tcW w:w="1301" w:type="dxa"/>
            <w:tcBorders>
              <w:top w:val="single" w:sz="2" w:space="0" w:color="auto"/>
              <w:left w:val="single" w:sz="2" w:space="0" w:color="auto"/>
              <w:bottom w:val="single" w:sz="2" w:space="0" w:color="auto"/>
              <w:right w:val="single" w:sz="12" w:space="0" w:color="auto"/>
            </w:tcBorders>
          </w:tcPr>
          <w:p w14:paraId="03B36C15" w14:textId="77777777" w:rsidR="00F141C9" w:rsidRPr="002F77DE" w:rsidRDefault="00F141C9" w:rsidP="00923AC7">
            <w:pPr>
              <w:rPr>
                <w:lang w:val="nl-NL"/>
              </w:rPr>
            </w:pPr>
          </w:p>
        </w:tc>
      </w:tr>
      <w:tr w:rsidR="00F141C9" w14:paraId="5CB9799F" w14:textId="77777777" w:rsidTr="00854A75">
        <w:trPr>
          <w:trHeight w:val="20"/>
        </w:trPr>
        <w:tc>
          <w:tcPr>
            <w:tcW w:w="2119" w:type="dxa"/>
            <w:vMerge/>
            <w:tcBorders>
              <w:left w:val="single" w:sz="12" w:space="0" w:color="auto"/>
              <w:right w:val="single" w:sz="2" w:space="0" w:color="auto"/>
            </w:tcBorders>
            <w:vAlign w:val="center"/>
          </w:tcPr>
          <w:p w14:paraId="3BE9A6E3" w14:textId="77777777" w:rsidR="00F141C9" w:rsidRPr="002F77DE" w:rsidRDefault="00F141C9" w:rsidP="00923AC7">
            <w:pPr>
              <w:jc w:val="center"/>
              <w:rPr>
                <w:lang w:val="nl-NL"/>
              </w:rPr>
            </w:pPr>
          </w:p>
        </w:tc>
        <w:tc>
          <w:tcPr>
            <w:tcW w:w="1018" w:type="dxa"/>
            <w:vMerge w:val="restart"/>
            <w:tcBorders>
              <w:top w:val="single" w:sz="2" w:space="0" w:color="auto"/>
              <w:left w:val="single" w:sz="2" w:space="0" w:color="auto"/>
              <w:right w:val="single" w:sz="2" w:space="0" w:color="auto"/>
            </w:tcBorders>
            <w:vAlign w:val="center"/>
          </w:tcPr>
          <w:p w14:paraId="0DB42B2F" w14:textId="77777777" w:rsidR="00F141C9" w:rsidRPr="002F77DE" w:rsidRDefault="00F141C9" w:rsidP="00923AC7">
            <w:pPr>
              <w:jc w:val="center"/>
              <w:rPr>
                <w:lang w:val="nl-NL"/>
              </w:rPr>
            </w:pPr>
            <w:proofErr w:type="gramStart"/>
            <w:r w:rsidRPr="002F77DE">
              <w:rPr>
                <w:lang w:val="nl-NL"/>
              </w:rPr>
              <w:t>vlak</w:t>
            </w:r>
            <w:proofErr w:type="gramEnd"/>
          </w:p>
        </w:tc>
        <w:tc>
          <w:tcPr>
            <w:tcW w:w="881" w:type="dxa"/>
            <w:tcBorders>
              <w:top w:val="single" w:sz="2" w:space="0" w:color="auto"/>
              <w:left w:val="single" w:sz="2" w:space="0" w:color="auto"/>
              <w:bottom w:val="single" w:sz="2" w:space="0" w:color="auto"/>
              <w:right w:val="single" w:sz="2" w:space="0" w:color="auto"/>
            </w:tcBorders>
            <w:vAlign w:val="center"/>
          </w:tcPr>
          <w:p w14:paraId="53E95FF2" w14:textId="77777777" w:rsidR="00F141C9" w:rsidRPr="002F77DE" w:rsidRDefault="00F141C9" w:rsidP="00923AC7">
            <w:pPr>
              <w:jc w:val="center"/>
              <w:rPr>
                <w:lang w:val="nl-NL"/>
              </w:rPr>
            </w:pPr>
            <w:proofErr w:type="gramStart"/>
            <w:r w:rsidRPr="002F77DE">
              <w:rPr>
                <w:lang w:val="nl-NL"/>
              </w:rPr>
              <w:t>ondiep</w:t>
            </w:r>
            <w:proofErr w:type="gramEnd"/>
          </w:p>
        </w:tc>
        <w:tc>
          <w:tcPr>
            <w:tcW w:w="1281" w:type="dxa"/>
            <w:tcBorders>
              <w:top w:val="single" w:sz="2" w:space="0" w:color="auto"/>
              <w:left w:val="single" w:sz="2" w:space="0" w:color="auto"/>
              <w:bottom w:val="single" w:sz="2" w:space="0" w:color="auto"/>
              <w:right w:val="single" w:sz="2" w:space="0" w:color="auto"/>
            </w:tcBorders>
          </w:tcPr>
          <w:p w14:paraId="3B12B7C2" w14:textId="77777777" w:rsidR="00F141C9" w:rsidRPr="002F77DE" w:rsidRDefault="00F141C9" w:rsidP="00923AC7">
            <w:pPr>
              <w:rPr>
                <w:lang w:val="nl-NL"/>
              </w:rPr>
            </w:pPr>
          </w:p>
        </w:tc>
        <w:tc>
          <w:tcPr>
            <w:tcW w:w="1301" w:type="dxa"/>
            <w:tcBorders>
              <w:top w:val="single" w:sz="2" w:space="0" w:color="auto"/>
              <w:left w:val="single" w:sz="2" w:space="0" w:color="auto"/>
              <w:bottom w:val="single" w:sz="2" w:space="0" w:color="auto"/>
              <w:right w:val="single" w:sz="2" w:space="0" w:color="auto"/>
            </w:tcBorders>
          </w:tcPr>
          <w:p w14:paraId="58205615" w14:textId="77777777" w:rsidR="00F141C9" w:rsidRPr="002F77DE" w:rsidRDefault="00F141C9" w:rsidP="00923AC7">
            <w:pPr>
              <w:rPr>
                <w:lang w:val="nl-NL"/>
              </w:rPr>
            </w:pPr>
          </w:p>
        </w:tc>
        <w:tc>
          <w:tcPr>
            <w:tcW w:w="1139" w:type="dxa"/>
            <w:tcBorders>
              <w:top w:val="single" w:sz="2" w:space="0" w:color="auto"/>
              <w:left w:val="single" w:sz="2" w:space="0" w:color="auto"/>
              <w:bottom w:val="single" w:sz="2" w:space="0" w:color="auto"/>
              <w:right w:val="single" w:sz="2" w:space="0" w:color="auto"/>
            </w:tcBorders>
          </w:tcPr>
          <w:p w14:paraId="6B933DD7" w14:textId="77777777" w:rsidR="00F141C9" w:rsidRPr="002F77DE" w:rsidRDefault="00F141C9" w:rsidP="00923AC7">
            <w:pPr>
              <w:rPr>
                <w:lang w:val="nl-NL"/>
              </w:rPr>
            </w:pPr>
          </w:p>
        </w:tc>
        <w:tc>
          <w:tcPr>
            <w:tcW w:w="1301" w:type="dxa"/>
            <w:tcBorders>
              <w:top w:val="single" w:sz="2" w:space="0" w:color="auto"/>
              <w:left w:val="single" w:sz="2" w:space="0" w:color="auto"/>
              <w:bottom w:val="single" w:sz="2" w:space="0" w:color="auto"/>
              <w:right w:val="single" w:sz="12" w:space="0" w:color="auto"/>
            </w:tcBorders>
          </w:tcPr>
          <w:p w14:paraId="0AB8559F" w14:textId="77777777" w:rsidR="00F141C9" w:rsidRPr="002F77DE" w:rsidRDefault="00F141C9" w:rsidP="00923AC7">
            <w:pPr>
              <w:rPr>
                <w:lang w:val="nl-NL"/>
              </w:rPr>
            </w:pPr>
          </w:p>
        </w:tc>
      </w:tr>
      <w:tr w:rsidR="00F141C9" w14:paraId="62FE0BE2" w14:textId="77777777" w:rsidTr="00854A75">
        <w:trPr>
          <w:trHeight w:val="20"/>
        </w:trPr>
        <w:tc>
          <w:tcPr>
            <w:tcW w:w="2119" w:type="dxa"/>
            <w:vMerge/>
            <w:tcBorders>
              <w:left w:val="single" w:sz="12" w:space="0" w:color="auto"/>
              <w:bottom w:val="single" w:sz="12" w:space="0" w:color="auto"/>
              <w:right w:val="single" w:sz="2" w:space="0" w:color="auto"/>
            </w:tcBorders>
            <w:vAlign w:val="center"/>
          </w:tcPr>
          <w:p w14:paraId="527B9FD4" w14:textId="77777777" w:rsidR="00F141C9" w:rsidRPr="002F77DE" w:rsidRDefault="00F141C9" w:rsidP="00923AC7">
            <w:pPr>
              <w:jc w:val="center"/>
              <w:rPr>
                <w:lang w:val="nl-NL"/>
              </w:rPr>
            </w:pPr>
          </w:p>
        </w:tc>
        <w:tc>
          <w:tcPr>
            <w:tcW w:w="1018" w:type="dxa"/>
            <w:vMerge/>
            <w:tcBorders>
              <w:left w:val="single" w:sz="2" w:space="0" w:color="auto"/>
              <w:bottom w:val="single" w:sz="12" w:space="0" w:color="auto"/>
              <w:right w:val="single" w:sz="2" w:space="0" w:color="auto"/>
            </w:tcBorders>
            <w:vAlign w:val="center"/>
          </w:tcPr>
          <w:p w14:paraId="6BAF6466" w14:textId="77777777" w:rsidR="00F141C9" w:rsidRPr="002F77DE" w:rsidRDefault="00F141C9" w:rsidP="00923AC7">
            <w:pPr>
              <w:jc w:val="center"/>
              <w:rPr>
                <w:lang w:val="nl-NL"/>
              </w:rPr>
            </w:pPr>
          </w:p>
        </w:tc>
        <w:tc>
          <w:tcPr>
            <w:tcW w:w="881" w:type="dxa"/>
            <w:tcBorders>
              <w:top w:val="single" w:sz="2" w:space="0" w:color="auto"/>
              <w:left w:val="single" w:sz="2" w:space="0" w:color="auto"/>
              <w:bottom w:val="single" w:sz="12" w:space="0" w:color="auto"/>
              <w:right w:val="single" w:sz="2" w:space="0" w:color="auto"/>
            </w:tcBorders>
            <w:vAlign w:val="center"/>
          </w:tcPr>
          <w:p w14:paraId="42AB9BD5" w14:textId="77777777" w:rsidR="00F141C9" w:rsidRPr="002F77DE" w:rsidRDefault="00F141C9" w:rsidP="00923AC7">
            <w:pPr>
              <w:jc w:val="center"/>
              <w:rPr>
                <w:lang w:val="nl-NL"/>
              </w:rPr>
            </w:pPr>
            <w:proofErr w:type="gramStart"/>
            <w:r w:rsidRPr="002F77DE">
              <w:rPr>
                <w:lang w:val="nl-NL"/>
              </w:rPr>
              <w:t>diep</w:t>
            </w:r>
            <w:proofErr w:type="gramEnd"/>
          </w:p>
        </w:tc>
        <w:tc>
          <w:tcPr>
            <w:tcW w:w="1281" w:type="dxa"/>
            <w:tcBorders>
              <w:top w:val="single" w:sz="2" w:space="0" w:color="auto"/>
              <w:left w:val="single" w:sz="2" w:space="0" w:color="auto"/>
              <w:bottom w:val="single" w:sz="12" w:space="0" w:color="auto"/>
              <w:right w:val="single" w:sz="2" w:space="0" w:color="auto"/>
            </w:tcBorders>
          </w:tcPr>
          <w:p w14:paraId="4C86211B" w14:textId="77777777" w:rsidR="00F141C9" w:rsidRPr="002F77DE" w:rsidRDefault="00F141C9" w:rsidP="00923AC7">
            <w:pPr>
              <w:rPr>
                <w:lang w:val="nl-NL"/>
              </w:rPr>
            </w:pPr>
          </w:p>
        </w:tc>
        <w:tc>
          <w:tcPr>
            <w:tcW w:w="1301" w:type="dxa"/>
            <w:tcBorders>
              <w:top w:val="single" w:sz="2" w:space="0" w:color="auto"/>
              <w:left w:val="single" w:sz="2" w:space="0" w:color="auto"/>
              <w:bottom w:val="single" w:sz="12" w:space="0" w:color="auto"/>
              <w:right w:val="single" w:sz="2" w:space="0" w:color="auto"/>
            </w:tcBorders>
          </w:tcPr>
          <w:p w14:paraId="50B0E3C5" w14:textId="77777777" w:rsidR="00F141C9" w:rsidRPr="002F77DE" w:rsidRDefault="00F141C9" w:rsidP="00923AC7">
            <w:pPr>
              <w:rPr>
                <w:lang w:val="nl-NL"/>
              </w:rPr>
            </w:pPr>
          </w:p>
        </w:tc>
        <w:tc>
          <w:tcPr>
            <w:tcW w:w="1139" w:type="dxa"/>
            <w:tcBorders>
              <w:top w:val="single" w:sz="2" w:space="0" w:color="auto"/>
              <w:left w:val="single" w:sz="2" w:space="0" w:color="auto"/>
              <w:bottom w:val="single" w:sz="12" w:space="0" w:color="auto"/>
              <w:right w:val="single" w:sz="2" w:space="0" w:color="auto"/>
            </w:tcBorders>
          </w:tcPr>
          <w:p w14:paraId="2D1EEA0A" w14:textId="77777777" w:rsidR="00F141C9" w:rsidRPr="002F77DE" w:rsidRDefault="00F141C9" w:rsidP="00923AC7">
            <w:pPr>
              <w:rPr>
                <w:lang w:val="nl-NL"/>
              </w:rPr>
            </w:pPr>
          </w:p>
        </w:tc>
        <w:tc>
          <w:tcPr>
            <w:tcW w:w="1301" w:type="dxa"/>
            <w:tcBorders>
              <w:top w:val="single" w:sz="2" w:space="0" w:color="auto"/>
              <w:left w:val="single" w:sz="2" w:space="0" w:color="auto"/>
              <w:bottom w:val="single" w:sz="12" w:space="0" w:color="auto"/>
              <w:right w:val="single" w:sz="12" w:space="0" w:color="auto"/>
            </w:tcBorders>
          </w:tcPr>
          <w:p w14:paraId="16054393" w14:textId="77777777" w:rsidR="00F141C9" w:rsidRPr="002F77DE" w:rsidRDefault="00F141C9" w:rsidP="00923AC7">
            <w:pPr>
              <w:rPr>
                <w:lang w:val="nl-NL"/>
              </w:rPr>
            </w:pPr>
          </w:p>
        </w:tc>
      </w:tr>
      <w:tr w:rsidR="00F141C9" w14:paraId="681B0B1A" w14:textId="77777777" w:rsidTr="00854A75">
        <w:trPr>
          <w:trHeight w:val="20"/>
        </w:trPr>
        <w:tc>
          <w:tcPr>
            <w:tcW w:w="2119" w:type="dxa"/>
            <w:vMerge w:val="restart"/>
            <w:tcBorders>
              <w:top w:val="single" w:sz="12" w:space="0" w:color="auto"/>
              <w:left w:val="single" w:sz="12" w:space="0" w:color="auto"/>
              <w:bottom w:val="single" w:sz="6" w:space="0" w:color="auto"/>
              <w:right w:val="single" w:sz="6" w:space="0" w:color="auto"/>
            </w:tcBorders>
            <w:vAlign w:val="center"/>
          </w:tcPr>
          <w:p w14:paraId="471AC0C2" w14:textId="27EA1C6E" w:rsidR="00F141C9" w:rsidRPr="002F77DE" w:rsidRDefault="00F141C9" w:rsidP="00923AC7">
            <w:pPr>
              <w:jc w:val="center"/>
              <w:rPr>
                <w:lang w:val="nl-NL"/>
              </w:rPr>
            </w:pPr>
            <w:r w:rsidRPr="002F77DE">
              <w:rPr>
                <w:b/>
                <w:bCs/>
                <w:lang w:val="nl-NL"/>
              </w:rPr>
              <w:t>Onttrekking en aanvulling</w:t>
            </w:r>
          </w:p>
        </w:tc>
        <w:tc>
          <w:tcPr>
            <w:tcW w:w="1018" w:type="dxa"/>
            <w:vMerge w:val="restart"/>
            <w:tcBorders>
              <w:top w:val="single" w:sz="12" w:space="0" w:color="auto"/>
              <w:left w:val="single" w:sz="6" w:space="0" w:color="auto"/>
              <w:bottom w:val="single" w:sz="6" w:space="0" w:color="auto"/>
              <w:right w:val="single" w:sz="6" w:space="0" w:color="auto"/>
            </w:tcBorders>
            <w:vAlign w:val="center"/>
          </w:tcPr>
          <w:p w14:paraId="68619C47" w14:textId="77777777" w:rsidR="00F141C9" w:rsidRPr="002F77DE" w:rsidRDefault="00F141C9" w:rsidP="00923AC7">
            <w:pPr>
              <w:jc w:val="center"/>
              <w:rPr>
                <w:lang w:val="nl-NL"/>
              </w:rPr>
            </w:pPr>
            <w:proofErr w:type="gramStart"/>
            <w:r w:rsidRPr="002F77DE">
              <w:rPr>
                <w:lang w:val="nl-NL"/>
              </w:rPr>
              <w:t>punt</w:t>
            </w:r>
            <w:proofErr w:type="gramEnd"/>
          </w:p>
        </w:tc>
        <w:tc>
          <w:tcPr>
            <w:tcW w:w="881" w:type="dxa"/>
            <w:tcBorders>
              <w:top w:val="single" w:sz="12" w:space="0" w:color="auto"/>
              <w:left w:val="single" w:sz="6" w:space="0" w:color="auto"/>
              <w:bottom w:val="single" w:sz="6" w:space="0" w:color="auto"/>
              <w:right w:val="single" w:sz="6" w:space="0" w:color="auto"/>
            </w:tcBorders>
            <w:vAlign w:val="center"/>
          </w:tcPr>
          <w:p w14:paraId="03B54CC7" w14:textId="77777777" w:rsidR="00F141C9" w:rsidRPr="002F77DE" w:rsidRDefault="00F141C9" w:rsidP="00923AC7">
            <w:pPr>
              <w:jc w:val="center"/>
              <w:rPr>
                <w:lang w:val="nl-NL"/>
              </w:rPr>
            </w:pPr>
            <w:proofErr w:type="gramStart"/>
            <w:r w:rsidRPr="002F77DE">
              <w:rPr>
                <w:lang w:val="nl-NL"/>
              </w:rPr>
              <w:t>ondiep</w:t>
            </w:r>
            <w:proofErr w:type="gramEnd"/>
          </w:p>
        </w:tc>
        <w:tc>
          <w:tcPr>
            <w:tcW w:w="1281" w:type="dxa"/>
            <w:tcBorders>
              <w:top w:val="single" w:sz="12" w:space="0" w:color="auto"/>
              <w:left w:val="single" w:sz="6" w:space="0" w:color="auto"/>
              <w:bottom w:val="single" w:sz="6" w:space="0" w:color="auto"/>
              <w:right w:val="single" w:sz="6" w:space="0" w:color="auto"/>
            </w:tcBorders>
          </w:tcPr>
          <w:p w14:paraId="5D4F20DE" w14:textId="77777777" w:rsidR="00F141C9" w:rsidRPr="002F77DE" w:rsidRDefault="00F141C9" w:rsidP="00923AC7">
            <w:pPr>
              <w:rPr>
                <w:lang w:val="nl-NL"/>
              </w:rPr>
            </w:pPr>
          </w:p>
        </w:tc>
        <w:tc>
          <w:tcPr>
            <w:tcW w:w="1301" w:type="dxa"/>
            <w:tcBorders>
              <w:top w:val="single" w:sz="12" w:space="0" w:color="auto"/>
              <w:left w:val="single" w:sz="6" w:space="0" w:color="auto"/>
              <w:bottom w:val="single" w:sz="6" w:space="0" w:color="auto"/>
              <w:right w:val="single" w:sz="6" w:space="0" w:color="auto"/>
            </w:tcBorders>
          </w:tcPr>
          <w:p w14:paraId="3FACD5CA" w14:textId="77777777" w:rsidR="00F141C9" w:rsidRPr="002F77DE" w:rsidRDefault="00F141C9" w:rsidP="00923AC7">
            <w:pPr>
              <w:rPr>
                <w:lang w:val="nl-NL"/>
              </w:rPr>
            </w:pPr>
          </w:p>
        </w:tc>
        <w:tc>
          <w:tcPr>
            <w:tcW w:w="1139" w:type="dxa"/>
            <w:tcBorders>
              <w:top w:val="single" w:sz="12" w:space="0" w:color="auto"/>
              <w:left w:val="single" w:sz="6" w:space="0" w:color="auto"/>
              <w:bottom w:val="single" w:sz="6" w:space="0" w:color="auto"/>
              <w:right w:val="single" w:sz="6" w:space="0" w:color="auto"/>
            </w:tcBorders>
          </w:tcPr>
          <w:p w14:paraId="64928ADC" w14:textId="77777777" w:rsidR="00F141C9" w:rsidRPr="002F77DE" w:rsidRDefault="00F141C9" w:rsidP="00923AC7">
            <w:pPr>
              <w:rPr>
                <w:lang w:val="nl-NL"/>
              </w:rPr>
            </w:pPr>
          </w:p>
        </w:tc>
        <w:tc>
          <w:tcPr>
            <w:tcW w:w="1301" w:type="dxa"/>
            <w:tcBorders>
              <w:top w:val="single" w:sz="12" w:space="0" w:color="auto"/>
              <w:left w:val="single" w:sz="6" w:space="0" w:color="auto"/>
              <w:bottom w:val="single" w:sz="6" w:space="0" w:color="auto"/>
              <w:right w:val="single" w:sz="12" w:space="0" w:color="auto"/>
            </w:tcBorders>
          </w:tcPr>
          <w:p w14:paraId="64E60A03" w14:textId="77777777" w:rsidR="00F141C9" w:rsidRPr="002F77DE" w:rsidRDefault="00F141C9" w:rsidP="00923AC7">
            <w:pPr>
              <w:rPr>
                <w:lang w:val="nl-NL"/>
              </w:rPr>
            </w:pPr>
          </w:p>
        </w:tc>
      </w:tr>
      <w:tr w:rsidR="00F141C9" w14:paraId="14299EFF" w14:textId="77777777" w:rsidTr="00854A75">
        <w:trPr>
          <w:trHeight w:val="20"/>
        </w:trPr>
        <w:tc>
          <w:tcPr>
            <w:tcW w:w="2119" w:type="dxa"/>
            <w:vMerge/>
            <w:tcBorders>
              <w:top w:val="single" w:sz="6" w:space="0" w:color="auto"/>
              <w:left w:val="single" w:sz="12" w:space="0" w:color="auto"/>
              <w:bottom w:val="single" w:sz="6" w:space="0" w:color="auto"/>
              <w:right w:val="single" w:sz="6" w:space="0" w:color="auto"/>
            </w:tcBorders>
          </w:tcPr>
          <w:p w14:paraId="7085C181" w14:textId="77777777" w:rsidR="00F141C9" w:rsidRPr="002F77DE" w:rsidRDefault="00F141C9" w:rsidP="00923AC7">
            <w:pPr>
              <w:rPr>
                <w:lang w:val="nl-NL"/>
              </w:rPr>
            </w:pPr>
          </w:p>
        </w:tc>
        <w:tc>
          <w:tcPr>
            <w:tcW w:w="1018" w:type="dxa"/>
            <w:vMerge/>
            <w:tcBorders>
              <w:top w:val="single" w:sz="6" w:space="0" w:color="auto"/>
              <w:left w:val="single" w:sz="6" w:space="0" w:color="auto"/>
              <w:bottom w:val="single" w:sz="6" w:space="0" w:color="auto"/>
              <w:right w:val="single" w:sz="6" w:space="0" w:color="auto"/>
            </w:tcBorders>
            <w:vAlign w:val="center"/>
          </w:tcPr>
          <w:p w14:paraId="565D62A1" w14:textId="77777777" w:rsidR="00F141C9" w:rsidRPr="002F77DE" w:rsidRDefault="00F141C9" w:rsidP="00923AC7">
            <w:pPr>
              <w:jc w:val="center"/>
              <w:rPr>
                <w:lang w:val="nl-NL"/>
              </w:rPr>
            </w:pPr>
          </w:p>
        </w:tc>
        <w:tc>
          <w:tcPr>
            <w:tcW w:w="881" w:type="dxa"/>
            <w:tcBorders>
              <w:top w:val="single" w:sz="6" w:space="0" w:color="auto"/>
              <w:left w:val="single" w:sz="6" w:space="0" w:color="auto"/>
              <w:bottom w:val="single" w:sz="6" w:space="0" w:color="auto"/>
              <w:right w:val="single" w:sz="6" w:space="0" w:color="auto"/>
            </w:tcBorders>
            <w:vAlign w:val="center"/>
          </w:tcPr>
          <w:p w14:paraId="579DA290" w14:textId="77777777" w:rsidR="00F141C9" w:rsidRPr="002F77DE" w:rsidRDefault="00F141C9" w:rsidP="00923AC7">
            <w:pPr>
              <w:jc w:val="center"/>
              <w:rPr>
                <w:lang w:val="nl-NL"/>
              </w:rPr>
            </w:pPr>
            <w:proofErr w:type="gramStart"/>
            <w:r w:rsidRPr="002F77DE">
              <w:rPr>
                <w:lang w:val="nl-NL"/>
              </w:rPr>
              <w:t>diep</w:t>
            </w:r>
            <w:proofErr w:type="gramEnd"/>
          </w:p>
        </w:tc>
        <w:tc>
          <w:tcPr>
            <w:tcW w:w="1281" w:type="dxa"/>
            <w:tcBorders>
              <w:top w:val="single" w:sz="6" w:space="0" w:color="auto"/>
              <w:left w:val="single" w:sz="6" w:space="0" w:color="auto"/>
              <w:bottom w:val="single" w:sz="6" w:space="0" w:color="auto"/>
              <w:right w:val="single" w:sz="6" w:space="0" w:color="auto"/>
            </w:tcBorders>
          </w:tcPr>
          <w:p w14:paraId="5572539D" w14:textId="77777777" w:rsidR="00F141C9" w:rsidRPr="002F77DE" w:rsidRDefault="00F141C9" w:rsidP="00923AC7">
            <w:pPr>
              <w:rPr>
                <w:lang w:val="nl-NL"/>
              </w:rPr>
            </w:pPr>
          </w:p>
        </w:tc>
        <w:tc>
          <w:tcPr>
            <w:tcW w:w="1301" w:type="dxa"/>
            <w:tcBorders>
              <w:top w:val="single" w:sz="6" w:space="0" w:color="auto"/>
              <w:left w:val="single" w:sz="6" w:space="0" w:color="auto"/>
              <w:bottom w:val="single" w:sz="6" w:space="0" w:color="auto"/>
              <w:right w:val="single" w:sz="6" w:space="0" w:color="auto"/>
            </w:tcBorders>
          </w:tcPr>
          <w:p w14:paraId="1DFE9E0E" w14:textId="77777777" w:rsidR="00F141C9" w:rsidRPr="002F77DE" w:rsidRDefault="00F141C9" w:rsidP="00923AC7">
            <w:pPr>
              <w:rPr>
                <w:lang w:val="nl-NL"/>
              </w:rPr>
            </w:pPr>
          </w:p>
        </w:tc>
        <w:tc>
          <w:tcPr>
            <w:tcW w:w="1139" w:type="dxa"/>
            <w:tcBorders>
              <w:top w:val="single" w:sz="6" w:space="0" w:color="auto"/>
              <w:left w:val="single" w:sz="6" w:space="0" w:color="auto"/>
              <w:bottom w:val="single" w:sz="6" w:space="0" w:color="auto"/>
              <w:right w:val="single" w:sz="6" w:space="0" w:color="auto"/>
            </w:tcBorders>
          </w:tcPr>
          <w:p w14:paraId="4C0247C4" w14:textId="77777777" w:rsidR="00F141C9" w:rsidRPr="002F77DE" w:rsidRDefault="00F141C9" w:rsidP="00923AC7">
            <w:pPr>
              <w:rPr>
                <w:lang w:val="nl-NL"/>
              </w:rPr>
            </w:pPr>
          </w:p>
        </w:tc>
        <w:tc>
          <w:tcPr>
            <w:tcW w:w="1301" w:type="dxa"/>
            <w:tcBorders>
              <w:top w:val="single" w:sz="6" w:space="0" w:color="auto"/>
              <w:left w:val="single" w:sz="6" w:space="0" w:color="auto"/>
              <w:bottom w:val="single" w:sz="6" w:space="0" w:color="auto"/>
              <w:right w:val="single" w:sz="12" w:space="0" w:color="auto"/>
            </w:tcBorders>
          </w:tcPr>
          <w:p w14:paraId="0E880B63" w14:textId="77777777" w:rsidR="00F141C9" w:rsidRPr="002F77DE" w:rsidRDefault="00F141C9" w:rsidP="00923AC7">
            <w:pPr>
              <w:rPr>
                <w:lang w:val="nl-NL"/>
              </w:rPr>
            </w:pPr>
          </w:p>
        </w:tc>
      </w:tr>
      <w:tr w:rsidR="00F141C9" w14:paraId="716CF427" w14:textId="77777777" w:rsidTr="00854A75">
        <w:trPr>
          <w:trHeight w:val="20"/>
        </w:trPr>
        <w:tc>
          <w:tcPr>
            <w:tcW w:w="2119" w:type="dxa"/>
            <w:vMerge/>
            <w:tcBorders>
              <w:top w:val="single" w:sz="6" w:space="0" w:color="auto"/>
              <w:left w:val="single" w:sz="12" w:space="0" w:color="auto"/>
              <w:bottom w:val="single" w:sz="6" w:space="0" w:color="auto"/>
              <w:right w:val="single" w:sz="6" w:space="0" w:color="auto"/>
            </w:tcBorders>
          </w:tcPr>
          <w:p w14:paraId="1BC561CC" w14:textId="77777777" w:rsidR="00F141C9" w:rsidRPr="002F77DE" w:rsidRDefault="00F141C9" w:rsidP="00923AC7">
            <w:pPr>
              <w:rPr>
                <w:lang w:val="nl-NL"/>
              </w:rPr>
            </w:pPr>
          </w:p>
        </w:tc>
        <w:tc>
          <w:tcPr>
            <w:tcW w:w="1018" w:type="dxa"/>
            <w:vMerge w:val="restart"/>
            <w:tcBorders>
              <w:top w:val="single" w:sz="6" w:space="0" w:color="auto"/>
              <w:left w:val="single" w:sz="6" w:space="0" w:color="auto"/>
              <w:bottom w:val="single" w:sz="6" w:space="0" w:color="auto"/>
              <w:right w:val="single" w:sz="6" w:space="0" w:color="auto"/>
            </w:tcBorders>
            <w:vAlign w:val="center"/>
          </w:tcPr>
          <w:p w14:paraId="7E459BAF" w14:textId="77777777" w:rsidR="00F141C9" w:rsidRPr="002F77DE" w:rsidRDefault="00F141C9" w:rsidP="00923AC7">
            <w:pPr>
              <w:jc w:val="center"/>
              <w:rPr>
                <w:lang w:val="nl-NL"/>
              </w:rPr>
            </w:pPr>
            <w:proofErr w:type="gramStart"/>
            <w:r w:rsidRPr="002F77DE">
              <w:rPr>
                <w:lang w:val="nl-NL"/>
              </w:rPr>
              <w:t>lijn</w:t>
            </w:r>
            <w:proofErr w:type="gramEnd"/>
          </w:p>
        </w:tc>
        <w:tc>
          <w:tcPr>
            <w:tcW w:w="881" w:type="dxa"/>
            <w:tcBorders>
              <w:top w:val="single" w:sz="6" w:space="0" w:color="auto"/>
              <w:left w:val="single" w:sz="6" w:space="0" w:color="auto"/>
              <w:bottom w:val="single" w:sz="6" w:space="0" w:color="auto"/>
              <w:right w:val="single" w:sz="6" w:space="0" w:color="auto"/>
            </w:tcBorders>
            <w:vAlign w:val="center"/>
          </w:tcPr>
          <w:p w14:paraId="4F727AD7" w14:textId="77777777" w:rsidR="00F141C9" w:rsidRPr="002F77DE" w:rsidRDefault="00F141C9" w:rsidP="00923AC7">
            <w:pPr>
              <w:jc w:val="center"/>
              <w:rPr>
                <w:lang w:val="nl-NL"/>
              </w:rPr>
            </w:pPr>
            <w:proofErr w:type="gramStart"/>
            <w:r w:rsidRPr="002F77DE">
              <w:rPr>
                <w:lang w:val="nl-NL"/>
              </w:rPr>
              <w:t>ondiep</w:t>
            </w:r>
            <w:proofErr w:type="gramEnd"/>
          </w:p>
        </w:tc>
        <w:tc>
          <w:tcPr>
            <w:tcW w:w="1281" w:type="dxa"/>
            <w:tcBorders>
              <w:top w:val="single" w:sz="6" w:space="0" w:color="auto"/>
              <w:left w:val="single" w:sz="6" w:space="0" w:color="auto"/>
              <w:bottom w:val="single" w:sz="6" w:space="0" w:color="auto"/>
              <w:right w:val="single" w:sz="6" w:space="0" w:color="auto"/>
            </w:tcBorders>
          </w:tcPr>
          <w:p w14:paraId="75DF6417" w14:textId="77777777" w:rsidR="00F141C9" w:rsidRPr="002F77DE" w:rsidRDefault="00F141C9" w:rsidP="00923AC7">
            <w:pPr>
              <w:rPr>
                <w:lang w:val="nl-NL"/>
              </w:rPr>
            </w:pPr>
          </w:p>
        </w:tc>
        <w:tc>
          <w:tcPr>
            <w:tcW w:w="1301" w:type="dxa"/>
            <w:tcBorders>
              <w:top w:val="single" w:sz="6" w:space="0" w:color="auto"/>
              <w:left w:val="single" w:sz="6" w:space="0" w:color="auto"/>
              <w:bottom w:val="single" w:sz="6" w:space="0" w:color="auto"/>
              <w:right w:val="single" w:sz="6" w:space="0" w:color="auto"/>
            </w:tcBorders>
          </w:tcPr>
          <w:p w14:paraId="160FCC55" w14:textId="77777777" w:rsidR="00F141C9" w:rsidRPr="002F77DE" w:rsidRDefault="00F141C9" w:rsidP="00923AC7">
            <w:pPr>
              <w:rPr>
                <w:lang w:val="nl-NL"/>
              </w:rPr>
            </w:pPr>
          </w:p>
        </w:tc>
        <w:tc>
          <w:tcPr>
            <w:tcW w:w="1139" w:type="dxa"/>
            <w:tcBorders>
              <w:top w:val="single" w:sz="6" w:space="0" w:color="auto"/>
              <w:left w:val="single" w:sz="6" w:space="0" w:color="auto"/>
              <w:bottom w:val="single" w:sz="6" w:space="0" w:color="auto"/>
              <w:right w:val="single" w:sz="6" w:space="0" w:color="auto"/>
            </w:tcBorders>
          </w:tcPr>
          <w:p w14:paraId="771E83A9" w14:textId="77777777" w:rsidR="00F141C9" w:rsidRPr="002F77DE" w:rsidRDefault="00F141C9" w:rsidP="00923AC7">
            <w:pPr>
              <w:rPr>
                <w:lang w:val="nl-NL"/>
              </w:rPr>
            </w:pPr>
          </w:p>
        </w:tc>
        <w:tc>
          <w:tcPr>
            <w:tcW w:w="1301" w:type="dxa"/>
            <w:tcBorders>
              <w:top w:val="single" w:sz="6" w:space="0" w:color="auto"/>
              <w:left w:val="single" w:sz="6" w:space="0" w:color="auto"/>
              <w:bottom w:val="single" w:sz="6" w:space="0" w:color="auto"/>
              <w:right w:val="single" w:sz="12" w:space="0" w:color="auto"/>
            </w:tcBorders>
          </w:tcPr>
          <w:p w14:paraId="68ADDFBB" w14:textId="77777777" w:rsidR="00F141C9" w:rsidRPr="002F77DE" w:rsidRDefault="00F141C9" w:rsidP="00923AC7">
            <w:pPr>
              <w:rPr>
                <w:lang w:val="nl-NL"/>
              </w:rPr>
            </w:pPr>
          </w:p>
        </w:tc>
      </w:tr>
      <w:tr w:rsidR="00F141C9" w14:paraId="46727756" w14:textId="77777777" w:rsidTr="00854A75">
        <w:trPr>
          <w:trHeight w:val="20"/>
        </w:trPr>
        <w:tc>
          <w:tcPr>
            <w:tcW w:w="2119" w:type="dxa"/>
            <w:vMerge/>
            <w:tcBorders>
              <w:top w:val="single" w:sz="6" w:space="0" w:color="auto"/>
              <w:left w:val="single" w:sz="12" w:space="0" w:color="auto"/>
              <w:bottom w:val="single" w:sz="6" w:space="0" w:color="auto"/>
              <w:right w:val="single" w:sz="6" w:space="0" w:color="auto"/>
            </w:tcBorders>
          </w:tcPr>
          <w:p w14:paraId="7BDF7998" w14:textId="77777777" w:rsidR="00F141C9" w:rsidRPr="002F77DE" w:rsidRDefault="00F141C9" w:rsidP="00923AC7">
            <w:pPr>
              <w:rPr>
                <w:lang w:val="nl-NL"/>
              </w:rPr>
            </w:pPr>
          </w:p>
        </w:tc>
        <w:tc>
          <w:tcPr>
            <w:tcW w:w="1018" w:type="dxa"/>
            <w:vMerge/>
            <w:tcBorders>
              <w:top w:val="single" w:sz="6" w:space="0" w:color="auto"/>
              <w:left w:val="single" w:sz="6" w:space="0" w:color="auto"/>
              <w:bottom w:val="single" w:sz="6" w:space="0" w:color="auto"/>
              <w:right w:val="single" w:sz="6" w:space="0" w:color="auto"/>
            </w:tcBorders>
            <w:vAlign w:val="center"/>
          </w:tcPr>
          <w:p w14:paraId="4748BF1E" w14:textId="77777777" w:rsidR="00F141C9" w:rsidRPr="002F77DE" w:rsidRDefault="00F141C9" w:rsidP="00923AC7">
            <w:pPr>
              <w:jc w:val="center"/>
              <w:rPr>
                <w:lang w:val="nl-NL"/>
              </w:rPr>
            </w:pPr>
          </w:p>
        </w:tc>
        <w:tc>
          <w:tcPr>
            <w:tcW w:w="881" w:type="dxa"/>
            <w:tcBorders>
              <w:top w:val="single" w:sz="6" w:space="0" w:color="auto"/>
              <w:left w:val="single" w:sz="6" w:space="0" w:color="auto"/>
              <w:bottom w:val="single" w:sz="6" w:space="0" w:color="auto"/>
              <w:right w:val="single" w:sz="6" w:space="0" w:color="auto"/>
            </w:tcBorders>
            <w:vAlign w:val="center"/>
          </w:tcPr>
          <w:p w14:paraId="4CD8C853" w14:textId="77777777" w:rsidR="00F141C9" w:rsidRPr="002F77DE" w:rsidRDefault="00F141C9" w:rsidP="00923AC7">
            <w:pPr>
              <w:jc w:val="center"/>
              <w:rPr>
                <w:lang w:val="nl-NL"/>
              </w:rPr>
            </w:pPr>
            <w:proofErr w:type="gramStart"/>
            <w:r w:rsidRPr="002F77DE">
              <w:rPr>
                <w:lang w:val="nl-NL"/>
              </w:rPr>
              <w:t>diep</w:t>
            </w:r>
            <w:proofErr w:type="gramEnd"/>
          </w:p>
        </w:tc>
        <w:tc>
          <w:tcPr>
            <w:tcW w:w="1281" w:type="dxa"/>
            <w:tcBorders>
              <w:top w:val="single" w:sz="6" w:space="0" w:color="auto"/>
              <w:left w:val="single" w:sz="6" w:space="0" w:color="auto"/>
              <w:bottom w:val="single" w:sz="6" w:space="0" w:color="auto"/>
              <w:right w:val="single" w:sz="6" w:space="0" w:color="auto"/>
            </w:tcBorders>
          </w:tcPr>
          <w:p w14:paraId="3389FD9B" w14:textId="77777777" w:rsidR="00F141C9" w:rsidRPr="002F77DE" w:rsidRDefault="00F141C9" w:rsidP="00923AC7">
            <w:pPr>
              <w:rPr>
                <w:lang w:val="nl-NL"/>
              </w:rPr>
            </w:pPr>
          </w:p>
        </w:tc>
        <w:tc>
          <w:tcPr>
            <w:tcW w:w="1301" w:type="dxa"/>
            <w:tcBorders>
              <w:top w:val="single" w:sz="6" w:space="0" w:color="auto"/>
              <w:left w:val="single" w:sz="6" w:space="0" w:color="auto"/>
              <w:bottom w:val="single" w:sz="6" w:space="0" w:color="auto"/>
              <w:right w:val="single" w:sz="6" w:space="0" w:color="auto"/>
            </w:tcBorders>
          </w:tcPr>
          <w:p w14:paraId="4FD2FAE6" w14:textId="77777777" w:rsidR="00F141C9" w:rsidRPr="002F77DE" w:rsidRDefault="00F141C9" w:rsidP="00923AC7">
            <w:pPr>
              <w:rPr>
                <w:lang w:val="nl-NL"/>
              </w:rPr>
            </w:pPr>
          </w:p>
        </w:tc>
        <w:tc>
          <w:tcPr>
            <w:tcW w:w="1139" w:type="dxa"/>
            <w:tcBorders>
              <w:top w:val="single" w:sz="6" w:space="0" w:color="auto"/>
              <w:left w:val="single" w:sz="6" w:space="0" w:color="auto"/>
              <w:bottom w:val="single" w:sz="6" w:space="0" w:color="auto"/>
              <w:right w:val="single" w:sz="6" w:space="0" w:color="auto"/>
            </w:tcBorders>
          </w:tcPr>
          <w:p w14:paraId="6BF0305B" w14:textId="77777777" w:rsidR="00F141C9" w:rsidRPr="002F77DE" w:rsidRDefault="00F141C9" w:rsidP="00923AC7">
            <w:pPr>
              <w:rPr>
                <w:lang w:val="nl-NL"/>
              </w:rPr>
            </w:pPr>
          </w:p>
        </w:tc>
        <w:tc>
          <w:tcPr>
            <w:tcW w:w="1301" w:type="dxa"/>
            <w:tcBorders>
              <w:top w:val="single" w:sz="6" w:space="0" w:color="auto"/>
              <w:left w:val="single" w:sz="6" w:space="0" w:color="auto"/>
              <w:bottom w:val="single" w:sz="6" w:space="0" w:color="auto"/>
              <w:right w:val="single" w:sz="12" w:space="0" w:color="auto"/>
            </w:tcBorders>
          </w:tcPr>
          <w:p w14:paraId="787BF4FD" w14:textId="77777777" w:rsidR="00F141C9" w:rsidRPr="002F77DE" w:rsidRDefault="00F141C9" w:rsidP="00923AC7">
            <w:pPr>
              <w:rPr>
                <w:lang w:val="nl-NL"/>
              </w:rPr>
            </w:pPr>
          </w:p>
        </w:tc>
      </w:tr>
      <w:tr w:rsidR="00F141C9" w14:paraId="2BD2670C" w14:textId="77777777" w:rsidTr="00854A75">
        <w:trPr>
          <w:trHeight w:val="20"/>
        </w:trPr>
        <w:tc>
          <w:tcPr>
            <w:tcW w:w="2119" w:type="dxa"/>
            <w:vMerge/>
            <w:tcBorders>
              <w:top w:val="single" w:sz="6" w:space="0" w:color="auto"/>
              <w:left w:val="single" w:sz="12" w:space="0" w:color="auto"/>
              <w:bottom w:val="single" w:sz="6" w:space="0" w:color="auto"/>
              <w:right w:val="single" w:sz="6" w:space="0" w:color="auto"/>
            </w:tcBorders>
          </w:tcPr>
          <w:p w14:paraId="3058E799" w14:textId="77777777" w:rsidR="00F141C9" w:rsidRPr="002F77DE" w:rsidRDefault="00F141C9" w:rsidP="00923AC7">
            <w:pPr>
              <w:rPr>
                <w:lang w:val="nl-NL"/>
              </w:rPr>
            </w:pPr>
          </w:p>
        </w:tc>
        <w:tc>
          <w:tcPr>
            <w:tcW w:w="1018" w:type="dxa"/>
            <w:vMerge w:val="restart"/>
            <w:tcBorders>
              <w:top w:val="single" w:sz="6" w:space="0" w:color="auto"/>
              <w:left w:val="single" w:sz="6" w:space="0" w:color="auto"/>
              <w:bottom w:val="single" w:sz="6" w:space="0" w:color="auto"/>
              <w:right w:val="single" w:sz="6" w:space="0" w:color="auto"/>
            </w:tcBorders>
            <w:vAlign w:val="center"/>
          </w:tcPr>
          <w:p w14:paraId="5DB9ABC0" w14:textId="77777777" w:rsidR="00F141C9" w:rsidRPr="002F77DE" w:rsidRDefault="00F141C9" w:rsidP="00923AC7">
            <w:pPr>
              <w:jc w:val="center"/>
              <w:rPr>
                <w:lang w:val="nl-NL"/>
              </w:rPr>
            </w:pPr>
            <w:proofErr w:type="gramStart"/>
            <w:r w:rsidRPr="002F77DE">
              <w:rPr>
                <w:lang w:val="nl-NL"/>
              </w:rPr>
              <w:t>vlak</w:t>
            </w:r>
            <w:proofErr w:type="gramEnd"/>
          </w:p>
        </w:tc>
        <w:tc>
          <w:tcPr>
            <w:tcW w:w="881" w:type="dxa"/>
            <w:tcBorders>
              <w:top w:val="single" w:sz="6" w:space="0" w:color="auto"/>
              <w:left w:val="single" w:sz="6" w:space="0" w:color="auto"/>
              <w:bottom w:val="single" w:sz="6" w:space="0" w:color="auto"/>
              <w:right w:val="single" w:sz="6" w:space="0" w:color="auto"/>
            </w:tcBorders>
            <w:vAlign w:val="center"/>
          </w:tcPr>
          <w:p w14:paraId="36FED66B" w14:textId="77777777" w:rsidR="00F141C9" w:rsidRPr="002F77DE" w:rsidRDefault="00F141C9" w:rsidP="00923AC7">
            <w:pPr>
              <w:jc w:val="center"/>
              <w:rPr>
                <w:lang w:val="nl-NL"/>
              </w:rPr>
            </w:pPr>
            <w:proofErr w:type="gramStart"/>
            <w:r w:rsidRPr="002F77DE">
              <w:rPr>
                <w:lang w:val="nl-NL"/>
              </w:rPr>
              <w:t>ondiep</w:t>
            </w:r>
            <w:proofErr w:type="gramEnd"/>
          </w:p>
        </w:tc>
        <w:tc>
          <w:tcPr>
            <w:tcW w:w="1281" w:type="dxa"/>
            <w:tcBorders>
              <w:top w:val="single" w:sz="6" w:space="0" w:color="auto"/>
              <w:left w:val="single" w:sz="6" w:space="0" w:color="auto"/>
              <w:bottom w:val="single" w:sz="6" w:space="0" w:color="auto"/>
              <w:right w:val="single" w:sz="6" w:space="0" w:color="auto"/>
            </w:tcBorders>
          </w:tcPr>
          <w:p w14:paraId="69748F66" w14:textId="77777777" w:rsidR="00F141C9" w:rsidRPr="002F77DE" w:rsidRDefault="00F141C9" w:rsidP="00923AC7">
            <w:pPr>
              <w:rPr>
                <w:lang w:val="nl-NL"/>
              </w:rPr>
            </w:pPr>
          </w:p>
        </w:tc>
        <w:tc>
          <w:tcPr>
            <w:tcW w:w="1301" w:type="dxa"/>
            <w:tcBorders>
              <w:top w:val="single" w:sz="6" w:space="0" w:color="auto"/>
              <w:left w:val="single" w:sz="6" w:space="0" w:color="auto"/>
              <w:bottom w:val="single" w:sz="6" w:space="0" w:color="auto"/>
              <w:right w:val="single" w:sz="6" w:space="0" w:color="auto"/>
            </w:tcBorders>
          </w:tcPr>
          <w:p w14:paraId="37AE35AA" w14:textId="77777777" w:rsidR="00F141C9" w:rsidRPr="002F77DE" w:rsidRDefault="00F141C9" w:rsidP="00923AC7">
            <w:pPr>
              <w:rPr>
                <w:lang w:val="nl-NL"/>
              </w:rPr>
            </w:pPr>
          </w:p>
        </w:tc>
        <w:tc>
          <w:tcPr>
            <w:tcW w:w="1139" w:type="dxa"/>
            <w:tcBorders>
              <w:top w:val="single" w:sz="6" w:space="0" w:color="auto"/>
              <w:left w:val="single" w:sz="6" w:space="0" w:color="auto"/>
              <w:bottom w:val="single" w:sz="6" w:space="0" w:color="auto"/>
              <w:right w:val="single" w:sz="6" w:space="0" w:color="auto"/>
            </w:tcBorders>
          </w:tcPr>
          <w:p w14:paraId="314D8D08" w14:textId="77777777" w:rsidR="00F141C9" w:rsidRPr="002F77DE" w:rsidRDefault="00F141C9" w:rsidP="00923AC7">
            <w:pPr>
              <w:rPr>
                <w:lang w:val="nl-NL"/>
              </w:rPr>
            </w:pPr>
          </w:p>
        </w:tc>
        <w:tc>
          <w:tcPr>
            <w:tcW w:w="1301" w:type="dxa"/>
            <w:tcBorders>
              <w:top w:val="single" w:sz="6" w:space="0" w:color="auto"/>
              <w:left w:val="single" w:sz="6" w:space="0" w:color="auto"/>
              <w:bottom w:val="single" w:sz="6" w:space="0" w:color="auto"/>
              <w:right w:val="single" w:sz="12" w:space="0" w:color="auto"/>
            </w:tcBorders>
          </w:tcPr>
          <w:p w14:paraId="07283052" w14:textId="77777777" w:rsidR="00F141C9" w:rsidRPr="002F77DE" w:rsidRDefault="00F141C9" w:rsidP="00923AC7">
            <w:pPr>
              <w:rPr>
                <w:lang w:val="nl-NL"/>
              </w:rPr>
            </w:pPr>
          </w:p>
        </w:tc>
      </w:tr>
      <w:tr w:rsidR="00F141C9" w14:paraId="5C185B0B" w14:textId="77777777" w:rsidTr="00854A75">
        <w:trPr>
          <w:trHeight w:val="20"/>
        </w:trPr>
        <w:tc>
          <w:tcPr>
            <w:tcW w:w="2119" w:type="dxa"/>
            <w:vMerge/>
            <w:tcBorders>
              <w:top w:val="single" w:sz="6" w:space="0" w:color="auto"/>
              <w:left w:val="single" w:sz="12" w:space="0" w:color="auto"/>
              <w:bottom w:val="single" w:sz="12" w:space="0" w:color="auto"/>
              <w:right w:val="single" w:sz="6" w:space="0" w:color="auto"/>
            </w:tcBorders>
          </w:tcPr>
          <w:p w14:paraId="41C8061C" w14:textId="77777777" w:rsidR="00F141C9" w:rsidRPr="002F77DE" w:rsidRDefault="00F141C9" w:rsidP="00923AC7">
            <w:pPr>
              <w:rPr>
                <w:lang w:val="nl-NL"/>
              </w:rPr>
            </w:pPr>
          </w:p>
        </w:tc>
        <w:tc>
          <w:tcPr>
            <w:tcW w:w="1018" w:type="dxa"/>
            <w:vMerge/>
            <w:tcBorders>
              <w:top w:val="single" w:sz="6" w:space="0" w:color="auto"/>
              <w:left w:val="single" w:sz="6" w:space="0" w:color="auto"/>
              <w:bottom w:val="single" w:sz="12" w:space="0" w:color="auto"/>
              <w:right w:val="single" w:sz="6" w:space="0" w:color="auto"/>
            </w:tcBorders>
          </w:tcPr>
          <w:p w14:paraId="319F3657" w14:textId="77777777" w:rsidR="00F141C9" w:rsidRPr="002F77DE" w:rsidRDefault="00F141C9" w:rsidP="00923AC7">
            <w:pPr>
              <w:rPr>
                <w:lang w:val="nl-NL"/>
              </w:rPr>
            </w:pPr>
          </w:p>
        </w:tc>
        <w:tc>
          <w:tcPr>
            <w:tcW w:w="881" w:type="dxa"/>
            <w:tcBorders>
              <w:top w:val="single" w:sz="6" w:space="0" w:color="auto"/>
              <w:left w:val="single" w:sz="6" w:space="0" w:color="auto"/>
              <w:bottom w:val="single" w:sz="12" w:space="0" w:color="auto"/>
              <w:right w:val="single" w:sz="6" w:space="0" w:color="auto"/>
            </w:tcBorders>
            <w:vAlign w:val="center"/>
          </w:tcPr>
          <w:p w14:paraId="43F47D19" w14:textId="77777777" w:rsidR="00F141C9" w:rsidRPr="002F77DE" w:rsidRDefault="00F141C9" w:rsidP="00923AC7">
            <w:pPr>
              <w:jc w:val="center"/>
              <w:rPr>
                <w:lang w:val="nl-NL"/>
              </w:rPr>
            </w:pPr>
            <w:proofErr w:type="gramStart"/>
            <w:r w:rsidRPr="002F77DE">
              <w:rPr>
                <w:lang w:val="nl-NL"/>
              </w:rPr>
              <w:t>diep</w:t>
            </w:r>
            <w:proofErr w:type="gramEnd"/>
          </w:p>
        </w:tc>
        <w:tc>
          <w:tcPr>
            <w:tcW w:w="1281" w:type="dxa"/>
            <w:tcBorders>
              <w:top w:val="single" w:sz="6" w:space="0" w:color="auto"/>
              <w:left w:val="single" w:sz="6" w:space="0" w:color="auto"/>
              <w:bottom w:val="single" w:sz="12" w:space="0" w:color="auto"/>
              <w:right w:val="single" w:sz="6" w:space="0" w:color="auto"/>
            </w:tcBorders>
          </w:tcPr>
          <w:p w14:paraId="15700B97" w14:textId="77777777" w:rsidR="00F141C9" w:rsidRPr="002F77DE" w:rsidRDefault="00F141C9" w:rsidP="00923AC7">
            <w:pPr>
              <w:rPr>
                <w:lang w:val="nl-NL"/>
              </w:rPr>
            </w:pPr>
          </w:p>
        </w:tc>
        <w:tc>
          <w:tcPr>
            <w:tcW w:w="1301" w:type="dxa"/>
            <w:tcBorders>
              <w:top w:val="single" w:sz="6" w:space="0" w:color="auto"/>
              <w:left w:val="single" w:sz="6" w:space="0" w:color="auto"/>
              <w:bottom w:val="single" w:sz="12" w:space="0" w:color="auto"/>
              <w:right w:val="single" w:sz="6" w:space="0" w:color="auto"/>
            </w:tcBorders>
          </w:tcPr>
          <w:p w14:paraId="06795BBA" w14:textId="77777777" w:rsidR="00F141C9" w:rsidRPr="002F77DE" w:rsidRDefault="00F141C9" w:rsidP="00923AC7">
            <w:pPr>
              <w:rPr>
                <w:lang w:val="nl-NL"/>
              </w:rPr>
            </w:pPr>
          </w:p>
        </w:tc>
        <w:tc>
          <w:tcPr>
            <w:tcW w:w="1139" w:type="dxa"/>
            <w:tcBorders>
              <w:top w:val="single" w:sz="6" w:space="0" w:color="auto"/>
              <w:left w:val="single" w:sz="6" w:space="0" w:color="auto"/>
              <w:bottom w:val="single" w:sz="12" w:space="0" w:color="auto"/>
              <w:right w:val="single" w:sz="6" w:space="0" w:color="auto"/>
            </w:tcBorders>
          </w:tcPr>
          <w:p w14:paraId="78C0A710" w14:textId="77777777" w:rsidR="00F141C9" w:rsidRPr="002F77DE" w:rsidRDefault="00F141C9" w:rsidP="00923AC7">
            <w:pPr>
              <w:rPr>
                <w:lang w:val="nl-NL"/>
              </w:rPr>
            </w:pPr>
          </w:p>
        </w:tc>
        <w:tc>
          <w:tcPr>
            <w:tcW w:w="1301" w:type="dxa"/>
            <w:tcBorders>
              <w:top w:val="single" w:sz="6" w:space="0" w:color="auto"/>
              <w:left w:val="single" w:sz="6" w:space="0" w:color="auto"/>
              <w:bottom w:val="single" w:sz="12" w:space="0" w:color="auto"/>
              <w:right w:val="single" w:sz="12" w:space="0" w:color="auto"/>
            </w:tcBorders>
          </w:tcPr>
          <w:p w14:paraId="11D60F5F" w14:textId="77777777" w:rsidR="00F141C9" w:rsidRPr="002F77DE" w:rsidRDefault="00F141C9" w:rsidP="00923AC7">
            <w:pPr>
              <w:rPr>
                <w:lang w:val="nl-NL"/>
              </w:rPr>
            </w:pPr>
          </w:p>
        </w:tc>
      </w:tr>
    </w:tbl>
    <w:p w14:paraId="04622418" w14:textId="77777777" w:rsidR="00F141C9" w:rsidRPr="00725EF7" w:rsidRDefault="00F141C9" w:rsidP="00725EF7">
      <w:pPr>
        <w:rPr>
          <w:lang w:val="nl-NL"/>
        </w:rPr>
      </w:pPr>
    </w:p>
    <w:p w14:paraId="2A5C09E9" w14:textId="353CE1ED" w:rsidR="00AF7046" w:rsidRDefault="00AF7046" w:rsidP="00AF7046">
      <w:pPr>
        <w:pStyle w:val="Heading1"/>
        <w:rPr>
          <w:lang w:val="nl-NL"/>
        </w:rPr>
      </w:pPr>
      <w:bookmarkStart w:id="290" w:name="_Toc153281669"/>
      <w:r>
        <w:rPr>
          <w:lang w:val="nl-NL"/>
        </w:rPr>
        <w:t>Grondwatersystemen typologie</w:t>
      </w:r>
      <w:bookmarkEnd w:id="290"/>
    </w:p>
    <w:p w14:paraId="37BBC075" w14:textId="6A032D66" w:rsidR="00AF7046" w:rsidRDefault="00AF7046" w:rsidP="00AF7046">
      <w:pPr>
        <w:rPr>
          <w:lang w:val="nl-NL"/>
        </w:rPr>
      </w:pPr>
      <w:r>
        <w:rPr>
          <w:lang w:val="nl-NL"/>
        </w:rPr>
        <w:t xml:space="preserve">In het rapport van de </w:t>
      </w:r>
      <w:proofErr w:type="spellStart"/>
      <w:r>
        <w:rPr>
          <w:lang w:val="nl-NL"/>
        </w:rPr>
        <w:t>ecohydrologische</w:t>
      </w:r>
      <w:proofErr w:type="spellEnd"/>
      <w:r>
        <w:rPr>
          <w:lang w:val="nl-NL"/>
        </w:rPr>
        <w:t xml:space="preserve"> gebiedsbeschrijvingen voor natuurgebied in Vlaanderen </w:t>
      </w:r>
      <w:r>
        <w:rPr>
          <w:lang w:val="nl-NL"/>
        </w:rPr>
        <w:fldChar w:fldCharType="begin"/>
      </w:r>
      <w:r>
        <w:rPr>
          <w:lang w:val="nl-NL"/>
        </w:rPr>
        <w:instrText xml:space="preserve"> REF _Ref150501149 \n </w:instrText>
      </w:r>
      <w:r>
        <w:rPr>
          <w:lang w:val="nl-NL"/>
        </w:rPr>
        <w:fldChar w:fldCharType="separate"/>
      </w:r>
      <w:r w:rsidR="00BA77BD">
        <w:rPr>
          <w:lang w:val="nl-NL"/>
        </w:rPr>
        <w:t>[6]</w:t>
      </w:r>
      <w:r>
        <w:rPr>
          <w:lang w:val="nl-NL"/>
        </w:rPr>
        <w:fldChar w:fldCharType="end"/>
      </w:r>
      <w:r>
        <w:rPr>
          <w:lang w:val="nl-NL"/>
        </w:rPr>
        <w:t xml:space="preserve"> onderscheidt </w:t>
      </w:r>
      <w:r w:rsidR="00FB4CDA">
        <w:rPr>
          <w:lang w:val="nl-NL"/>
        </w:rPr>
        <w:t xml:space="preserve">Piet </w:t>
      </w:r>
      <w:r>
        <w:rPr>
          <w:lang w:val="nl-NL"/>
        </w:rPr>
        <w:t>De Becker ze</w:t>
      </w:r>
      <w:r w:rsidR="002677DB">
        <w:rPr>
          <w:lang w:val="nl-NL"/>
        </w:rPr>
        <w:t>s</w:t>
      </w:r>
      <w:r>
        <w:rPr>
          <w:lang w:val="nl-NL"/>
        </w:rPr>
        <w:t xml:space="preserve"> </w:t>
      </w:r>
      <w:proofErr w:type="spellStart"/>
      <w:r>
        <w:rPr>
          <w:lang w:val="nl-NL"/>
        </w:rPr>
        <w:t>ecohydrologische</w:t>
      </w:r>
      <w:proofErr w:type="spellEnd"/>
      <w:r>
        <w:rPr>
          <w:lang w:val="nl-NL"/>
        </w:rPr>
        <w:t xml:space="preserve"> systemen</w:t>
      </w:r>
      <w:r w:rsidR="002677DB">
        <w:rPr>
          <w:lang w:val="nl-NL"/>
        </w:rPr>
        <w:t xml:space="preserve"> (zonder de “speciale” systemen die weinig voorkomen)</w:t>
      </w:r>
      <w:r>
        <w:rPr>
          <w:lang w:val="nl-NL"/>
        </w:rPr>
        <w:t>:</w:t>
      </w:r>
    </w:p>
    <w:p w14:paraId="30405270" w14:textId="5595AF42" w:rsidR="00AF7046" w:rsidRDefault="00AF7046" w:rsidP="00396DA9">
      <w:pPr>
        <w:pStyle w:val="ListParagraph"/>
        <w:numPr>
          <w:ilvl w:val="0"/>
          <w:numId w:val="36"/>
        </w:numPr>
        <w:rPr>
          <w:lang w:val="nl-NL"/>
        </w:rPr>
      </w:pPr>
      <w:r w:rsidRPr="00AF7046">
        <w:rPr>
          <w:b/>
          <w:bCs/>
          <w:lang w:val="nl-NL"/>
        </w:rPr>
        <w:t>Polders</w:t>
      </w:r>
      <w:r w:rsidRPr="00AF7046">
        <w:rPr>
          <w:lang w:val="nl-NL"/>
        </w:rPr>
        <w:t>: “</w:t>
      </w:r>
      <w:r w:rsidRPr="00190D9D">
        <w:rPr>
          <w:i/>
          <w:iCs/>
          <w:lang w:val="nl-NL"/>
        </w:rPr>
        <w:t>gebieden waarin de waterhuishouding sterk artificieel gewijzigd is; er wordt permanent bemalen om grote delen van het land boven water te houden.”</w:t>
      </w:r>
    </w:p>
    <w:p w14:paraId="6A7155AF" w14:textId="38629FD0" w:rsidR="00AF7046" w:rsidRDefault="00AF7046" w:rsidP="00235D51">
      <w:pPr>
        <w:pStyle w:val="ListParagraph"/>
        <w:numPr>
          <w:ilvl w:val="0"/>
          <w:numId w:val="36"/>
        </w:numPr>
        <w:rPr>
          <w:lang w:val="nl-NL"/>
        </w:rPr>
      </w:pPr>
      <w:r w:rsidRPr="00190D9D">
        <w:rPr>
          <w:b/>
          <w:bCs/>
          <w:lang w:val="nl-NL"/>
        </w:rPr>
        <w:t>Alluviale valleien met kwel</w:t>
      </w:r>
      <w:r w:rsidRPr="00190D9D">
        <w:rPr>
          <w:lang w:val="nl-NL"/>
        </w:rPr>
        <w:t xml:space="preserve">: </w:t>
      </w:r>
      <w:r w:rsidR="00190D9D">
        <w:rPr>
          <w:lang w:val="nl-NL"/>
        </w:rPr>
        <w:t>rivier- of beekvallei</w:t>
      </w:r>
      <w:r w:rsidR="002677DB">
        <w:rPr>
          <w:lang w:val="nl-NL"/>
        </w:rPr>
        <w:t xml:space="preserve"> waarvan het voormalig veenpakket</w:t>
      </w:r>
      <w:r w:rsidR="00190D9D">
        <w:rPr>
          <w:lang w:val="nl-NL"/>
        </w:rPr>
        <w:t xml:space="preserve"> </w:t>
      </w:r>
      <w:proofErr w:type="gramStart"/>
      <w:r w:rsidR="002677DB">
        <w:rPr>
          <w:lang w:val="nl-NL"/>
        </w:rPr>
        <w:t>door  recente</w:t>
      </w:r>
      <w:proofErr w:type="gramEnd"/>
      <w:r w:rsidR="002677DB">
        <w:rPr>
          <w:lang w:val="nl-NL"/>
        </w:rPr>
        <w:t xml:space="preserve"> erosie </w:t>
      </w:r>
      <w:r w:rsidR="00190D9D">
        <w:rPr>
          <w:lang w:val="nl-NL"/>
        </w:rPr>
        <w:t xml:space="preserve">is </w:t>
      </w:r>
      <w:r w:rsidR="002677DB">
        <w:rPr>
          <w:lang w:val="nl-NL"/>
        </w:rPr>
        <w:t>afgedekt</w:t>
      </w:r>
      <w:r w:rsidR="00190D9D">
        <w:rPr>
          <w:lang w:val="nl-NL"/>
        </w:rPr>
        <w:t xml:space="preserve"> met sedimenten, in de vorm van een “</w:t>
      </w:r>
      <w:r w:rsidR="00190D9D" w:rsidRPr="00190D9D">
        <w:rPr>
          <w:i/>
          <w:iCs/>
          <w:lang w:val="nl-NL"/>
        </w:rPr>
        <w:t>rivierkanaal met steile oevers, oeverwallen en komgronden</w:t>
      </w:r>
      <w:r w:rsidR="00190D9D">
        <w:rPr>
          <w:lang w:val="nl-NL"/>
        </w:rPr>
        <w:t xml:space="preserve">”. Kwel is opwaartse grondwaterstroming. </w:t>
      </w:r>
      <w:r w:rsidRPr="00190D9D">
        <w:rPr>
          <w:lang w:val="nl-NL"/>
        </w:rPr>
        <w:t>“</w:t>
      </w:r>
      <w:r w:rsidR="00190D9D" w:rsidRPr="00190D9D">
        <w:rPr>
          <w:i/>
          <w:iCs/>
          <w:lang w:val="nl-NL"/>
        </w:rPr>
        <w:t>Als de rivier in kwestie ingesneden is in een watervoerende laag (die dan nog onder de onderkant van het alluvium doorloopt), dan wordt er veelal nog opstuwend grondwater dwars door het alluvium geperst. Het resultaat is dan kwelwater in de wortelzone van de vegetatie in de alluviale vlakte.</w:t>
      </w:r>
      <w:r w:rsidR="00190D9D">
        <w:rPr>
          <w:lang w:val="nl-NL"/>
        </w:rPr>
        <w:t>”</w:t>
      </w:r>
    </w:p>
    <w:p w14:paraId="4CA7EB51" w14:textId="60123E2C" w:rsidR="00190D9D" w:rsidRDefault="00190D9D" w:rsidP="00024277">
      <w:pPr>
        <w:pStyle w:val="ListParagraph"/>
        <w:numPr>
          <w:ilvl w:val="0"/>
          <w:numId w:val="36"/>
        </w:numPr>
        <w:rPr>
          <w:lang w:val="nl-NL"/>
        </w:rPr>
      </w:pPr>
      <w:r w:rsidRPr="00190D9D">
        <w:rPr>
          <w:b/>
          <w:bCs/>
          <w:lang w:val="nl-NL"/>
        </w:rPr>
        <w:t>Alluviale valleien zonder kwel</w:t>
      </w:r>
      <w:r w:rsidRPr="00190D9D">
        <w:rPr>
          <w:lang w:val="nl-NL"/>
        </w:rPr>
        <w:t>: ”</w:t>
      </w:r>
      <w:r w:rsidRPr="00190D9D">
        <w:rPr>
          <w:i/>
          <w:iCs/>
          <w:lang w:val="nl-NL"/>
        </w:rPr>
        <w:t>Als de rivier zich dwars door het watervoerende pakket heen gesleten had, tot in de onderliggende aquitard (kleilaag), dan stroomt er geen grondwater onder het alluvium.</w:t>
      </w:r>
      <w:r>
        <w:rPr>
          <w:lang w:val="nl-NL"/>
        </w:rPr>
        <w:t>”</w:t>
      </w:r>
    </w:p>
    <w:p w14:paraId="36E817E5" w14:textId="3A99BB84" w:rsidR="00190D9D" w:rsidRDefault="00190D9D" w:rsidP="00360BB3">
      <w:pPr>
        <w:pStyle w:val="ListParagraph"/>
        <w:numPr>
          <w:ilvl w:val="0"/>
          <w:numId w:val="36"/>
        </w:numPr>
        <w:rPr>
          <w:lang w:val="nl-NL"/>
        </w:rPr>
      </w:pPr>
      <w:r w:rsidRPr="002677DB">
        <w:rPr>
          <w:b/>
          <w:bCs/>
          <w:lang w:val="nl-NL"/>
        </w:rPr>
        <w:t>Kempisch beekdal</w:t>
      </w:r>
      <w:r w:rsidRPr="002677DB">
        <w:rPr>
          <w:lang w:val="nl-NL"/>
        </w:rPr>
        <w:t>: dit is ook een rivier-/ of beekvallei, maar in zandige gronden met weinig sedimentatie.</w:t>
      </w:r>
      <w:r w:rsidR="002677DB" w:rsidRPr="002677DB">
        <w:rPr>
          <w:lang w:val="nl-NL"/>
        </w:rPr>
        <w:t xml:space="preserve"> “</w:t>
      </w:r>
      <w:r w:rsidR="002677DB" w:rsidRPr="002677DB">
        <w:rPr>
          <w:i/>
          <w:iCs/>
          <w:lang w:val="nl-NL"/>
        </w:rPr>
        <w:t>De veenafzettingen werden daardoor niet afgedekt en liggen nog steeds aan het oppervlak in het beekdal. Er is geen detailtopografie ontstaan met oeverwallen en komgronden.</w:t>
      </w:r>
      <w:r w:rsidR="002677DB">
        <w:rPr>
          <w:lang w:val="nl-NL"/>
        </w:rPr>
        <w:t>”</w:t>
      </w:r>
    </w:p>
    <w:p w14:paraId="36BB7F56" w14:textId="3A05A9A7" w:rsidR="002677DB" w:rsidRDefault="002677DB" w:rsidP="003208F3">
      <w:pPr>
        <w:pStyle w:val="ListParagraph"/>
        <w:numPr>
          <w:ilvl w:val="0"/>
          <w:numId w:val="36"/>
        </w:numPr>
        <w:rPr>
          <w:lang w:val="nl-NL"/>
        </w:rPr>
      </w:pPr>
      <w:r w:rsidRPr="002677DB">
        <w:rPr>
          <w:b/>
          <w:bCs/>
          <w:lang w:val="nl-NL"/>
        </w:rPr>
        <w:t>Infiltratiegebieden</w:t>
      </w:r>
      <w:r w:rsidRPr="002677DB">
        <w:rPr>
          <w:lang w:val="nl-NL"/>
        </w:rPr>
        <w:t>: “</w:t>
      </w:r>
      <w:r w:rsidRPr="002677DB">
        <w:rPr>
          <w:i/>
          <w:iCs/>
          <w:lang w:val="nl-NL"/>
        </w:rPr>
        <w:t>plateaugronden waar, ondanks de neerwaartse stroomrichting van het grondwater, het freatische peil tot in de buurt van het maaiveld zit en er lokaal zelfs (in terreindepressies) bovenuit stijgt.</w:t>
      </w:r>
      <w:r>
        <w:rPr>
          <w:lang w:val="nl-NL"/>
        </w:rPr>
        <w:t>”</w:t>
      </w:r>
    </w:p>
    <w:p w14:paraId="064A4D9A" w14:textId="4E019DE9" w:rsidR="002677DB" w:rsidRDefault="002677DB" w:rsidP="00B83922">
      <w:pPr>
        <w:pStyle w:val="ListParagraph"/>
        <w:numPr>
          <w:ilvl w:val="0"/>
          <w:numId w:val="36"/>
        </w:numPr>
        <w:rPr>
          <w:lang w:val="nl-NL"/>
        </w:rPr>
      </w:pPr>
      <w:r w:rsidRPr="002677DB">
        <w:rPr>
          <w:b/>
          <w:bCs/>
          <w:lang w:val="nl-NL"/>
        </w:rPr>
        <w:t>Brongebieden</w:t>
      </w:r>
      <w:r w:rsidRPr="002677DB">
        <w:rPr>
          <w:lang w:val="nl-NL"/>
        </w:rPr>
        <w:t>: “</w:t>
      </w:r>
      <w:r w:rsidRPr="002677DB">
        <w:rPr>
          <w:i/>
          <w:iCs/>
          <w:lang w:val="nl-NL"/>
        </w:rPr>
        <w:t xml:space="preserve">zijn te vinden op hellingen (doorgaans valleiflanken) waar de topografie een ondoorlatende laag (doorgaans een kleilaag) snijdt. </w:t>
      </w:r>
      <w:proofErr w:type="gramStart"/>
      <w:r w:rsidRPr="002677DB">
        <w:rPr>
          <w:i/>
          <w:iCs/>
          <w:lang w:val="nl-NL"/>
        </w:rPr>
        <w:t>Bovenop</w:t>
      </w:r>
      <w:proofErr w:type="gramEnd"/>
      <w:r w:rsidRPr="002677DB">
        <w:rPr>
          <w:i/>
          <w:iCs/>
          <w:lang w:val="nl-NL"/>
        </w:rPr>
        <w:t xml:space="preserve"> die kleilaag ligt dan een watervoerende (zand(-</w:t>
      </w:r>
      <w:proofErr w:type="spellStart"/>
      <w:r w:rsidRPr="002677DB">
        <w:rPr>
          <w:i/>
          <w:iCs/>
          <w:lang w:val="nl-NL"/>
        </w:rPr>
        <w:t>ige</w:t>
      </w:r>
      <w:proofErr w:type="spellEnd"/>
      <w:r w:rsidRPr="002677DB">
        <w:rPr>
          <w:i/>
          <w:iCs/>
          <w:lang w:val="nl-NL"/>
        </w:rPr>
        <w:t>)) waaruit grondwater in een puntlocatie uittreedt</w:t>
      </w:r>
      <w:r w:rsidRPr="002677DB">
        <w:rPr>
          <w:lang w:val="nl-NL"/>
        </w:rPr>
        <w:t>.</w:t>
      </w:r>
      <w:r>
        <w:rPr>
          <w:lang w:val="nl-NL"/>
        </w:rPr>
        <w:t>”</w:t>
      </w:r>
    </w:p>
    <w:p w14:paraId="2F13CE89" w14:textId="4DDC5BCE" w:rsidR="00C07940" w:rsidRDefault="00D32861" w:rsidP="00C07940">
      <w:pPr>
        <w:rPr>
          <w:lang w:val="nl-NL"/>
        </w:rPr>
      </w:pPr>
      <w:r>
        <w:rPr>
          <w:lang w:val="nl-NL"/>
        </w:rPr>
        <w:t xml:space="preserve">Volgens van Dam </w:t>
      </w:r>
      <w:r>
        <w:rPr>
          <w:lang w:val="nl-NL"/>
        </w:rPr>
        <w:fldChar w:fldCharType="begin"/>
      </w:r>
      <w:r>
        <w:rPr>
          <w:lang w:val="nl-NL"/>
        </w:rPr>
        <w:instrText xml:space="preserve"> REF _Ref150505213 \n </w:instrText>
      </w:r>
      <w:r>
        <w:rPr>
          <w:lang w:val="nl-NL"/>
        </w:rPr>
        <w:fldChar w:fldCharType="separate"/>
      </w:r>
      <w:r w:rsidR="00BA77BD">
        <w:rPr>
          <w:lang w:val="nl-NL"/>
        </w:rPr>
        <w:t>[2]</w:t>
      </w:r>
      <w:r>
        <w:rPr>
          <w:lang w:val="nl-NL"/>
        </w:rPr>
        <w:fldChar w:fldCharType="end"/>
      </w:r>
      <w:r w:rsidR="00EA17A7">
        <w:rPr>
          <w:lang w:val="nl-NL"/>
        </w:rPr>
        <w:t xml:space="preserve"> worden drie grondwatersystemen </w:t>
      </w:r>
      <w:r w:rsidR="00CF34A4">
        <w:rPr>
          <w:lang w:val="nl-NL"/>
        </w:rPr>
        <w:t xml:space="preserve">met grondwatertafels </w:t>
      </w:r>
      <w:proofErr w:type="gramStart"/>
      <w:r w:rsidR="00CF34A4">
        <w:rPr>
          <w:lang w:val="nl-NL"/>
        </w:rPr>
        <w:t>dichtbij</w:t>
      </w:r>
      <w:proofErr w:type="gramEnd"/>
      <w:r w:rsidR="00CF34A4">
        <w:rPr>
          <w:lang w:val="nl-NL"/>
        </w:rPr>
        <w:t xml:space="preserve"> het maaiveld (“</w:t>
      </w:r>
      <w:r w:rsidR="00CF34A4" w:rsidRPr="00CF34A4">
        <w:rPr>
          <w:i/>
          <w:iCs/>
          <w:lang w:val="nl-NL"/>
        </w:rPr>
        <w:t>topsystemen</w:t>
      </w:r>
      <w:r w:rsidR="00CF34A4">
        <w:rPr>
          <w:lang w:val="nl-NL"/>
        </w:rPr>
        <w:t xml:space="preserve">”) </w:t>
      </w:r>
      <w:r w:rsidR="00EA17A7">
        <w:rPr>
          <w:lang w:val="nl-NL"/>
        </w:rPr>
        <w:t>voorgesteld</w:t>
      </w:r>
      <w:r w:rsidR="008E0083">
        <w:rPr>
          <w:lang w:val="nl-NL"/>
        </w:rPr>
        <w:t>, met elk een andere reactie op grondwateringrepen (in dit geval een onttrekking)</w:t>
      </w:r>
      <w:r w:rsidR="00EA17A7">
        <w:rPr>
          <w:lang w:val="nl-NL"/>
        </w:rPr>
        <w:t>:</w:t>
      </w:r>
    </w:p>
    <w:p w14:paraId="00748E57" w14:textId="24E145DE" w:rsidR="00CF34A4" w:rsidRDefault="00EA17A7" w:rsidP="00EA17A7">
      <w:pPr>
        <w:pStyle w:val="ListParagraph"/>
        <w:numPr>
          <w:ilvl w:val="0"/>
          <w:numId w:val="37"/>
        </w:numPr>
        <w:rPr>
          <w:lang w:val="nl-NL"/>
        </w:rPr>
      </w:pPr>
      <w:r w:rsidRPr="00CF34A4">
        <w:rPr>
          <w:b/>
          <w:bCs/>
          <w:lang w:val="nl-NL"/>
        </w:rPr>
        <w:t>Poldersysteem</w:t>
      </w:r>
      <w:r>
        <w:rPr>
          <w:lang w:val="nl-NL"/>
        </w:rPr>
        <w:t xml:space="preserve">: </w:t>
      </w:r>
      <w:r w:rsidR="00CF34A4">
        <w:rPr>
          <w:lang w:val="nl-NL"/>
        </w:rPr>
        <w:t xml:space="preserve">vlak, </w:t>
      </w:r>
      <w:r w:rsidR="00C3522A">
        <w:rPr>
          <w:lang w:val="nl-NL"/>
        </w:rPr>
        <w:t xml:space="preserve">zeer </w:t>
      </w:r>
      <w:r w:rsidR="00CF34A4">
        <w:rPr>
          <w:lang w:val="nl-NL"/>
        </w:rPr>
        <w:t>laaggelegen gebied met een zeer dicht netwerk aan drainagegrachten (</w:t>
      </w:r>
      <w:r w:rsidR="00C3522A">
        <w:rPr>
          <w:lang w:val="nl-NL"/>
        </w:rPr>
        <w:t>of</w:t>
      </w:r>
      <w:r w:rsidR="00CF34A4">
        <w:rPr>
          <w:lang w:val="nl-NL"/>
        </w:rPr>
        <w:t xml:space="preserve"> -buizen). </w:t>
      </w:r>
      <w:r w:rsidR="00B67FD9">
        <w:rPr>
          <w:lang w:val="nl-NL"/>
        </w:rPr>
        <w:t>In natte perioden</w:t>
      </w:r>
      <w:r w:rsidR="00CF34A4">
        <w:rPr>
          <w:lang w:val="nl-NL"/>
        </w:rPr>
        <w:t xml:space="preserve"> draineren de grachten continu, </w:t>
      </w:r>
      <w:r w:rsidR="00B67FD9">
        <w:rPr>
          <w:lang w:val="nl-NL"/>
        </w:rPr>
        <w:t>in droge perioden</w:t>
      </w:r>
      <w:r w:rsidR="00CF34A4">
        <w:rPr>
          <w:lang w:val="nl-NL"/>
        </w:rPr>
        <w:t xml:space="preserve"> bevloeien ze het grondwater, </w:t>
      </w:r>
      <w:r w:rsidR="00C3522A">
        <w:rPr>
          <w:lang w:val="nl-NL"/>
        </w:rPr>
        <w:t xml:space="preserve">normaal gezien </w:t>
      </w:r>
      <w:r w:rsidR="00CF34A4">
        <w:rPr>
          <w:lang w:val="nl-NL"/>
        </w:rPr>
        <w:t xml:space="preserve">zonder droog te vallen. </w:t>
      </w:r>
      <w:r w:rsidR="00B67FD9">
        <w:rPr>
          <w:lang w:val="nl-NL"/>
        </w:rPr>
        <w:t>Er is dus een permanente bufferende werking die de verlaging van een grondwateronttrekking beperkt.</w:t>
      </w:r>
      <w:r w:rsidR="00C3522A">
        <w:rPr>
          <w:lang w:val="nl-NL"/>
        </w:rPr>
        <w:t xml:space="preserve"> </w:t>
      </w:r>
    </w:p>
    <w:p w14:paraId="6057FEB0" w14:textId="67D88714" w:rsidR="00EA17A7" w:rsidRDefault="00CF34A4" w:rsidP="00EA17A7">
      <w:pPr>
        <w:pStyle w:val="ListParagraph"/>
        <w:numPr>
          <w:ilvl w:val="0"/>
          <w:numId w:val="37"/>
        </w:numPr>
        <w:rPr>
          <w:lang w:val="nl-NL"/>
        </w:rPr>
      </w:pPr>
      <w:r>
        <w:rPr>
          <w:lang w:val="nl-NL"/>
        </w:rPr>
        <w:t xml:space="preserve"> </w:t>
      </w:r>
      <w:r w:rsidRPr="00CF34A4">
        <w:rPr>
          <w:b/>
          <w:bCs/>
          <w:lang w:val="nl-NL"/>
        </w:rPr>
        <w:t>Overgangsgebied</w:t>
      </w:r>
      <w:r>
        <w:rPr>
          <w:lang w:val="nl-NL"/>
        </w:rPr>
        <w:t xml:space="preserve">: laaggelegen (vallei)gebied met </w:t>
      </w:r>
      <w:r w:rsidR="00C3522A">
        <w:rPr>
          <w:lang w:val="nl-NL"/>
        </w:rPr>
        <w:t xml:space="preserve">verspreide </w:t>
      </w:r>
      <w:r>
        <w:rPr>
          <w:lang w:val="nl-NL"/>
        </w:rPr>
        <w:t>waterlopen die het grondwater draineren bij hoge grondwaterstanden.</w:t>
      </w:r>
      <w:r w:rsidR="00C3522A">
        <w:rPr>
          <w:lang w:val="nl-NL"/>
        </w:rPr>
        <w:t xml:space="preserve"> De verticale grondwaterstroming gebeurt zowel neerwaarts (verder van de waterlopen) als opwaarts (dichter bij de waterlopen).</w:t>
      </w:r>
      <w:r>
        <w:rPr>
          <w:lang w:val="nl-NL"/>
        </w:rPr>
        <w:t xml:space="preserve"> In droge perioden zal de afvoer van de waterlopen afnemen, wat een bufferende werking heeft op de verlaging van de grondwaterstand</w:t>
      </w:r>
      <w:r w:rsidR="00B67FD9">
        <w:rPr>
          <w:lang w:val="nl-NL"/>
        </w:rPr>
        <w:t xml:space="preserve"> door een grondwateronttrekking</w:t>
      </w:r>
      <w:r>
        <w:rPr>
          <w:lang w:val="nl-NL"/>
        </w:rPr>
        <w:t xml:space="preserve">. In zeer droge perioden kunnen </w:t>
      </w:r>
      <w:r w:rsidR="00D32861">
        <w:rPr>
          <w:lang w:val="nl-NL"/>
        </w:rPr>
        <w:t xml:space="preserve">sommige </w:t>
      </w:r>
      <w:r>
        <w:rPr>
          <w:lang w:val="nl-NL"/>
        </w:rPr>
        <w:t xml:space="preserve">waterlopen droogvallen </w:t>
      </w:r>
      <w:r w:rsidR="00D32861">
        <w:rPr>
          <w:lang w:val="nl-NL"/>
        </w:rPr>
        <w:t>waardoor</w:t>
      </w:r>
      <w:r>
        <w:rPr>
          <w:lang w:val="nl-NL"/>
        </w:rPr>
        <w:t xml:space="preserve"> de bufferende werking</w:t>
      </w:r>
      <w:r w:rsidR="00D32861">
        <w:rPr>
          <w:lang w:val="nl-NL"/>
        </w:rPr>
        <w:t xml:space="preserve"> vermindert</w:t>
      </w:r>
      <w:r>
        <w:rPr>
          <w:lang w:val="nl-NL"/>
        </w:rPr>
        <w:t>.</w:t>
      </w:r>
    </w:p>
    <w:p w14:paraId="22788EAA" w14:textId="1D80CCA2" w:rsidR="00B67FD9" w:rsidRDefault="00B67FD9" w:rsidP="00EA17A7">
      <w:pPr>
        <w:pStyle w:val="ListParagraph"/>
        <w:numPr>
          <w:ilvl w:val="0"/>
          <w:numId w:val="37"/>
        </w:numPr>
        <w:rPr>
          <w:lang w:val="nl-NL"/>
        </w:rPr>
      </w:pPr>
      <w:r w:rsidRPr="00B67FD9">
        <w:rPr>
          <w:b/>
          <w:bCs/>
          <w:lang w:val="nl-NL"/>
        </w:rPr>
        <w:t>Infiltratiegebied</w:t>
      </w:r>
      <w:r>
        <w:rPr>
          <w:lang w:val="nl-NL"/>
        </w:rPr>
        <w:t>: hoger gelegen gebied met een dalende grondwaterstand richting een rivier-/beekvallei</w:t>
      </w:r>
      <w:r w:rsidR="00C3522A">
        <w:rPr>
          <w:lang w:val="nl-NL"/>
        </w:rPr>
        <w:t>, met een hoofdzakelijk neerwaartse grondwaterstroming</w:t>
      </w:r>
      <w:r>
        <w:rPr>
          <w:lang w:val="nl-NL"/>
        </w:rPr>
        <w:t>. De verlaging van de grondwaterstand door een onttrekking leidt ook hier niet tot een droogvallen van de waterloop.</w:t>
      </w:r>
    </w:p>
    <w:p w14:paraId="0D5EA5D5" w14:textId="27AE0D87" w:rsidR="00D32861" w:rsidRDefault="00B67FD9" w:rsidP="00B67FD9">
      <w:pPr>
        <w:rPr>
          <w:lang w:val="nl-NL"/>
        </w:rPr>
      </w:pPr>
      <w:r>
        <w:rPr>
          <w:lang w:val="nl-NL"/>
        </w:rPr>
        <w:t>Er wordt voor elk van deze systemen nog een onderscheid gemaakt tussen een freatische en gespannen situatie.</w:t>
      </w:r>
      <w:r w:rsidR="008E0083">
        <w:rPr>
          <w:lang w:val="nl-NL"/>
        </w:rPr>
        <w:t xml:space="preserve"> De indeling van De Becker past min of meer in deze van</w:t>
      </w:r>
      <w:r w:rsidR="00D32861">
        <w:rPr>
          <w:lang w:val="nl-NL"/>
        </w:rPr>
        <w:t xml:space="preserve"> </w:t>
      </w:r>
      <w:proofErr w:type="spellStart"/>
      <w:ins w:id="291" w:author="Theo Olsthoorn" w:date="2023-12-20T14:10:00Z">
        <w:r w:rsidR="001F1328">
          <w:rPr>
            <w:lang w:val="nl-NL"/>
          </w:rPr>
          <w:t>V</w:t>
        </w:r>
      </w:ins>
      <w:del w:id="292" w:author="Theo Olsthoorn" w:date="2023-12-20T14:10:00Z">
        <w:r w:rsidR="00D32861" w:rsidDel="001F1328">
          <w:rPr>
            <w:lang w:val="nl-NL"/>
          </w:rPr>
          <w:delText>v</w:delText>
        </w:r>
      </w:del>
      <w:r w:rsidR="00D32861">
        <w:rPr>
          <w:lang w:val="nl-NL"/>
        </w:rPr>
        <w:t>an</w:t>
      </w:r>
      <w:proofErr w:type="spellEnd"/>
      <w:r w:rsidR="00D32861">
        <w:rPr>
          <w:lang w:val="nl-NL"/>
        </w:rPr>
        <w:t xml:space="preserve"> Dam </w:t>
      </w:r>
      <w:r w:rsidR="00D32861">
        <w:rPr>
          <w:lang w:val="nl-NL"/>
        </w:rPr>
        <w:fldChar w:fldCharType="begin"/>
      </w:r>
      <w:r w:rsidR="00D32861">
        <w:rPr>
          <w:lang w:val="nl-NL"/>
        </w:rPr>
        <w:instrText xml:space="preserve"> REF _Ref150505213 \n </w:instrText>
      </w:r>
      <w:r w:rsidR="00D32861">
        <w:rPr>
          <w:lang w:val="nl-NL"/>
        </w:rPr>
        <w:fldChar w:fldCharType="separate"/>
      </w:r>
      <w:r w:rsidR="00BA77BD">
        <w:rPr>
          <w:lang w:val="nl-NL"/>
        </w:rPr>
        <w:t>[2]</w:t>
      </w:r>
      <w:r w:rsidR="00D32861">
        <w:rPr>
          <w:lang w:val="nl-NL"/>
        </w:rPr>
        <w:fldChar w:fldCharType="end"/>
      </w:r>
      <w:r w:rsidR="00D32861">
        <w:rPr>
          <w:lang w:val="nl-NL"/>
        </w:rPr>
        <w:t>, als volgt:</w:t>
      </w:r>
    </w:p>
    <w:p w14:paraId="161D24F5" w14:textId="61F00420" w:rsidR="00B67FD9" w:rsidRDefault="00D32861" w:rsidP="00D32861">
      <w:pPr>
        <w:pStyle w:val="ListParagraph"/>
        <w:numPr>
          <w:ilvl w:val="0"/>
          <w:numId w:val="40"/>
        </w:numPr>
        <w:rPr>
          <w:lang w:val="nl-NL"/>
        </w:rPr>
      </w:pPr>
      <w:r>
        <w:rPr>
          <w:lang w:val="nl-NL"/>
        </w:rPr>
        <w:t xml:space="preserve">Polders </w:t>
      </w:r>
      <w:r w:rsidR="00BA1F81">
        <w:rPr>
          <w:lang w:val="nl-NL"/>
        </w:rPr>
        <w:t>-&gt;</w:t>
      </w:r>
      <w:r>
        <w:rPr>
          <w:lang w:val="nl-NL"/>
        </w:rPr>
        <w:t xml:space="preserve"> Poldersysteem.</w:t>
      </w:r>
    </w:p>
    <w:p w14:paraId="55FBF6F7" w14:textId="575734C7" w:rsidR="00D32861" w:rsidRDefault="00D32861" w:rsidP="00D32861">
      <w:pPr>
        <w:pStyle w:val="ListParagraph"/>
        <w:numPr>
          <w:ilvl w:val="0"/>
          <w:numId w:val="40"/>
        </w:numPr>
        <w:rPr>
          <w:lang w:val="nl-NL"/>
        </w:rPr>
      </w:pPr>
      <w:r>
        <w:rPr>
          <w:lang w:val="nl-NL"/>
        </w:rPr>
        <w:t>Alluviale valleien met kwel -&gt; Overgangsgebied</w:t>
      </w:r>
      <w:r w:rsidR="00FB4CDA">
        <w:rPr>
          <w:lang w:val="nl-NL"/>
        </w:rPr>
        <w:t xml:space="preserve"> of Poldersysteem als zeer veel drainagestructuren voorkomen</w:t>
      </w:r>
      <w:r>
        <w:rPr>
          <w:lang w:val="nl-NL"/>
        </w:rPr>
        <w:t>.</w:t>
      </w:r>
    </w:p>
    <w:p w14:paraId="12428B4E" w14:textId="39E1115B" w:rsidR="00D32861" w:rsidRPr="00D32861" w:rsidRDefault="00D32861" w:rsidP="00D32861">
      <w:pPr>
        <w:pStyle w:val="ListParagraph"/>
        <w:numPr>
          <w:ilvl w:val="0"/>
          <w:numId w:val="40"/>
        </w:numPr>
        <w:rPr>
          <w:lang w:val="nl-NL"/>
        </w:rPr>
      </w:pPr>
      <w:r>
        <w:rPr>
          <w:lang w:val="nl-NL"/>
        </w:rPr>
        <w:t>Alluviale valleien zonder kwel -&gt; Overgangsgebied</w:t>
      </w:r>
      <w:r w:rsidR="00FB4CDA">
        <w:rPr>
          <w:lang w:val="nl-NL"/>
        </w:rPr>
        <w:t xml:space="preserve"> of Poldersysteem als zeer veel drainagestructuren voorkomen</w:t>
      </w:r>
      <w:r>
        <w:rPr>
          <w:lang w:val="nl-NL"/>
        </w:rPr>
        <w:t>.</w:t>
      </w:r>
      <w:ins w:id="293" w:author="Theo Olsthoorn" w:date="2023-12-20T14:10:00Z">
        <w:r w:rsidR="001F1328">
          <w:rPr>
            <w:lang w:val="nl-NL"/>
          </w:rPr>
          <w:t xml:space="preserve"> David: komen hier dan niet juist minder </w:t>
        </w:r>
      </w:ins>
      <w:ins w:id="294" w:author="Theo Olsthoorn" w:date="2023-12-20T14:11:00Z">
        <w:r w:rsidR="001F1328">
          <w:rPr>
            <w:lang w:val="nl-NL"/>
          </w:rPr>
          <w:t>drainagestructuren voor?</w:t>
        </w:r>
      </w:ins>
    </w:p>
    <w:p w14:paraId="1AD24A9A" w14:textId="4F151FC5" w:rsidR="00D32861" w:rsidRDefault="00D32861" w:rsidP="00D32861">
      <w:pPr>
        <w:pStyle w:val="ListParagraph"/>
        <w:numPr>
          <w:ilvl w:val="0"/>
          <w:numId w:val="40"/>
        </w:numPr>
        <w:rPr>
          <w:lang w:val="nl-NL"/>
        </w:rPr>
      </w:pPr>
      <w:r>
        <w:rPr>
          <w:lang w:val="nl-NL"/>
        </w:rPr>
        <w:t>Kempisch beekdal -&gt; Overgangsgebied</w:t>
      </w:r>
      <w:r w:rsidR="00FB4CDA">
        <w:rPr>
          <w:lang w:val="nl-NL"/>
        </w:rPr>
        <w:t xml:space="preserve"> of Poldersysteem als zeer veel drainagestructuren voorkomen</w:t>
      </w:r>
      <w:r>
        <w:rPr>
          <w:lang w:val="nl-NL"/>
        </w:rPr>
        <w:t>.</w:t>
      </w:r>
    </w:p>
    <w:p w14:paraId="7FC0C7F5" w14:textId="592A6CE7" w:rsidR="00D32861" w:rsidRDefault="00D32861" w:rsidP="00D32861">
      <w:pPr>
        <w:pStyle w:val="ListParagraph"/>
        <w:numPr>
          <w:ilvl w:val="0"/>
          <w:numId w:val="40"/>
        </w:numPr>
        <w:rPr>
          <w:lang w:val="nl-NL"/>
        </w:rPr>
      </w:pPr>
      <w:r>
        <w:rPr>
          <w:lang w:val="nl-NL"/>
        </w:rPr>
        <w:t>Infiltratiegebieden -&gt; Infiltratiegebied</w:t>
      </w:r>
      <w:r w:rsidR="00BA1F81">
        <w:rPr>
          <w:lang w:val="nl-NL"/>
        </w:rPr>
        <w:t>.</w:t>
      </w:r>
    </w:p>
    <w:p w14:paraId="01616959" w14:textId="4BA0CC5F" w:rsidR="00D32861" w:rsidRPr="00D32861" w:rsidRDefault="00D32861" w:rsidP="00D32861">
      <w:pPr>
        <w:pStyle w:val="ListParagraph"/>
        <w:numPr>
          <w:ilvl w:val="0"/>
          <w:numId w:val="40"/>
        </w:numPr>
        <w:rPr>
          <w:lang w:val="nl-NL"/>
        </w:rPr>
      </w:pPr>
      <w:r>
        <w:rPr>
          <w:lang w:val="nl-NL"/>
        </w:rPr>
        <w:t>Brongebieden -&gt; infiltratiegebied</w:t>
      </w:r>
      <w:r w:rsidR="00BA1F81">
        <w:rPr>
          <w:lang w:val="nl-NL"/>
        </w:rPr>
        <w:t>.</w:t>
      </w:r>
    </w:p>
    <w:p w14:paraId="20DAF7EF" w14:textId="46687CAF" w:rsidR="008E0083" w:rsidRDefault="00E537E0" w:rsidP="008E0083">
      <w:pPr>
        <w:rPr>
          <w:lang w:val="nl-NL"/>
        </w:rPr>
      </w:pPr>
      <w:r>
        <w:rPr>
          <w:lang w:val="nl-NL"/>
        </w:rPr>
        <w:t xml:space="preserve">De indeling van </w:t>
      </w:r>
      <w:proofErr w:type="spellStart"/>
      <w:ins w:id="295" w:author="Theo Olsthoorn" w:date="2023-12-20T14:11:00Z">
        <w:r w:rsidR="001F1328">
          <w:rPr>
            <w:lang w:val="nl-NL"/>
          </w:rPr>
          <w:t>V</w:t>
        </w:r>
      </w:ins>
      <w:del w:id="296" w:author="Theo Olsthoorn" w:date="2023-12-20T14:11:00Z">
        <w:r w:rsidDel="001F1328">
          <w:rPr>
            <w:lang w:val="nl-NL"/>
          </w:rPr>
          <w:delText>v</w:delText>
        </w:r>
      </w:del>
      <w:r>
        <w:rPr>
          <w:lang w:val="nl-NL"/>
        </w:rPr>
        <w:t>an</w:t>
      </w:r>
      <w:proofErr w:type="spellEnd"/>
      <w:r>
        <w:rPr>
          <w:lang w:val="nl-NL"/>
        </w:rPr>
        <w:t xml:space="preserve"> Dam werd </w:t>
      </w:r>
      <w:r w:rsidR="0013784E">
        <w:rPr>
          <w:lang w:val="nl-NL"/>
        </w:rPr>
        <w:t xml:space="preserve">grotendeels </w:t>
      </w:r>
      <w:r>
        <w:rPr>
          <w:lang w:val="nl-NL"/>
        </w:rPr>
        <w:t>overgenomen maar met een iets andere invulling:</w:t>
      </w:r>
    </w:p>
    <w:p w14:paraId="7FD46A92" w14:textId="77777777" w:rsidR="00E537E0" w:rsidRPr="00E537E0" w:rsidRDefault="00E537E0" w:rsidP="00E537E0">
      <w:pPr>
        <w:pStyle w:val="ListParagraph"/>
        <w:numPr>
          <w:ilvl w:val="0"/>
          <w:numId w:val="47"/>
        </w:numPr>
        <w:rPr>
          <w:b/>
          <w:bCs/>
          <w:lang w:val="nl-NL"/>
        </w:rPr>
      </w:pPr>
      <w:r w:rsidRPr="00E537E0">
        <w:rPr>
          <w:b/>
          <w:bCs/>
          <w:lang w:val="nl-NL"/>
        </w:rPr>
        <w:t>Kwelgebied:</w:t>
      </w:r>
    </w:p>
    <w:p w14:paraId="13095502" w14:textId="77777777" w:rsidR="00E537E0" w:rsidRDefault="00E537E0" w:rsidP="00E537E0">
      <w:pPr>
        <w:pStyle w:val="ListParagraph"/>
        <w:numPr>
          <w:ilvl w:val="1"/>
          <w:numId w:val="44"/>
        </w:numPr>
        <w:rPr>
          <w:lang w:eastAsia="en-US"/>
        </w:rPr>
      </w:pPr>
      <w:r>
        <w:rPr>
          <w:lang w:eastAsia="en-US"/>
        </w:rPr>
        <w:t>Topografische positie: laag gelegen: in riviervalleien en nabij de kust.</w:t>
      </w:r>
    </w:p>
    <w:p w14:paraId="680EEBD7" w14:textId="77777777" w:rsidR="00E537E0" w:rsidRDefault="00E537E0" w:rsidP="00E537E0">
      <w:pPr>
        <w:pStyle w:val="ListParagraph"/>
        <w:numPr>
          <w:ilvl w:val="1"/>
          <w:numId w:val="44"/>
        </w:numPr>
        <w:rPr>
          <w:lang w:eastAsia="en-US"/>
        </w:rPr>
      </w:pPr>
      <w:r>
        <w:rPr>
          <w:lang w:eastAsia="en-US"/>
        </w:rPr>
        <w:t>Voeding: zowel van neerslag – verdamping als van waterlopen in droge perioden.</w:t>
      </w:r>
    </w:p>
    <w:p w14:paraId="1F7A8733" w14:textId="77777777" w:rsidR="00E537E0" w:rsidRDefault="00E537E0" w:rsidP="00E537E0">
      <w:pPr>
        <w:pStyle w:val="ListParagraph"/>
        <w:numPr>
          <w:ilvl w:val="1"/>
          <w:numId w:val="44"/>
        </w:numPr>
        <w:rPr>
          <w:lang w:eastAsia="en-US"/>
        </w:rPr>
      </w:pPr>
      <w:r>
        <w:rPr>
          <w:lang w:eastAsia="en-US"/>
        </w:rPr>
        <w:t>Verticale grondwaterstroming: hoofdzakelijk kwel, beperkte, lokale wegzijging in hoger gelegen zones.</w:t>
      </w:r>
    </w:p>
    <w:p w14:paraId="3AA17F2D" w14:textId="77777777" w:rsidR="00E537E0" w:rsidRDefault="00E537E0" w:rsidP="00E537E0">
      <w:pPr>
        <w:pStyle w:val="ListParagraph"/>
        <w:numPr>
          <w:ilvl w:val="1"/>
          <w:numId w:val="44"/>
        </w:numPr>
        <w:rPr>
          <w:lang w:eastAsia="en-US"/>
        </w:rPr>
      </w:pPr>
      <w:r>
        <w:rPr>
          <w:lang w:eastAsia="en-US"/>
        </w:rPr>
        <w:t>Oppervlaktewater: zeer dicht netwerk aan waterlopen (sloten, buisdrainage…), die zowel kunnen draineren in natte perioden als voeden in droge perioden.</w:t>
      </w:r>
    </w:p>
    <w:p w14:paraId="6098BE68" w14:textId="4BDD6409" w:rsidR="00E537E0" w:rsidRDefault="00E537E0" w:rsidP="00E537E0">
      <w:pPr>
        <w:pStyle w:val="ListParagraph"/>
        <w:numPr>
          <w:ilvl w:val="1"/>
          <w:numId w:val="44"/>
        </w:numPr>
        <w:rPr>
          <w:lang w:eastAsia="en-US"/>
        </w:rPr>
      </w:pPr>
      <w:r>
        <w:rPr>
          <w:lang w:eastAsia="en-US"/>
        </w:rPr>
        <w:t>Streken in Vlaanderen: kustpolders, estuaria-polders (Scheldemonding, Zeeuws-Vlaanderen), riviervalleien (Ijzer, Leie, Schelde, Nete, Dijle, Demer…).</w:t>
      </w:r>
    </w:p>
    <w:p w14:paraId="22AEC477" w14:textId="77777777" w:rsidR="00E537E0" w:rsidRPr="00E537E0" w:rsidRDefault="00E537E0" w:rsidP="00E537E0">
      <w:pPr>
        <w:pStyle w:val="ListParagraph"/>
        <w:numPr>
          <w:ilvl w:val="0"/>
          <w:numId w:val="47"/>
        </w:numPr>
        <w:rPr>
          <w:b/>
          <w:bCs/>
          <w:lang w:val="nl-NL"/>
        </w:rPr>
      </w:pPr>
      <w:r w:rsidRPr="00E537E0">
        <w:rPr>
          <w:b/>
          <w:bCs/>
          <w:lang w:val="nl-NL"/>
        </w:rPr>
        <w:t xml:space="preserve">Overgangsgebied: </w:t>
      </w:r>
    </w:p>
    <w:p w14:paraId="25B3BDAF" w14:textId="77777777" w:rsidR="00E537E0" w:rsidRDefault="00E537E0" w:rsidP="00E537E0">
      <w:pPr>
        <w:pStyle w:val="ListParagraph"/>
        <w:numPr>
          <w:ilvl w:val="1"/>
          <w:numId w:val="44"/>
        </w:numPr>
        <w:rPr>
          <w:lang w:eastAsia="en-US"/>
        </w:rPr>
      </w:pPr>
      <w:r>
        <w:rPr>
          <w:lang w:eastAsia="en-US"/>
        </w:rPr>
        <w:t>Topografisch: typisch op het lager gelegen deel van hellingen.</w:t>
      </w:r>
    </w:p>
    <w:p w14:paraId="7B809BBE" w14:textId="55A98D28" w:rsidR="00E537E0" w:rsidRDefault="00E537E0" w:rsidP="00E537E0">
      <w:pPr>
        <w:pStyle w:val="ListParagraph"/>
        <w:numPr>
          <w:ilvl w:val="1"/>
          <w:numId w:val="44"/>
        </w:numPr>
        <w:rPr>
          <w:lang w:eastAsia="en-US"/>
        </w:rPr>
      </w:pPr>
      <w:r>
        <w:rPr>
          <w:lang w:eastAsia="en-US"/>
        </w:rPr>
        <w:t xml:space="preserve">Voeding: neerslag – verdamping, zijwaartse instroming van hogerop en eventueel van </w:t>
      </w:r>
      <w:del w:id="297" w:author="Theo Olsthoorn" w:date="2023-12-20T14:12:00Z">
        <w:r w:rsidDel="001F1328">
          <w:rPr>
            <w:lang w:eastAsia="en-US"/>
          </w:rPr>
          <w:delText xml:space="preserve">van </w:delText>
        </w:r>
      </w:del>
      <w:r>
        <w:rPr>
          <w:lang w:eastAsia="en-US"/>
        </w:rPr>
        <w:t>waterlopen in droge perioden.</w:t>
      </w:r>
    </w:p>
    <w:p w14:paraId="0FE3B892" w14:textId="77777777" w:rsidR="00E537E0" w:rsidRDefault="00E537E0" w:rsidP="00E537E0">
      <w:pPr>
        <w:pStyle w:val="ListParagraph"/>
        <w:numPr>
          <w:ilvl w:val="1"/>
          <w:numId w:val="44"/>
        </w:numPr>
        <w:rPr>
          <w:lang w:eastAsia="en-US"/>
        </w:rPr>
      </w:pPr>
      <w:r>
        <w:rPr>
          <w:lang w:eastAsia="en-US"/>
        </w:rPr>
        <w:t>Verticale grondwaterstroming: minder belangrijk.</w:t>
      </w:r>
    </w:p>
    <w:p w14:paraId="2E2C65EC" w14:textId="77777777" w:rsidR="00E537E0" w:rsidRDefault="00E537E0" w:rsidP="00E537E0">
      <w:pPr>
        <w:pStyle w:val="ListParagraph"/>
        <w:numPr>
          <w:ilvl w:val="1"/>
          <w:numId w:val="44"/>
        </w:numPr>
        <w:rPr>
          <w:lang w:eastAsia="en-US"/>
        </w:rPr>
      </w:pPr>
      <w:r>
        <w:rPr>
          <w:lang w:eastAsia="en-US"/>
        </w:rPr>
        <w:t>Oppervlaktewater: eerder verspreid netwerk van semi-natuurlijke waterlopen die kunnen droogvallen en hoofdzakelijk draineren.</w:t>
      </w:r>
    </w:p>
    <w:p w14:paraId="784EE101" w14:textId="77777777" w:rsidR="00E537E0" w:rsidRDefault="00E537E0" w:rsidP="00E537E0">
      <w:pPr>
        <w:pStyle w:val="ListParagraph"/>
        <w:numPr>
          <w:ilvl w:val="1"/>
          <w:numId w:val="44"/>
        </w:numPr>
        <w:rPr>
          <w:lang w:eastAsia="en-US"/>
        </w:rPr>
      </w:pPr>
      <w:r>
        <w:rPr>
          <w:lang w:eastAsia="en-US"/>
        </w:rPr>
        <w:t>Streken in België: alle zones tussen infiltratie- en kwelgebieden.</w:t>
      </w:r>
    </w:p>
    <w:p w14:paraId="704FBBDC" w14:textId="52E1D0A6" w:rsidR="00C52CC7" w:rsidRPr="00E537E0" w:rsidRDefault="00C52CC7" w:rsidP="00E537E0">
      <w:pPr>
        <w:pStyle w:val="ListParagraph"/>
        <w:numPr>
          <w:ilvl w:val="0"/>
          <w:numId w:val="47"/>
        </w:numPr>
        <w:rPr>
          <w:b/>
          <w:bCs/>
          <w:lang w:val="nl-NL"/>
        </w:rPr>
      </w:pPr>
      <w:r w:rsidRPr="00E537E0">
        <w:rPr>
          <w:b/>
          <w:bCs/>
          <w:lang w:val="nl-NL"/>
        </w:rPr>
        <w:t xml:space="preserve">Infiltratiegebied: </w:t>
      </w:r>
    </w:p>
    <w:p w14:paraId="3DE6DAE9" w14:textId="5175769E" w:rsidR="00C52CC7" w:rsidRDefault="00C52CC7" w:rsidP="00E537E0">
      <w:pPr>
        <w:pStyle w:val="ListParagraph"/>
        <w:numPr>
          <w:ilvl w:val="0"/>
          <w:numId w:val="44"/>
        </w:numPr>
        <w:rPr>
          <w:lang w:eastAsia="en-US"/>
        </w:rPr>
      </w:pPr>
      <w:r>
        <w:rPr>
          <w:lang w:eastAsia="en-US"/>
        </w:rPr>
        <w:t>Topografische positie: hoog, op of in de buurt van waterscheiding</w:t>
      </w:r>
      <w:r w:rsidR="00DD7C19">
        <w:rPr>
          <w:lang w:eastAsia="en-US"/>
        </w:rPr>
        <w:t xml:space="preserve"> of bovenaan een helling</w:t>
      </w:r>
      <w:r>
        <w:rPr>
          <w:lang w:eastAsia="en-US"/>
        </w:rPr>
        <w:t>.</w:t>
      </w:r>
    </w:p>
    <w:p w14:paraId="5C68FD60" w14:textId="77777777" w:rsidR="00C52CC7" w:rsidRDefault="00C52CC7" w:rsidP="00C52CC7">
      <w:pPr>
        <w:pStyle w:val="ListParagraph"/>
        <w:numPr>
          <w:ilvl w:val="1"/>
          <w:numId w:val="44"/>
        </w:numPr>
        <w:rPr>
          <w:lang w:eastAsia="en-US"/>
        </w:rPr>
      </w:pPr>
      <w:r>
        <w:rPr>
          <w:lang w:eastAsia="en-US"/>
        </w:rPr>
        <w:t>Voeding: enkel van neerslag-verdamping.</w:t>
      </w:r>
    </w:p>
    <w:p w14:paraId="42CD38D2" w14:textId="77777777" w:rsidR="00C52CC7" w:rsidRDefault="00C52CC7" w:rsidP="00C52CC7">
      <w:pPr>
        <w:pStyle w:val="ListParagraph"/>
        <w:numPr>
          <w:ilvl w:val="1"/>
          <w:numId w:val="44"/>
        </w:numPr>
        <w:rPr>
          <w:lang w:eastAsia="en-US"/>
        </w:rPr>
      </w:pPr>
      <w:r>
        <w:rPr>
          <w:lang w:eastAsia="en-US"/>
        </w:rPr>
        <w:t>Verticale grondwaterstroming: hoofdzakelijk neerwaarts (wegzijging).</w:t>
      </w:r>
    </w:p>
    <w:p w14:paraId="5609AE2C" w14:textId="310A5FBB" w:rsidR="00C52CC7" w:rsidRDefault="00C52CC7" w:rsidP="00C52CC7">
      <w:pPr>
        <w:pStyle w:val="ListParagraph"/>
        <w:numPr>
          <w:ilvl w:val="1"/>
          <w:numId w:val="44"/>
        </w:numPr>
        <w:rPr>
          <w:lang w:eastAsia="en-US"/>
        </w:rPr>
      </w:pPr>
      <w:r>
        <w:rPr>
          <w:lang w:eastAsia="en-US"/>
        </w:rPr>
        <w:t>Oppervlaktewater: sterk verspreid, hoofdzakelijk drainerend (bovenstrooms, brongebieden).</w:t>
      </w:r>
      <w:ins w:id="298" w:author="Theo Olsthoorn" w:date="2023-12-20T14:14:00Z">
        <w:r w:rsidR="001F1328">
          <w:rPr>
            <w:lang w:eastAsia="en-US"/>
          </w:rPr>
          <w:t xml:space="preserve"> David: ook deels droogvallend in de zomer?</w:t>
        </w:r>
      </w:ins>
    </w:p>
    <w:p w14:paraId="4C6BBEAD" w14:textId="77777777" w:rsidR="00C52CC7" w:rsidRDefault="00C52CC7" w:rsidP="00C52CC7">
      <w:pPr>
        <w:pStyle w:val="ListParagraph"/>
        <w:numPr>
          <w:ilvl w:val="1"/>
          <w:numId w:val="44"/>
        </w:numPr>
        <w:rPr>
          <w:lang w:eastAsia="en-US"/>
        </w:rPr>
      </w:pPr>
      <w:r>
        <w:rPr>
          <w:lang w:eastAsia="en-US"/>
        </w:rPr>
        <w:t>Streken in België: Kempisch plateau in Limburg, tertiaire heuvels van midden België, dekzandrug Maldegem-Stekene, kustduinen, cuesta’s.</w:t>
      </w:r>
    </w:p>
    <w:p w14:paraId="053E0C84" w14:textId="1D585BE1" w:rsidR="00E537E0" w:rsidRDefault="00E537E0" w:rsidP="00E537E0">
      <w:pPr>
        <w:rPr>
          <w:lang w:eastAsia="en-US"/>
        </w:rPr>
      </w:pPr>
      <w:r>
        <w:rPr>
          <w:lang w:val="nl-NL"/>
        </w:rPr>
        <w:t>Het al dan niet voorkomen van kwel is sterk gerelateerd aan de dikte van de watervoerende laag. Hoe dikker deze laag, hoe meer de ondiepe laag gevoed kan worden door diepere lagen. Dit is niet alleen van belang bij de alluviale valleien, maar ook in de polder en de infiltratiegebieden. Vandaar dat in deze studie nog een onderscheid wordt gemaakt tussen ondiepe en diepe systemen, waarbij ondiepe systemen een dunne watervoerende laag hebben en voornamelijk een horizontale grondwaterstroming kennen en diepe systemen een dikke watervoerende laag hebben en zowel horizontale als verticale grondwaterstroming kennen. De polder als systeem wordt uitgebreid naar de meer algemene benaming “kwelgebied”. Zo komen we tot 12 verschillende systemen (</w:t>
      </w:r>
      <w:r>
        <w:rPr>
          <w:lang w:val="nl-NL"/>
        </w:rPr>
        <w:fldChar w:fldCharType="begin"/>
      </w:r>
      <w:r>
        <w:rPr>
          <w:lang w:val="nl-NL"/>
        </w:rPr>
        <w:instrText xml:space="preserve"> REF _Ref150507861 </w:instrText>
      </w:r>
      <w:r>
        <w:rPr>
          <w:lang w:val="nl-NL"/>
        </w:rPr>
        <w:fldChar w:fldCharType="separate"/>
      </w:r>
      <w:r>
        <w:t xml:space="preserve">Tabel </w:t>
      </w:r>
      <w:r>
        <w:rPr>
          <w:noProof/>
        </w:rPr>
        <w:t>2</w:t>
      </w:r>
      <w:r>
        <w:rPr>
          <w:lang w:val="nl-NL"/>
        </w:rPr>
        <w:fldChar w:fldCharType="end"/>
      </w:r>
      <w:r>
        <w:rPr>
          <w:lang w:val="nl-NL"/>
        </w:rPr>
        <w:t>). Het spreekt voor zich dat deze indeling niet alle mogelijke grondwatersystemen in Vlaanderen dekt, zeker niet de speciale, zeer lokale systemen; maar toch een overgroot deel. In al deze systemen wordt een ondiepe grondwaterstand verondersteld van maximaal enkele meters diepte, aangezien diepere grondwaterstanden geen sterk grondwaterafhankelijke vegetaties toelaten.</w:t>
      </w:r>
    </w:p>
    <w:p w14:paraId="6BC120D6" w14:textId="70135C0C" w:rsidR="00FB4CDA" w:rsidRDefault="00FB4CDA" w:rsidP="00FB4CDA">
      <w:pPr>
        <w:pStyle w:val="Caption"/>
      </w:pPr>
      <w:bookmarkStart w:id="299" w:name="_Ref150507861"/>
      <w:r>
        <w:t xml:space="preserve">Tabel </w:t>
      </w:r>
      <w:r w:rsidR="00000000">
        <w:fldChar w:fldCharType="begin"/>
      </w:r>
      <w:r w:rsidR="00000000">
        <w:instrText xml:space="preserve"> SEQ Tabel \* ARABIC </w:instrText>
      </w:r>
      <w:r w:rsidR="00000000">
        <w:fldChar w:fldCharType="separate"/>
      </w:r>
      <w:r w:rsidR="00BA77BD">
        <w:rPr>
          <w:noProof/>
        </w:rPr>
        <w:t>2</w:t>
      </w:r>
      <w:r w:rsidR="00000000">
        <w:rPr>
          <w:noProof/>
        </w:rPr>
        <w:fldChar w:fldCharType="end"/>
      </w:r>
      <w:bookmarkEnd w:id="299"/>
      <w:r>
        <w:t>: Indeling in verschillende systemen.</w:t>
      </w:r>
    </w:p>
    <w:tbl>
      <w:tblPr>
        <w:tblStyle w:val="TableGrid"/>
        <w:tblW w:w="0" w:type="auto"/>
        <w:jc w:val="center"/>
        <w:tblLook w:val="04A0" w:firstRow="1" w:lastRow="0" w:firstColumn="1" w:lastColumn="0" w:noHBand="0" w:noVBand="1"/>
      </w:tblPr>
      <w:tblGrid>
        <w:gridCol w:w="1755"/>
        <w:gridCol w:w="1316"/>
        <w:gridCol w:w="1272"/>
        <w:gridCol w:w="440"/>
      </w:tblGrid>
      <w:tr w:rsidR="00BA77BD" w14:paraId="3905C40D" w14:textId="47D223BA" w:rsidTr="00E537E0">
        <w:trPr>
          <w:jc w:val="center"/>
        </w:trPr>
        <w:tc>
          <w:tcPr>
            <w:tcW w:w="0" w:type="auto"/>
          </w:tcPr>
          <w:p w14:paraId="71DE80C0" w14:textId="0132E73A" w:rsidR="00BA77BD" w:rsidRDefault="00BA77BD" w:rsidP="008E0083">
            <w:pPr>
              <w:rPr>
                <w:lang w:val="nl-NL"/>
              </w:rPr>
            </w:pPr>
            <w:r>
              <w:rPr>
                <w:lang w:val="nl-NL"/>
              </w:rPr>
              <w:t>Systeem</w:t>
            </w:r>
          </w:p>
        </w:tc>
        <w:tc>
          <w:tcPr>
            <w:tcW w:w="0" w:type="auto"/>
          </w:tcPr>
          <w:p w14:paraId="4CA2F123" w14:textId="18C181B7" w:rsidR="00BA77BD" w:rsidRDefault="00E537E0" w:rsidP="008E0083">
            <w:pPr>
              <w:rPr>
                <w:lang w:val="nl-NL"/>
              </w:rPr>
            </w:pPr>
            <w:proofErr w:type="spellStart"/>
            <w:r>
              <w:rPr>
                <w:lang w:val="nl-NL"/>
              </w:rPr>
              <w:t>Aquiferdikte</w:t>
            </w:r>
            <w:proofErr w:type="spellEnd"/>
          </w:p>
        </w:tc>
        <w:tc>
          <w:tcPr>
            <w:tcW w:w="0" w:type="auto"/>
          </w:tcPr>
          <w:p w14:paraId="7FFE3876" w14:textId="24EFB2CF" w:rsidR="00BA77BD" w:rsidRDefault="00E537E0" w:rsidP="008E0083">
            <w:pPr>
              <w:rPr>
                <w:lang w:val="nl-NL"/>
              </w:rPr>
            </w:pPr>
            <w:proofErr w:type="spellStart"/>
            <w:r>
              <w:rPr>
                <w:lang w:val="nl-NL"/>
              </w:rPr>
              <w:t>Aquifertype</w:t>
            </w:r>
            <w:proofErr w:type="spellEnd"/>
          </w:p>
        </w:tc>
        <w:tc>
          <w:tcPr>
            <w:tcW w:w="0" w:type="auto"/>
          </w:tcPr>
          <w:p w14:paraId="63B17FC5" w14:textId="1C958D6C" w:rsidR="00BA77BD" w:rsidRDefault="00BA77BD" w:rsidP="008E0083">
            <w:pPr>
              <w:rPr>
                <w:lang w:val="nl-NL"/>
              </w:rPr>
            </w:pPr>
            <w:proofErr w:type="spellStart"/>
            <w:r>
              <w:rPr>
                <w:lang w:val="nl-NL"/>
              </w:rPr>
              <w:t>Nr</w:t>
            </w:r>
            <w:proofErr w:type="spellEnd"/>
          </w:p>
        </w:tc>
      </w:tr>
      <w:tr w:rsidR="00BA77BD" w14:paraId="3D9A72C9" w14:textId="2B7F834E" w:rsidTr="00E537E0">
        <w:trPr>
          <w:jc w:val="center"/>
        </w:trPr>
        <w:tc>
          <w:tcPr>
            <w:tcW w:w="0" w:type="auto"/>
            <w:vMerge w:val="restart"/>
          </w:tcPr>
          <w:p w14:paraId="2D3EEF54" w14:textId="3271630E" w:rsidR="00BA77BD" w:rsidRDefault="00BA77BD" w:rsidP="008E0083">
            <w:pPr>
              <w:rPr>
                <w:lang w:val="nl-NL"/>
              </w:rPr>
            </w:pPr>
            <w:r>
              <w:rPr>
                <w:lang w:val="nl-NL"/>
              </w:rPr>
              <w:t>Kwelgebied</w:t>
            </w:r>
          </w:p>
        </w:tc>
        <w:tc>
          <w:tcPr>
            <w:tcW w:w="0" w:type="auto"/>
            <w:vMerge w:val="restart"/>
          </w:tcPr>
          <w:p w14:paraId="67DEC1B8" w14:textId="45C80C6F" w:rsidR="00BA77BD" w:rsidRDefault="00BA77BD" w:rsidP="008E0083">
            <w:pPr>
              <w:rPr>
                <w:lang w:val="nl-NL"/>
              </w:rPr>
            </w:pPr>
            <w:proofErr w:type="gramStart"/>
            <w:r>
              <w:rPr>
                <w:lang w:val="nl-NL"/>
              </w:rPr>
              <w:t>dun</w:t>
            </w:r>
            <w:proofErr w:type="gramEnd"/>
          </w:p>
        </w:tc>
        <w:tc>
          <w:tcPr>
            <w:tcW w:w="0" w:type="auto"/>
          </w:tcPr>
          <w:p w14:paraId="627043BA" w14:textId="62EFFF1E" w:rsidR="00BA77BD" w:rsidRDefault="00BA77BD" w:rsidP="008E0083">
            <w:pPr>
              <w:rPr>
                <w:lang w:val="nl-NL"/>
              </w:rPr>
            </w:pPr>
            <w:proofErr w:type="gramStart"/>
            <w:r>
              <w:rPr>
                <w:lang w:val="nl-NL"/>
              </w:rPr>
              <w:t>freatisch</w:t>
            </w:r>
            <w:proofErr w:type="gramEnd"/>
          </w:p>
        </w:tc>
        <w:tc>
          <w:tcPr>
            <w:tcW w:w="0" w:type="auto"/>
          </w:tcPr>
          <w:p w14:paraId="55DD1FE6" w14:textId="305F1B30" w:rsidR="00BA77BD" w:rsidRDefault="00BA77BD" w:rsidP="008E0083">
            <w:pPr>
              <w:rPr>
                <w:lang w:val="nl-NL"/>
              </w:rPr>
            </w:pPr>
            <w:r>
              <w:rPr>
                <w:lang w:val="nl-NL"/>
              </w:rPr>
              <w:t>1</w:t>
            </w:r>
          </w:p>
        </w:tc>
      </w:tr>
      <w:tr w:rsidR="00BA77BD" w14:paraId="2AB242A1" w14:textId="1F1DAF38" w:rsidTr="00E537E0">
        <w:trPr>
          <w:jc w:val="center"/>
        </w:trPr>
        <w:tc>
          <w:tcPr>
            <w:tcW w:w="0" w:type="auto"/>
            <w:vMerge/>
          </w:tcPr>
          <w:p w14:paraId="69324CFA" w14:textId="39F7E8EB" w:rsidR="00BA77BD" w:rsidRDefault="00BA77BD" w:rsidP="008E0083">
            <w:pPr>
              <w:rPr>
                <w:lang w:val="nl-NL"/>
              </w:rPr>
            </w:pPr>
          </w:p>
        </w:tc>
        <w:tc>
          <w:tcPr>
            <w:tcW w:w="0" w:type="auto"/>
            <w:vMerge/>
          </w:tcPr>
          <w:p w14:paraId="7F6B14C1" w14:textId="48AF3CCC" w:rsidR="00BA77BD" w:rsidRDefault="00BA77BD" w:rsidP="008E0083">
            <w:pPr>
              <w:rPr>
                <w:lang w:val="nl-NL"/>
              </w:rPr>
            </w:pPr>
          </w:p>
        </w:tc>
        <w:tc>
          <w:tcPr>
            <w:tcW w:w="0" w:type="auto"/>
          </w:tcPr>
          <w:p w14:paraId="49C0095B" w14:textId="3AC113FE" w:rsidR="00BA77BD" w:rsidRDefault="00BA77BD" w:rsidP="008E0083">
            <w:pPr>
              <w:rPr>
                <w:lang w:val="nl-NL"/>
              </w:rPr>
            </w:pPr>
            <w:proofErr w:type="gramStart"/>
            <w:r>
              <w:rPr>
                <w:lang w:val="nl-NL"/>
              </w:rPr>
              <w:t>gespannen</w:t>
            </w:r>
            <w:proofErr w:type="gramEnd"/>
          </w:p>
        </w:tc>
        <w:tc>
          <w:tcPr>
            <w:tcW w:w="0" w:type="auto"/>
          </w:tcPr>
          <w:p w14:paraId="50D7CA10" w14:textId="157A44B4" w:rsidR="00BA77BD" w:rsidRDefault="00BA77BD" w:rsidP="008E0083">
            <w:pPr>
              <w:rPr>
                <w:lang w:val="nl-NL"/>
              </w:rPr>
            </w:pPr>
            <w:r>
              <w:rPr>
                <w:lang w:val="nl-NL"/>
              </w:rPr>
              <w:t>2</w:t>
            </w:r>
          </w:p>
        </w:tc>
      </w:tr>
      <w:tr w:rsidR="00BA77BD" w14:paraId="6C8681A8" w14:textId="016FB609" w:rsidTr="00E537E0">
        <w:trPr>
          <w:jc w:val="center"/>
        </w:trPr>
        <w:tc>
          <w:tcPr>
            <w:tcW w:w="0" w:type="auto"/>
            <w:vMerge/>
          </w:tcPr>
          <w:p w14:paraId="7C3A2A52" w14:textId="77777777" w:rsidR="00BA77BD" w:rsidRDefault="00BA77BD" w:rsidP="00F201E6">
            <w:pPr>
              <w:rPr>
                <w:lang w:val="nl-NL"/>
              </w:rPr>
            </w:pPr>
          </w:p>
        </w:tc>
        <w:tc>
          <w:tcPr>
            <w:tcW w:w="0" w:type="auto"/>
            <w:vMerge w:val="restart"/>
          </w:tcPr>
          <w:p w14:paraId="5E7697E7" w14:textId="759C0531" w:rsidR="00BA77BD" w:rsidRDefault="00BA77BD" w:rsidP="00F201E6">
            <w:pPr>
              <w:rPr>
                <w:lang w:val="nl-NL"/>
              </w:rPr>
            </w:pPr>
            <w:proofErr w:type="gramStart"/>
            <w:r>
              <w:rPr>
                <w:lang w:val="nl-NL"/>
              </w:rPr>
              <w:t>dik</w:t>
            </w:r>
            <w:proofErr w:type="gramEnd"/>
          </w:p>
        </w:tc>
        <w:tc>
          <w:tcPr>
            <w:tcW w:w="0" w:type="auto"/>
          </w:tcPr>
          <w:p w14:paraId="06AE6C89" w14:textId="3F9EE903" w:rsidR="00BA77BD" w:rsidRDefault="00BA77BD" w:rsidP="00F201E6">
            <w:pPr>
              <w:rPr>
                <w:lang w:val="nl-NL"/>
              </w:rPr>
            </w:pPr>
            <w:proofErr w:type="gramStart"/>
            <w:r>
              <w:rPr>
                <w:lang w:val="nl-NL"/>
              </w:rPr>
              <w:t>freatisch</w:t>
            </w:r>
            <w:proofErr w:type="gramEnd"/>
          </w:p>
        </w:tc>
        <w:tc>
          <w:tcPr>
            <w:tcW w:w="0" w:type="auto"/>
          </w:tcPr>
          <w:p w14:paraId="35A7322A" w14:textId="0EAA7028" w:rsidR="00BA77BD" w:rsidRDefault="00BA77BD" w:rsidP="00F201E6">
            <w:pPr>
              <w:rPr>
                <w:lang w:val="nl-NL"/>
              </w:rPr>
            </w:pPr>
            <w:r>
              <w:rPr>
                <w:lang w:val="nl-NL"/>
              </w:rPr>
              <w:t>3</w:t>
            </w:r>
          </w:p>
        </w:tc>
      </w:tr>
      <w:tr w:rsidR="00BA77BD" w14:paraId="06CE652A" w14:textId="6A3C4641" w:rsidTr="00E537E0">
        <w:trPr>
          <w:jc w:val="center"/>
        </w:trPr>
        <w:tc>
          <w:tcPr>
            <w:tcW w:w="0" w:type="auto"/>
            <w:vMerge/>
          </w:tcPr>
          <w:p w14:paraId="4B143C2F" w14:textId="77777777" w:rsidR="00BA77BD" w:rsidRDefault="00BA77BD" w:rsidP="00F201E6">
            <w:pPr>
              <w:rPr>
                <w:lang w:val="nl-NL"/>
              </w:rPr>
            </w:pPr>
          </w:p>
        </w:tc>
        <w:tc>
          <w:tcPr>
            <w:tcW w:w="0" w:type="auto"/>
            <w:vMerge/>
          </w:tcPr>
          <w:p w14:paraId="6255AC6A" w14:textId="689CDBB3" w:rsidR="00BA77BD" w:rsidRDefault="00BA77BD" w:rsidP="00F201E6">
            <w:pPr>
              <w:rPr>
                <w:lang w:val="nl-NL"/>
              </w:rPr>
            </w:pPr>
          </w:p>
        </w:tc>
        <w:tc>
          <w:tcPr>
            <w:tcW w:w="0" w:type="auto"/>
          </w:tcPr>
          <w:p w14:paraId="0BC45A71" w14:textId="4E5DE02C" w:rsidR="00BA77BD" w:rsidRDefault="00BA77BD" w:rsidP="00F201E6">
            <w:pPr>
              <w:rPr>
                <w:lang w:val="nl-NL"/>
              </w:rPr>
            </w:pPr>
            <w:proofErr w:type="gramStart"/>
            <w:r>
              <w:rPr>
                <w:lang w:val="nl-NL"/>
              </w:rPr>
              <w:t>gespannen</w:t>
            </w:r>
            <w:proofErr w:type="gramEnd"/>
          </w:p>
        </w:tc>
        <w:tc>
          <w:tcPr>
            <w:tcW w:w="0" w:type="auto"/>
          </w:tcPr>
          <w:p w14:paraId="25601E7B" w14:textId="3B9D5BF0" w:rsidR="00BA77BD" w:rsidRDefault="00BA77BD" w:rsidP="00F201E6">
            <w:pPr>
              <w:rPr>
                <w:lang w:val="nl-NL"/>
              </w:rPr>
            </w:pPr>
            <w:r>
              <w:rPr>
                <w:lang w:val="nl-NL"/>
              </w:rPr>
              <w:t>4</w:t>
            </w:r>
          </w:p>
        </w:tc>
      </w:tr>
      <w:tr w:rsidR="00BA77BD" w14:paraId="6EF34539" w14:textId="737E199D" w:rsidTr="00E537E0">
        <w:trPr>
          <w:jc w:val="center"/>
        </w:trPr>
        <w:tc>
          <w:tcPr>
            <w:tcW w:w="0" w:type="auto"/>
            <w:vMerge w:val="restart"/>
          </w:tcPr>
          <w:p w14:paraId="13B2EFE9" w14:textId="64091E46" w:rsidR="00BA77BD" w:rsidRDefault="00BA77BD" w:rsidP="00F26F1F">
            <w:pPr>
              <w:rPr>
                <w:lang w:val="nl-NL"/>
              </w:rPr>
            </w:pPr>
            <w:r>
              <w:rPr>
                <w:lang w:val="nl-NL"/>
              </w:rPr>
              <w:t>Overgangsgebied</w:t>
            </w:r>
          </w:p>
        </w:tc>
        <w:tc>
          <w:tcPr>
            <w:tcW w:w="0" w:type="auto"/>
            <w:vMerge w:val="restart"/>
          </w:tcPr>
          <w:p w14:paraId="34BFC15E" w14:textId="2FFAE91F" w:rsidR="00BA77BD" w:rsidRDefault="00BA77BD" w:rsidP="00F26F1F">
            <w:pPr>
              <w:rPr>
                <w:lang w:val="nl-NL"/>
              </w:rPr>
            </w:pPr>
            <w:proofErr w:type="gramStart"/>
            <w:r>
              <w:rPr>
                <w:lang w:val="nl-NL"/>
              </w:rPr>
              <w:t>dun</w:t>
            </w:r>
            <w:proofErr w:type="gramEnd"/>
          </w:p>
        </w:tc>
        <w:tc>
          <w:tcPr>
            <w:tcW w:w="0" w:type="auto"/>
          </w:tcPr>
          <w:p w14:paraId="52AA73D1" w14:textId="69ED4D62" w:rsidR="00BA77BD" w:rsidRDefault="00BA77BD" w:rsidP="00F26F1F">
            <w:pPr>
              <w:rPr>
                <w:lang w:val="nl-NL"/>
              </w:rPr>
            </w:pPr>
            <w:proofErr w:type="gramStart"/>
            <w:r>
              <w:rPr>
                <w:lang w:val="nl-NL"/>
              </w:rPr>
              <w:t>freatisch</w:t>
            </w:r>
            <w:proofErr w:type="gramEnd"/>
          </w:p>
        </w:tc>
        <w:tc>
          <w:tcPr>
            <w:tcW w:w="0" w:type="auto"/>
          </w:tcPr>
          <w:p w14:paraId="47A9A06F" w14:textId="1EDCE2E0" w:rsidR="00BA77BD" w:rsidRDefault="00BA77BD" w:rsidP="00F26F1F">
            <w:pPr>
              <w:rPr>
                <w:lang w:val="nl-NL"/>
              </w:rPr>
            </w:pPr>
            <w:r>
              <w:rPr>
                <w:lang w:val="nl-NL"/>
              </w:rPr>
              <w:t>5</w:t>
            </w:r>
          </w:p>
        </w:tc>
      </w:tr>
      <w:tr w:rsidR="00BA77BD" w14:paraId="7B1E5445" w14:textId="517C9AAA" w:rsidTr="00E537E0">
        <w:trPr>
          <w:jc w:val="center"/>
        </w:trPr>
        <w:tc>
          <w:tcPr>
            <w:tcW w:w="0" w:type="auto"/>
            <w:vMerge/>
          </w:tcPr>
          <w:p w14:paraId="05580155" w14:textId="77777777" w:rsidR="00BA77BD" w:rsidRDefault="00BA77BD" w:rsidP="00F26F1F">
            <w:pPr>
              <w:rPr>
                <w:lang w:val="nl-NL"/>
              </w:rPr>
            </w:pPr>
          </w:p>
        </w:tc>
        <w:tc>
          <w:tcPr>
            <w:tcW w:w="0" w:type="auto"/>
            <w:vMerge/>
          </w:tcPr>
          <w:p w14:paraId="1C37C68A" w14:textId="77777777" w:rsidR="00BA77BD" w:rsidRDefault="00BA77BD" w:rsidP="00F26F1F">
            <w:pPr>
              <w:rPr>
                <w:lang w:val="nl-NL"/>
              </w:rPr>
            </w:pPr>
          </w:p>
        </w:tc>
        <w:tc>
          <w:tcPr>
            <w:tcW w:w="0" w:type="auto"/>
          </w:tcPr>
          <w:p w14:paraId="22C85980" w14:textId="291361FB" w:rsidR="00BA77BD" w:rsidRDefault="00BA77BD" w:rsidP="00F26F1F">
            <w:pPr>
              <w:rPr>
                <w:lang w:val="nl-NL"/>
              </w:rPr>
            </w:pPr>
            <w:proofErr w:type="gramStart"/>
            <w:r>
              <w:rPr>
                <w:lang w:val="nl-NL"/>
              </w:rPr>
              <w:t>gespannen</w:t>
            </w:r>
            <w:proofErr w:type="gramEnd"/>
          </w:p>
        </w:tc>
        <w:tc>
          <w:tcPr>
            <w:tcW w:w="0" w:type="auto"/>
          </w:tcPr>
          <w:p w14:paraId="34464B84" w14:textId="1AF8794E" w:rsidR="00BA77BD" w:rsidRDefault="00BA77BD" w:rsidP="00F26F1F">
            <w:pPr>
              <w:rPr>
                <w:lang w:val="nl-NL"/>
              </w:rPr>
            </w:pPr>
            <w:r>
              <w:rPr>
                <w:lang w:val="nl-NL"/>
              </w:rPr>
              <w:t>6</w:t>
            </w:r>
          </w:p>
        </w:tc>
      </w:tr>
      <w:tr w:rsidR="00BA77BD" w14:paraId="3AB935D4" w14:textId="07CBE60A" w:rsidTr="00E537E0">
        <w:trPr>
          <w:jc w:val="center"/>
        </w:trPr>
        <w:tc>
          <w:tcPr>
            <w:tcW w:w="0" w:type="auto"/>
            <w:vMerge/>
          </w:tcPr>
          <w:p w14:paraId="264D21F8" w14:textId="77777777" w:rsidR="00BA77BD" w:rsidRDefault="00BA77BD" w:rsidP="00F26F1F">
            <w:pPr>
              <w:rPr>
                <w:lang w:val="nl-NL"/>
              </w:rPr>
            </w:pPr>
          </w:p>
        </w:tc>
        <w:tc>
          <w:tcPr>
            <w:tcW w:w="0" w:type="auto"/>
            <w:vMerge w:val="restart"/>
          </w:tcPr>
          <w:p w14:paraId="781CF311" w14:textId="4B1DA1AD" w:rsidR="00BA77BD" w:rsidRDefault="00BA77BD" w:rsidP="00F26F1F">
            <w:pPr>
              <w:rPr>
                <w:lang w:val="nl-NL"/>
              </w:rPr>
            </w:pPr>
            <w:proofErr w:type="gramStart"/>
            <w:r>
              <w:rPr>
                <w:lang w:val="nl-NL"/>
              </w:rPr>
              <w:t>dik</w:t>
            </w:r>
            <w:proofErr w:type="gramEnd"/>
          </w:p>
        </w:tc>
        <w:tc>
          <w:tcPr>
            <w:tcW w:w="0" w:type="auto"/>
          </w:tcPr>
          <w:p w14:paraId="09A5DA6D" w14:textId="17D018D5" w:rsidR="00BA77BD" w:rsidRDefault="00BA77BD" w:rsidP="00F26F1F">
            <w:pPr>
              <w:rPr>
                <w:lang w:val="nl-NL"/>
              </w:rPr>
            </w:pPr>
            <w:proofErr w:type="gramStart"/>
            <w:r>
              <w:rPr>
                <w:lang w:val="nl-NL"/>
              </w:rPr>
              <w:t>freatisch</w:t>
            </w:r>
            <w:proofErr w:type="gramEnd"/>
          </w:p>
        </w:tc>
        <w:tc>
          <w:tcPr>
            <w:tcW w:w="0" w:type="auto"/>
          </w:tcPr>
          <w:p w14:paraId="3444D45E" w14:textId="49525537" w:rsidR="00BA77BD" w:rsidRDefault="00BA77BD" w:rsidP="00F26F1F">
            <w:pPr>
              <w:rPr>
                <w:lang w:val="nl-NL"/>
              </w:rPr>
            </w:pPr>
            <w:r>
              <w:rPr>
                <w:lang w:val="nl-NL"/>
              </w:rPr>
              <w:t>7</w:t>
            </w:r>
          </w:p>
        </w:tc>
      </w:tr>
      <w:tr w:rsidR="00BA77BD" w14:paraId="60DD53F3" w14:textId="4F93DF9B" w:rsidTr="00E537E0">
        <w:trPr>
          <w:jc w:val="center"/>
        </w:trPr>
        <w:tc>
          <w:tcPr>
            <w:tcW w:w="0" w:type="auto"/>
            <w:vMerge/>
          </w:tcPr>
          <w:p w14:paraId="05B39A0A" w14:textId="03CDE7CD" w:rsidR="00BA77BD" w:rsidRDefault="00BA77BD" w:rsidP="00F201E6">
            <w:pPr>
              <w:rPr>
                <w:lang w:val="nl-NL"/>
              </w:rPr>
            </w:pPr>
          </w:p>
        </w:tc>
        <w:tc>
          <w:tcPr>
            <w:tcW w:w="0" w:type="auto"/>
            <w:vMerge/>
          </w:tcPr>
          <w:p w14:paraId="6C2292DE" w14:textId="2924634A" w:rsidR="00BA77BD" w:rsidRDefault="00BA77BD" w:rsidP="00F201E6">
            <w:pPr>
              <w:rPr>
                <w:lang w:val="nl-NL"/>
              </w:rPr>
            </w:pPr>
          </w:p>
        </w:tc>
        <w:tc>
          <w:tcPr>
            <w:tcW w:w="0" w:type="auto"/>
          </w:tcPr>
          <w:p w14:paraId="56292EB3" w14:textId="25556A6A" w:rsidR="00BA77BD" w:rsidRDefault="00BA77BD" w:rsidP="00F201E6">
            <w:pPr>
              <w:rPr>
                <w:lang w:val="nl-NL"/>
              </w:rPr>
            </w:pPr>
            <w:proofErr w:type="gramStart"/>
            <w:r>
              <w:rPr>
                <w:lang w:val="nl-NL"/>
              </w:rPr>
              <w:t>gespannen</w:t>
            </w:r>
            <w:proofErr w:type="gramEnd"/>
          </w:p>
        </w:tc>
        <w:tc>
          <w:tcPr>
            <w:tcW w:w="0" w:type="auto"/>
          </w:tcPr>
          <w:p w14:paraId="76F625C1" w14:textId="769BFB70" w:rsidR="00BA77BD" w:rsidRDefault="00BA77BD" w:rsidP="00F201E6">
            <w:pPr>
              <w:rPr>
                <w:lang w:val="nl-NL"/>
              </w:rPr>
            </w:pPr>
            <w:r>
              <w:rPr>
                <w:lang w:val="nl-NL"/>
              </w:rPr>
              <w:t>8</w:t>
            </w:r>
          </w:p>
        </w:tc>
      </w:tr>
      <w:tr w:rsidR="00BA77BD" w14:paraId="21548078" w14:textId="5C136542" w:rsidTr="00E537E0">
        <w:trPr>
          <w:jc w:val="center"/>
        </w:trPr>
        <w:tc>
          <w:tcPr>
            <w:tcW w:w="0" w:type="auto"/>
            <w:vMerge w:val="restart"/>
          </w:tcPr>
          <w:p w14:paraId="25EA7BC1" w14:textId="781C546B" w:rsidR="00BA77BD" w:rsidRDefault="00BA77BD" w:rsidP="00F26F1F">
            <w:pPr>
              <w:rPr>
                <w:lang w:val="nl-NL"/>
              </w:rPr>
            </w:pPr>
            <w:r>
              <w:rPr>
                <w:lang w:val="nl-NL"/>
              </w:rPr>
              <w:t>Infiltratiegebied</w:t>
            </w:r>
          </w:p>
        </w:tc>
        <w:tc>
          <w:tcPr>
            <w:tcW w:w="0" w:type="auto"/>
            <w:vMerge w:val="restart"/>
          </w:tcPr>
          <w:p w14:paraId="320609E9" w14:textId="797578ED" w:rsidR="00BA77BD" w:rsidRDefault="00BA77BD" w:rsidP="00F26F1F">
            <w:pPr>
              <w:rPr>
                <w:lang w:val="nl-NL"/>
              </w:rPr>
            </w:pPr>
            <w:proofErr w:type="gramStart"/>
            <w:r>
              <w:rPr>
                <w:lang w:val="nl-NL"/>
              </w:rPr>
              <w:t>dun</w:t>
            </w:r>
            <w:proofErr w:type="gramEnd"/>
          </w:p>
        </w:tc>
        <w:tc>
          <w:tcPr>
            <w:tcW w:w="0" w:type="auto"/>
          </w:tcPr>
          <w:p w14:paraId="2F9A52DC" w14:textId="324EAB4D" w:rsidR="00BA77BD" w:rsidRDefault="00BA77BD" w:rsidP="00F26F1F">
            <w:pPr>
              <w:rPr>
                <w:lang w:val="nl-NL"/>
              </w:rPr>
            </w:pPr>
            <w:proofErr w:type="gramStart"/>
            <w:r>
              <w:rPr>
                <w:lang w:val="nl-NL"/>
              </w:rPr>
              <w:t>freatisch</w:t>
            </w:r>
            <w:proofErr w:type="gramEnd"/>
          </w:p>
        </w:tc>
        <w:tc>
          <w:tcPr>
            <w:tcW w:w="0" w:type="auto"/>
          </w:tcPr>
          <w:p w14:paraId="6F207076" w14:textId="5909FD6F" w:rsidR="00BA77BD" w:rsidRDefault="00BA77BD" w:rsidP="00F26F1F">
            <w:pPr>
              <w:rPr>
                <w:lang w:val="nl-NL"/>
              </w:rPr>
            </w:pPr>
            <w:r>
              <w:rPr>
                <w:lang w:val="nl-NL"/>
              </w:rPr>
              <w:t>9</w:t>
            </w:r>
          </w:p>
        </w:tc>
      </w:tr>
      <w:tr w:rsidR="00BA77BD" w14:paraId="15A5059E" w14:textId="4A8756C1" w:rsidTr="00E537E0">
        <w:trPr>
          <w:jc w:val="center"/>
        </w:trPr>
        <w:tc>
          <w:tcPr>
            <w:tcW w:w="0" w:type="auto"/>
            <w:vMerge/>
          </w:tcPr>
          <w:p w14:paraId="4755C6A8" w14:textId="77777777" w:rsidR="00BA77BD" w:rsidRDefault="00BA77BD" w:rsidP="00F26F1F">
            <w:pPr>
              <w:rPr>
                <w:lang w:val="nl-NL"/>
              </w:rPr>
            </w:pPr>
          </w:p>
        </w:tc>
        <w:tc>
          <w:tcPr>
            <w:tcW w:w="0" w:type="auto"/>
            <w:vMerge/>
          </w:tcPr>
          <w:p w14:paraId="40B2EAD5" w14:textId="77777777" w:rsidR="00BA77BD" w:rsidRDefault="00BA77BD" w:rsidP="00F26F1F">
            <w:pPr>
              <w:rPr>
                <w:lang w:val="nl-NL"/>
              </w:rPr>
            </w:pPr>
          </w:p>
        </w:tc>
        <w:tc>
          <w:tcPr>
            <w:tcW w:w="0" w:type="auto"/>
          </w:tcPr>
          <w:p w14:paraId="2AE7B204" w14:textId="0F0E87AF" w:rsidR="00BA77BD" w:rsidRDefault="00BA77BD" w:rsidP="00F26F1F">
            <w:pPr>
              <w:rPr>
                <w:lang w:val="nl-NL"/>
              </w:rPr>
            </w:pPr>
            <w:proofErr w:type="gramStart"/>
            <w:r>
              <w:rPr>
                <w:lang w:val="nl-NL"/>
              </w:rPr>
              <w:t>gespannen</w:t>
            </w:r>
            <w:proofErr w:type="gramEnd"/>
          </w:p>
        </w:tc>
        <w:tc>
          <w:tcPr>
            <w:tcW w:w="0" w:type="auto"/>
          </w:tcPr>
          <w:p w14:paraId="4517F591" w14:textId="6224FEAB" w:rsidR="00BA77BD" w:rsidRDefault="00BA77BD" w:rsidP="00F26F1F">
            <w:pPr>
              <w:rPr>
                <w:lang w:val="nl-NL"/>
              </w:rPr>
            </w:pPr>
            <w:r>
              <w:rPr>
                <w:lang w:val="nl-NL"/>
              </w:rPr>
              <w:t>10</w:t>
            </w:r>
          </w:p>
        </w:tc>
      </w:tr>
      <w:tr w:rsidR="00BA77BD" w14:paraId="2F7E3E1F" w14:textId="43349225" w:rsidTr="00E537E0">
        <w:trPr>
          <w:jc w:val="center"/>
        </w:trPr>
        <w:tc>
          <w:tcPr>
            <w:tcW w:w="0" w:type="auto"/>
            <w:vMerge/>
          </w:tcPr>
          <w:p w14:paraId="41D12DCC" w14:textId="5051C205" w:rsidR="00BA77BD" w:rsidRDefault="00BA77BD" w:rsidP="00F26F1F">
            <w:pPr>
              <w:rPr>
                <w:lang w:val="nl-NL"/>
              </w:rPr>
            </w:pPr>
          </w:p>
        </w:tc>
        <w:tc>
          <w:tcPr>
            <w:tcW w:w="0" w:type="auto"/>
            <w:vMerge w:val="restart"/>
          </w:tcPr>
          <w:p w14:paraId="014D75C1" w14:textId="4AF32C73" w:rsidR="00BA77BD" w:rsidRDefault="00BA77BD" w:rsidP="00F26F1F">
            <w:pPr>
              <w:rPr>
                <w:lang w:val="nl-NL"/>
              </w:rPr>
            </w:pPr>
            <w:proofErr w:type="gramStart"/>
            <w:r>
              <w:rPr>
                <w:lang w:val="nl-NL"/>
              </w:rPr>
              <w:t>dik</w:t>
            </w:r>
            <w:proofErr w:type="gramEnd"/>
          </w:p>
        </w:tc>
        <w:tc>
          <w:tcPr>
            <w:tcW w:w="0" w:type="auto"/>
          </w:tcPr>
          <w:p w14:paraId="10D6B96A" w14:textId="3B780ED4" w:rsidR="00BA77BD" w:rsidRDefault="00BA77BD" w:rsidP="00F26F1F">
            <w:pPr>
              <w:rPr>
                <w:lang w:val="nl-NL"/>
              </w:rPr>
            </w:pPr>
            <w:proofErr w:type="gramStart"/>
            <w:r>
              <w:rPr>
                <w:lang w:val="nl-NL"/>
              </w:rPr>
              <w:t>freatisch</w:t>
            </w:r>
            <w:proofErr w:type="gramEnd"/>
          </w:p>
        </w:tc>
        <w:tc>
          <w:tcPr>
            <w:tcW w:w="0" w:type="auto"/>
          </w:tcPr>
          <w:p w14:paraId="52D76072" w14:textId="107EFD5A" w:rsidR="00BA77BD" w:rsidRDefault="00BA77BD" w:rsidP="00F26F1F">
            <w:pPr>
              <w:rPr>
                <w:lang w:val="nl-NL"/>
              </w:rPr>
            </w:pPr>
            <w:r>
              <w:rPr>
                <w:lang w:val="nl-NL"/>
              </w:rPr>
              <w:t>11</w:t>
            </w:r>
          </w:p>
        </w:tc>
      </w:tr>
      <w:tr w:rsidR="00BA77BD" w14:paraId="1F996D6E" w14:textId="2B9BC870" w:rsidTr="00E537E0">
        <w:trPr>
          <w:jc w:val="center"/>
        </w:trPr>
        <w:tc>
          <w:tcPr>
            <w:tcW w:w="0" w:type="auto"/>
            <w:vMerge/>
          </w:tcPr>
          <w:p w14:paraId="63436D45" w14:textId="77777777" w:rsidR="00BA77BD" w:rsidRDefault="00BA77BD" w:rsidP="00F201E6">
            <w:pPr>
              <w:rPr>
                <w:lang w:val="nl-NL"/>
              </w:rPr>
            </w:pPr>
          </w:p>
        </w:tc>
        <w:tc>
          <w:tcPr>
            <w:tcW w:w="0" w:type="auto"/>
            <w:vMerge/>
          </w:tcPr>
          <w:p w14:paraId="2CC3DAC4" w14:textId="77777777" w:rsidR="00BA77BD" w:rsidRDefault="00BA77BD" w:rsidP="00F201E6">
            <w:pPr>
              <w:rPr>
                <w:lang w:val="nl-NL"/>
              </w:rPr>
            </w:pPr>
          </w:p>
        </w:tc>
        <w:tc>
          <w:tcPr>
            <w:tcW w:w="0" w:type="auto"/>
          </w:tcPr>
          <w:p w14:paraId="70AC5DDA" w14:textId="07DDB515" w:rsidR="00BA77BD" w:rsidRDefault="00BA77BD" w:rsidP="00F201E6">
            <w:pPr>
              <w:rPr>
                <w:lang w:val="nl-NL"/>
              </w:rPr>
            </w:pPr>
            <w:proofErr w:type="gramStart"/>
            <w:r>
              <w:rPr>
                <w:lang w:val="nl-NL"/>
              </w:rPr>
              <w:t>gespannen</w:t>
            </w:r>
            <w:proofErr w:type="gramEnd"/>
          </w:p>
        </w:tc>
        <w:tc>
          <w:tcPr>
            <w:tcW w:w="0" w:type="auto"/>
          </w:tcPr>
          <w:p w14:paraId="12652E0F" w14:textId="4D0F4BD9" w:rsidR="00BA77BD" w:rsidRDefault="00BA77BD" w:rsidP="00F201E6">
            <w:pPr>
              <w:rPr>
                <w:lang w:val="nl-NL"/>
              </w:rPr>
            </w:pPr>
            <w:r>
              <w:rPr>
                <w:lang w:val="nl-NL"/>
              </w:rPr>
              <w:t>12</w:t>
            </w:r>
          </w:p>
        </w:tc>
      </w:tr>
    </w:tbl>
    <w:p w14:paraId="664689FE" w14:textId="6E727F47" w:rsidR="00BA1F81" w:rsidRDefault="00BA1F81" w:rsidP="008E0083">
      <w:pPr>
        <w:rPr>
          <w:lang w:val="nl-N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4082"/>
        <w:gridCol w:w="4082"/>
      </w:tblGrid>
      <w:tr w:rsidR="001502AC" w14:paraId="5C5932E0" w14:textId="77777777" w:rsidTr="001502AC">
        <w:trPr>
          <w:trHeight w:val="2650"/>
        </w:trPr>
        <w:tc>
          <w:tcPr>
            <w:tcW w:w="0" w:type="auto"/>
            <w:vAlign w:val="center"/>
          </w:tcPr>
          <w:p w14:paraId="5C00263B" w14:textId="2388B2AF" w:rsidR="001502AC" w:rsidRDefault="00C21D29" w:rsidP="001502AC">
            <w:pPr>
              <w:jc w:val="center"/>
              <w:rPr>
                <w:lang w:val="nl-NL"/>
              </w:rPr>
            </w:pPr>
            <w:r w:rsidRPr="00C21D29">
              <w:rPr>
                <w:noProof/>
                <w:lang w:val="nl-NL"/>
              </w:rPr>
              <w:drawing>
                <wp:inline distT="0" distB="0" distL="0" distR="0" wp14:anchorId="007EED45" wp14:editId="02763216">
                  <wp:extent cx="2520000" cy="1576044"/>
                  <wp:effectExtent l="0" t="0" r="0" b="5715"/>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20000" cy="1576044"/>
                          </a:xfrm>
                          <a:prstGeom prst="rect">
                            <a:avLst/>
                          </a:prstGeom>
                          <a:noFill/>
                          <a:ln>
                            <a:noFill/>
                          </a:ln>
                        </pic:spPr>
                      </pic:pic>
                    </a:graphicData>
                  </a:graphic>
                </wp:inline>
              </w:drawing>
            </w:r>
          </w:p>
        </w:tc>
        <w:tc>
          <w:tcPr>
            <w:tcW w:w="0" w:type="auto"/>
            <w:vAlign w:val="center"/>
          </w:tcPr>
          <w:p w14:paraId="0CC77ED4" w14:textId="697FE06F" w:rsidR="001502AC" w:rsidRDefault="00C21D29" w:rsidP="001502AC">
            <w:pPr>
              <w:jc w:val="center"/>
              <w:rPr>
                <w:lang w:val="nl-NL"/>
              </w:rPr>
            </w:pPr>
            <w:r w:rsidRPr="00C21D29">
              <w:rPr>
                <w:noProof/>
                <w:lang w:val="nl-NL"/>
              </w:rPr>
              <w:drawing>
                <wp:inline distT="0" distB="0" distL="0" distR="0" wp14:anchorId="17F08606" wp14:editId="388DF9B6">
                  <wp:extent cx="2520000" cy="1576044"/>
                  <wp:effectExtent l="0" t="0" r="0" b="5715"/>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20000" cy="1576044"/>
                          </a:xfrm>
                          <a:prstGeom prst="rect">
                            <a:avLst/>
                          </a:prstGeom>
                          <a:noFill/>
                          <a:ln>
                            <a:noFill/>
                          </a:ln>
                        </pic:spPr>
                      </pic:pic>
                    </a:graphicData>
                  </a:graphic>
                </wp:inline>
              </w:drawing>
            </w:r>
          </w:p>
        </w:tc>
      </w:tr>
      <w:tr w:rsidR="001502AC" w14:paraId="476354A2" w14:textId="77777777" w:rsidTr="001502AC">
        <w:trPr>
          <w:trHeight w:val="2651"/>
        </w:trPr>
        <w:tc>
          <w:tcPr>
            <w:tcW w:w="0" w:type="auto"/>
            <w:vAlign w:val="center"/>
          </w:tcPr>
          <w:p w14:paraId="6501AD7D" w14:textId="69AAF408" w:rsidR="001502AC" w:rsidRDefault="00C21D29" w:rsidP="001502AC">
            <w:pPr>
              <w:jc w:val="center"/>
              <w:rPr>
                <w:lang w:val="nl-NL"/>
              </w:rPr>
            </w:pPr>
            <w:r w:rsidRPr="00C21D29">
              <w:rPr>
                <w:noProof/>
                <w:lang w:val="nl-NL"/>
              </w:rPr>
              <w:drawing>
                <wp:inline distT="0" distB="0" distL="0" distR="0" wp14:anchorId="32EF4457" wp14:editId="6F8B1DF7">
                  <wp:extent cx="2520000" cy="1576044"/>
                  <wp:effectExtent l="0" t="0" r="0" b="5715"/>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20000" cy="1576044"/>
                          </a:xfrm>
                          <a:prstGeom prst="rect">
                            <a:avLst/>
                          </a:prstGeom>
                          <a:noFill/>
                          <a:ln>
                            <a:noFill/>
                          </a:ln>
                        </pic:spPr>
                      </pic:pic>
                    </a:graphicData>
                  </a:graphic>
                </wp:inline>
              </w:drawing>
            </w:r>
          </w:p>
        </w:tc>
        <w:tc>
          <w:tcPr>
            <w:tcW w:w="0" w:type="auto"/>
            <w:vAlign w:val="center"/>
          </w:tcPr>
          <w:p w14:paraId="0C6986C1" w14:textId="5BF506A5" w:rsidR="001502AC" w:rsidRDefault="00C21D29" w:rsidP="001502AC">
            <w:pPr>
              <w:keepNext/>
              <w:jc w:val="center"/>
              <w:rPr>
                <w:lang w:val="nl-NL"/>
              </w:rPr>
            </w:pPr>
            <w:r w:rsidRPr="00C21D29">
              <w:rPr>
                <w:noProof/>
                <w:lang w:val="nl-NL"/>
              </w:rPr>
              <w:drawing>
                <wp:inline distT="0" distB="0" distL="0" distR="0" wp14:anchorId="55EF4066" wp14:editId="4CE0F22F">
                  <wp:extent cx="2520000" cy="1576044"/>
                  <wp:effectExtent l="0" t="0" r="0" b="5715"/>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20000" cy="1576044"/>
                          </a:xfrm>
                          <a:prstGeom prst="rect">
                            <a:avLst/>
                          </a:prstGeom>
                          <a:noFill/>
                          <a:ln>
                            <a:noFill/>
                          </a:ln>
                        </pic:spPr>
                      </pic:pic>
                    </a:graphicData>
                  </a:graphic>
                </wp:inline>
              </w:drawing>
            </w:r>
          </w:p>
        </w:tc>
      </w:tr>
    </w:tbl>
    <w:p w14:paraId="3989B444" w14:textId="64B3C725" w:rsidR="001502AC" w:rsidRDefault="001502AC" w:rsidP="001502AC">
      <w:pPr>
        <w:pStyle w:val="Bijschriftfiguren"/>
        <w:rPr>
          <w:lang w:val="nl-NL"/>
        </w:rPr>
      </w:pPr>
      <w:r>
        <w:t xml:space="preserve">Figuur </w:t>
      </w:r>
      <w:r w:rsidR="00000000">
        <w:fldChar w:fldCharType="begin"/>
      </w:r>
      <w:r w:rsidR="00000000">
        <w:instrText xml:space="preserve"> SEQ Figuur \* ARABIC </w:instrText>
      </w:r>
      <w:r w:rsidR="00000000">
        <w:fldChar w:fldCharType="separate"/>
      </w:r>
      <w:r w:rsidR="00BA77BD">
        <w:rPr>
          <w:noProof/>
        </w:rPr>
        <w:t>4</w:t>
      </w:r>
      <w:r w:rsidR="00000000">
        <w:rPr>
          <w:noProof/>
        </w:rPr>
        <w:fldChar w:fldCharType="end"/>
      </w:r>
      <w:r>
        <w:t xml:space="preserve">: schematische doorsnede van verschillende grondwatersystemen, links: freatisch; rechts: gespannen; boven: dun; onder: dik. </w:t>
      </w:r>
      <w:r w:rsidR="0040608E">
        <w:t xml:space="preserve">De gestreepte pompfilter geeft de locatie van de ingreep aan. </w:t>
      </w:r>
    </w:p>
    <w:p w14:paraId="3CB3C03F" w14:textId="3D8AB823" w:rsidR="00B96745" w:rsidRDefault="00B96745" w:rsidP="00B51E55">
      <w:pPr>
        <w:pStyle w:val="Heading1"/>
      </w:pPr>
      <w:bookmarkStart w:id="300" w:name="_Toc153281670"/>
      <w:r>
        <w:t>Literatuur</w:t>
      </w:r>
      <w:bookmarkEnd w:id="300"/>
    </w:p>
    <w:p w14:paraId="0DC6D9C7" w14:textId="32CA0609" w:rsidR="00D86736" w:rsidRPr="00B959F9" w:rsidRDefault="000A6F14" w:rsidP="000A6F14">
      <w:pPr>
        <w:pStyle w:val="ListParagraph"/>
        <w:numPr>
          <w:ilvl w:val="0"/>
          <w:numId w:val="35"/>
        </w:numPr>
        <w:rPr>
          <w:lang w:val="en-US"/>
          <w:rPrChange w:id="301" w:author="Theo Olsthoorn" w:date="2023-12-19T18:10:00Z">
            <w:rPr/>
          </w:rPrChange>
        </w:rPr>
      </w:pPr>
      <w:r w:rsidRPr="00B959F9">
        <w:rPr>
          <w:lang w:val="en-US"/>
          <w:rPrChange w:id="302" w:author="Theo Olsthoorn" w:date="2023-12-19T18:10:00Z">
            <w:rPr/>
          </w:rPrChange>
        </w:rPr>
        <w:t>Reilly, T.E., Harbaugh, A.W., 2004, Guidelines for evaluating ground-water flow models: U.S. Geological Survey Scientific Investigations Report 2004-5038, 30 p.</w:t>
      </w:r>
    </w:p>
    <w:p w14:paraId="0B56556C" w14:textId="6D17B037" w:rsidR="000A6F14" w:rsidRDefault="00D32861" w:rsidP="00481B89">
      <w:pPr>
        <w:pStyle w:val="ListParagraph"/>
        <w:numPr>
          <w:ilvl w:val="0"/>
          <w:numId w:val="35"/>
        </w:numPr>
      </w:pPr>
      <w:bookmarkStart w:id="303" w:name="_Ref150505213"/>
      <w:r>
        <w:t>v</w:t>
      </w:r>
      <w:r w:rsidR="00E67FD1">
        <w:t>an Dam, J. De Lange, W., 2023. Het invloedsgebied van grondwateronttrekkingen voor droogteschade. Stromingen 29 nr 3.</w:t>
      </w:r>
      <w:bookmarkEnd w:id="303"/>
    </w:p>
    <w:p w14:paraId="77D3A7F8" w14:textId="25D5CD61" w:rsidR="00E6668A" w:rsidRDefault="00E6668A" w:rsidP="00481B89">
      <w:pPr>
        <w:pStyle w:val="ListParagraph"/>
        <w:numPr>
          <w:ilvl w:val="0"/>
          <w:numId w:val="35"/>
        </w:numPr>
      </w:pPr>
      <w:r>
        <w:t>Bos-Burgering, L., Weerts, A., Pouwels, J., Jacobs, C., Jansen, F., 2020. Deltafact verdamping. Stichting Toegepast Onderzoek Waterbeheer STOWA, 42 p.</w:t>
      </w:r>
    </w:p>
    <w:p w14:paraId="1634D20A" w14:textId="571CD390" w:rsidR="003D59D0" w:rsidRDefault="00DA56A8" w:rsidP="00481B89">
      <w:pPr>
        <w:pStyle w:val="ListParagraph"/>
        <w:numPr>
          <w:ilvl w:val="0"/>
          <w:numId w:val="35"/>
        </w:numPr>
      </w:pPr>
      <w:bookmarkStart w:id="304" w:name="_Ref150352381"/>
      <w:r>
        <w:t xml:space="preserve">Vlaamse Milieumaatschappij, 2019. Richtlijn bemalingen ter bescherming van het milieu. 241 p. url: </w:t>
      </w:r>
      <w:r w:rsidR="00000000">
        <w:fldChar w:fldCharType="begin"/>
      </w:r>
      <w:r w:rsidR="00000000">
        <w:instrText>HYPERLINK "https://www.vmm.be/water/grondwater/bemaling/richtlijnen-bemalingen-ter-bescherming-van-het-milieu"</w:instrText>
      </w:r>
      <w:r w:rsidR="00000000">
        <w:fldChar w:fldCharType="separate"/>
      </w:r>
      <w:r w:rsidRPr="006E5160">
        <w:rPr>
          <w:rStyle w:val="Hyperlink"/>
        </w:rPr>
        <w:t>https://www.vmm.be/water/grondwater/bemaling/richtlijnen-bemalingen-ter-bescherming-van-het-milieu</w:t>
      </w:r>
      <w:r w:rsidR="00000000">
        <w:rPr>
          <w:rStyle w:val="Hyperlink"/>
        </w:rPr>
        <w:fldChar w:fldCharType="end"/>
      </w:r>
      <w:bookmarkEnd w:id="304"/>
      <w:r>
        <w:t xml:space="preserve"> </w:t>
      </w:r>
    </w:p>
    <w:p w14:paraId="743200DD" w14:textId="04BEC44B" w:rsidR="00311AC9" w:rsidRDefault="00311AC9" w:rsidP="00481B89">
      <w:pPr>
        <w:pStyle w:val="ListParagraph"/>
        <w:numPr>
          <w:ilvl w:val="0"/>
          <w:numId w:val="35"/>
        </w:numPr>
      </w:pPr>
      <w:bookmarkStart w:id="305" w:name="_Ref150418201"/>
      <w:r>
        <w:t xml:space="preserve">Departement Omgeving, 2021. </w:t>
      </w:r>
      <w:r w:rsidRPr="00311AC9">
        <w:t>Milieueffectrapportage richtlijnenboek: water</w:t>
      </w:r>
      <w:r>
        <w:t xml:space="preserve">. 161 p. </w:t>
      </w:r>
      <w:r w:rsidR="00000000">
        <w:fldChar w:fldCharType="begin"/>
      </w:r>
      <w:r w:rsidR="00000000">
        <w:instrText>HYPERLINK "https://omgeving.vlaanderen.be/nl/richtlijnenboeken-handleidingen-en-codes-van-goede-praktijk"</w:instrText>
      </w:r>
      <w:r w:rsidR="00000000">
        <w:fldChar w:fldCharType="separate"/>
      </w:r>
      <w:r w:rsidRPr="006E5160">
        <w:rPr>
          <w:rStyle w:val="Hyperlink"/>
        </w:rPr>
        <w:t>https://omgeving.vlaanderen.be/nl/richtlijnenboeken-handleidingen-en-codes-van-goede-praktijk</w:t>
      </w:r>
      <w:r w:rsidR="00000000">
        <w:rPr>
          <w:rStyle w:val="Hyperlink"/>
        </w:rPr>
        <w:fldChar w:fldCharType="end"/>
      </w:r>
      <w:bookmarkEnd w:id="305"/>
      <w:r>
        <w:t xml:space="preserve"> </w:t>
      </w:r>
    </w:p>
    <w:p w14:paraId="13585797" w14:textId="7A83521B" w:rsidR="00AF7046" w:rsidRPr="00D86736" w:rsidRDefault="00AF7046" w:rsidP="008909E1">
      <w:pPr>
        <w:pStyle w:val="ListParagraph"/>
        <w:numPr>
          <w:ilvl w:val="0"/>
          <w:numId w:val="35"/>
        </w:numPr>
      </w:pPr>
      <w:bookmarkStart w:id="306" w:name="_Ref150501149"/>
      <w:r>
        <w:t>De Becker, P., 2020. Ecohydrologische gebiedsbeschrijvingen voor natuurgebieden in Vlaanderen in het kader van PAS. Rapporten van het Instituut voor Natuur- en Bosonderzoek 2020 (12). Instituut voor Natuur- en Bosonderzoek, Brussel. 506 p.</w:t>
      </w:r>
      <w:bookmarkEnd w:id="306"/>
    </w:p>
    <w:p w14:paraId="31E15099" w14:textId="42511C34" w:rsidR="000C02D8" w:rsidRDefault="00BB52F7" w:rsidP="00B51E55">
      <w:pPr>
        <w:pStyle w:val="Heading1"/>
      </w:pPr>
      <w:bookmarkStart w:id="307" w:name="_Toc153281671"/>
      <w:r>
        <w:t>Bijlagen</w:t>
      </w:r>
      <w:bookmarkEnd w:id="307"/>
    </w:p>
    <w:p w14:paraId="00E1423F" w14:textId="1D031C06" w:rsidR="00BB52F7" w:rsidRDefault="00BB52F7" w:rsidP="000850C5">
      <w:pPr>
        <w:pStyle w:val="Heading2"/>
      </w:pPr>
      <w:bookmarkStart w:id="308" w:name="_Toc153281672"/>
      <w:r>
        <w:t>Interview Mathieu Agniel (Leefmilieu Brussel)</w:t>
      </w:r>
      <w:bookmarkEnd w:id="308"/>
    </w:p>
    <w:p w14:paraId="0AA46965" w14:textId="184422F7" w:rsidR="007B4517" w:rsidRDefault="007B4517" w:rsidP="007B4517">
      <w:pPr>
        <w:pStyle w:val="Heading3"/>
      </w:pPr>
      <w:bookmarkStart w:id="309" w:name="_Toc153281673"/>
      <w:r>
        <w:t>Voorstelling geïnterviewde</w:t>
      </w:r>
      <w:bookmarkEnd w:id="309"/>
    </w:p>
    <w:p w14:paraId="606C074E" w14:textId="77777777" w:rsidR="007B4517" w:rsidRPr="007B4517" w:rsidRDefault="007B4517" w:rsidP="007B4517">
      <w:pPr>
        <w:pStyle w:val="ListParagraph"/>
        <w:numPr>
          <w:ilvl w:val="0"/>
          <w:numId w:val="29"/>
        </w:numPr>
        <w:rPr>
          <w:lang w:val="nl-NL"/>
        </w:rPr>
      </w:pPr>
      <w:r w:rsidRPr="007B4517">
        <w:rPr>
          <w:i/>
          <w:iCs/>
          <w:lang w:val="nl-NL"/>
        </w:rPr>
        <w:t>Geïnterviewde</w:t>
      </w:r>
      <w:r w:rsidRPr="007B4517">
        <w:rPr>
          <w:lang w:val="nl-NL"/>
        </w:rPr>
        <w:t xml:space="preserve">: Mathieu </w:t>
      </w:r>
      <w:proofErr w:type="spellStart"/>
      <w:r w:rsidRPr="007B4517">
        <w:rPr>
          <w:lang w:val="nl-NL"/>
        </w:rPr>
        <w:t>Agniel</w:t>
      </w:r>
      <w:proofErr w:type="spellEnd"/>
    </w:p>
    <w:p w14:paraId="7F32F394" w14:textId="2E22E69A" w:rsidR="007B4517" w:rsidRPr="007B4517" w:rsidRDefault="007B4517" w:rsidP="007B4517">
      <w:pPr>
        <w:pStyle w:val="ListParagraph"/>
        <w:numPr>
          <w:ilvl w:val="0"/>
          <w:numId w:val="29"/>
        </w:numPr>
        <w:rPr>
          <w:lang w:val="nl-NL"/>
        </w:rPr>
      </w:pPr>
      <w:r w:rsidRPr="007B4517">
        <w:rPr>
          <w:i/>
          <w:iCs/>
          <w:lang w:val="nl-NL"/>
        </w:rPr>
        <w:t>Dienst</w:t>
      </w:r>
      <w:r w:rsidRPr="007B4517">
        <w:rPr>
          <w:lang w:val="nl-NL"/>
        </w:rPr>
        <w:t>: Leefmilieu Brussel</w:t>
      </w:r>
      <w:r w:rsidR="00D72C7C">
        <w:rPr>
          <w:lang w:val="nl-NL"/>
        </w:rPr>
        <w:t xml:space="preserve"> (werkt deeltijds als zelfstandig adviseur voor geothermische modellering in Frankrijk)</w:t>
      </w:r>
    </w:p>
    <w:p w14:paraId="60B766A8" w14:textId="77777777" w:rsidR="007B4517" w:rsidRPr="007B4517" w:rsidRDefault="007B4517" w:rsidP="007B4517">
      <w:pPr>
        <w:pStyle w:val="ListParagraph"/>
        <w:numPr>
          <w:ilvl w:val="0"/>
          <w:numId w:val="29"/>
        </w:numPr>
        <w:rPr>
          <w:lang w:val="nl-NL"/>
        </w:rPr>
      </w:pPr>
      <w:r w:rsidRPr="007B4517">
        <w:rPr>
          <w:i/>
          <w:lang w:val="nl-NL"/>
        </w:rPr>
        <w:t>Functie en werkbereik</w:t>
      </w:r>
      <w:r w:rsidRPr="007B4517">
        <w:rPr>
          <w:lang w:val="nl-NL"/>
        </w:rPr>
        <w:t>: Hydrogeoloog – Omgevingsvergunningen en monitoring</w:t>
      </w:r>
    </w:p>
    <w:p w14:paraId="76EA1877" w14:textId="77777777" w:rsidR="007B4517" w:rsidRPr="007B4517" w:rsidRDefault="007B4517" w:rsidP="007B4517">
      <w:pPr>
        <w:pStyle w:val="ListParagraph"/>
        <w:numPr>
          <w:ilvl w:val="0"/>
          <w:numId w:val="29"/>
        </w:numPr>
        <w:rPr>
          <w:lang w:val="nl-NL"/>
        </w:rPr>
      </w:pPr>
      <w:r w:rsidRPr="007B4517">
        <w:rPr>
          <w:i/>
          <w:iCs/>
          <w:lang w:val="nl-NL"/>
        </w:rPr>
        <w:t>Plaats</w:t>
      </w:r>
      <w:r w:rsidRPr="007B4517">
        <w:rPr>
          <w:lang w:val="nl-NL"/>
        </w:rPr>
        <w:t>: online Teams meeting</w:t>
      </w:r>
    </w:p>
    <w:p w14:paraId="1F9C6DDE" w14:textId="77777777" w:rsidR="007B4517" w:rsidRDefault="007B4517" w:rsidP="007B4517">
      <w:pPr>
        <w:pStyle w:val="Heading3"/>
      </w:pPr>
      <w:bookmarkStart w:id="310" w:name="_Toc153281674"/>
      <w:r>
        <w:t>Algemene opmerkingen</w:t>
      </w:r>
      <w:bookmarkEnd w:id="310"/>
    </w:p>
    <w:p w14:paraId="4F2FA56E" w14:textId="4D071ED3" w:rsidR="007B4517" w:rsidRDefault="007B4517" w:rsidP="007B4517">
      <w:pPr>
        <w:pStyle w:val="ListParagraph"/>
        <w:numPr>
          <w:ilvl w:val="0"/>
          <w:numId w:val="32"/>
        </w:numPr>
        <w:spacing w:after="160"/>
        <w:contextualSpacing/>
        <w:jc w:val="left"/>
        <w:rPr>
          <w:lang w:eastAsia="nl-BE"/>
        </w:rPr>
      </w:pPr>
      <w:r>
        <w:rPr>
          <w:lang w:eastAsia="nl-BE"/>
        </w:rPr>
        <w:t>In Brussel gaan de meeste aanvragen over bemalingen. Aanvragen voor permanente winningen hebben een frequentie van ongeveer 1 aanvraag per jaar</w:t>
      </w:r>
      <w:r w:rsidR="00D72C7C">
        <w:rPr>
          <w:lang w:eastAsia="nl-BE"/>
        </w:rPr>
        <w:t>.</w:t>
      </w:r>
    </w:p>
    <w:p w14:paraId="71EA473F" w14:textId="60BA5E23" w:rsidR="007B4517" w:rsidRDefault="00D72C7C" w:rsidP="007B4517">
      <w:pPr>
        <w:pStyle w:val="ListParagraph"/>
        <w:numPr>
          <w:ilvl w:val="0"/>
          <w:numId w:val="32"/>
        </w:numPr>
        <w:spacing w:after="160"/>
        <w:contextualSpacing/>
        <w:jc w:val="left"/>
        <w:rPr>
          <w:lang w:eastAsia="nl-BE"/>
        </w:rPr>
      </w:pPr>
      <w:r>
        <w:rPr>
          <w:lang w:eastAsia="nl-BE"/>
        </w:rPr>
        <w:t>De f</w:t>
      </w:r>
      <w:r w:rsidR="007B4517">
        <w:rPr>
          <w:lang w:eastAsia="nl-BE"/>
        </w:rPr>
        <w:t>ocus in Brussel ligt op de waterhuishouding en bijhorende problematiek in het kader van zettingen en opstuwing. Impact op Natura 2000-gebieden is ondergeschikt omdat er weinig (droogtegevoelige) gebieden zijn</w:t>
      </w:r>
      <w:r>
        <w:rPr>
          <w:lang w:eastAsia="nl-BE"/>
        </w:rPr>
        <w:t>.</w:t>
      </w:r>
    </w:p>
    <w:p w14:paraId="43BC375E" w14:textId="77777777" w:rsidR="007B4517" w:rsidRPr="00986599" w:rsidRDefault="007B4517" w:rsidP="007B4517">
      <w:pPr>
        <w:pStyle w:val="ListParagraph"/>
        <w:numPr>
          <w:ilvl w:val="0"/>
          <w:numId w:val="32"/>
        </w:numPr>
        <w:spacing w:after="160"/>
        <w:contextualSpacing/>
        <w:jc w:val="left"/>
        <w:rPr>
          <w:lang w:val="en-US" w:eastAsia="nl-BE"/>
        </w:rPr>
      </w:pPr>
      <w:proofErr w:type="spellStart"/>
      <w:r w:rsidRPr="00986599">
        <w:rPr>
          <w:lang w:val="en-US" w:eastAsia="nl-BE"/>
        </w:rPr>
        <w:t>Algemene</w:t>
      </w:r>
      <w:proofErr w:type="spellEnd"/>
      <w:r w:rsidRPr="00986599">
        <w:rPr>
          <w:lang w:val="en-US" w:eastAsia="nl-BE"/>
        </w:rPr>
        <w:t xml:space="preserve"> </w:t>
      </w:r>
      <w:proofErr w:type="spellStart"/>
      <w:r w:rsidRPr="00986599">
        <w:rPr>
          <w:lang w:val="en-US" w:eastAsia="nl-BE"/>
        </w:rPr>
        <w:t>aanpak</w:t>
      </w:r>
      <w:proofErr w:type="spellEnd"/>
      <w:r w:rsidRPr="00986599">
        <w:rPr>
          <w:lang w:val="en-US" w:eastAsia="nl-BE"/>
        </w:rPr>
        <w:t xml:space="preserve">: </w:t>
      </w:r>
      <w:proofErr w:type="spellStart"/>
      <w:r>
        <w:rPr>
          <w:lang w:val="en-US" w:eastAsia="nl-BE"/>
        </w:rPr>
        <w:t>pragmatisch</w:t>
      </w:r>
      <w:proofErr w:type="spellEnd"/>
      <w:r>
        <w:rPr>
          <w:lang w:val="en-US" w:eastAsia="nl-BE"/>
        </w:rPr>
        <w:t xml:space="preserve">, </w:t>
      </w:r>
      <w:r w:rsidRPr="00986599">
        <w:rPr>
          <w:lang w:val="en-US" w:eastAsia="nl-BE"/>
        </w:rPr>
        <w:t>case</w:t>
      </w:r>
      <w:r>
        <w:rPr>
          <w:lang w:val="en-US" w:eastAsia="nl-BE"/>
        </w:rPr>
        <w:t>-</w:t>
      </w:r>
      <w:r w:rsidRPr="00986599">
        <w:rPr>
          <w:lang w:val="en-US" w:eastAsia="nl-BE"/>
        </w:rPr>
        <w:t>by</w:t>
      </w:r>
      <w:r>
        <w:rPr>
          <w:lang w:val="en-US" w:eastAsia="nl-BE"/>
        </w:rPr>
        <w:t>-</w:t>
      </w:r>
      <w:r w:rsidRPr="00986599">
        <w:rPr>
          <w:lang w:val="en-US" w:eastAsia="nl-BE"/>
        </w:rPr>
        <w:t>case</w:t>
      </w:r>
      <w:r>
        <w:rPr>
          <w:lang w:val="en-US" w:eastAsia="nl-BE"/>
        </w:rPr>
        <w:t>.</w:t>
      </w:r>
    </w:p>
    <w:p w14:paraId="21D1A6D3" w14:textId="31DC2420" w:rsidR="007B4517" w:rsidRPr="00C7528B" w:rsidRDefault="00D72C7C" w:rsidP="00D72C7C">
      <w:pPr>
        <w:pStyle w:val="Heading3"/>
        <w:rPr>
          <w:lang w:val="nl-NL"/>
        </w:rPr>
      </w:pPr>
      <w:bookmarkStart w:id="311" w:name="_Toc153281675"/>
      <w:r>
        <w:rPr>
          <w:lang w:val="nl-NL"/>
        </w:rPr>
        <w:t>Effecten winning op natuur</w:t>
      </w:r>
      <w:bookmarkEnd w:id="311"/>
    </w:p>
    <w:p w14:paraId="02F9A347" w14:textId="77777777" w:rsidR="007B4517" w:rsidRPr="00D72C7C" w:rsidRDefault="007B4517" w:rsidP="00D72C7C">
      <w:pPr>
        <w:spacing w:after="160"/>
        <w:contextualSpacing/>
        <w:rPr>
          <w:lang w:val="nl-NL"/>
        </w:rPr>
      </w:pPr>
      <w:r w:rsidRPr="00D72C7C">
        <w:rPr>
          <w:lang w:val="nl-NL"/>
        </w:rPr>
        <w:t>Hoe wordt er in Brussel omgegaan met impact van grondwaterwinningen in het kader van de vergunningsverleningsprocedure waarbij er effecten zijn op natuur?</w:t>
      </w:r>
    </w:p>
    <w:p w14:paraId="3DF99E3B" w14:textId="63896077" w:rsidR="007B4517" w:rsidRDefault="007B4517" w:rsidP="00D72C7C">
      <w:pPr>
        <w:pStyle w:val="ListParagraph"/>
        <w:numPr>
          <w:ilvl w:val="0"/>
          <w:numId w:val="31"/>
        </w:numPr>
        <w:spacing w:after="160"/>
        <w:contextualSpacing/>
        <w:rPr>
          <w:lang w:val="nl-NL"/>
        </w:rPr>
      </w:pPr>
      <w:r>
        <w:rPr>
          <w:lang w:val="nl-NL"/>
        </w:rPr>
        <w:t>Begint meer en meer verplicht te worden om regenwatervangen te voorzien om herinfiltratie te garanderen</w:t>
      </w:r>
      <w:r w:rsidR="00D72C7C">
        <w:rPr>
          <w:lang w:val="nl-NL"/>
        </w:rPr>
        <w:t>.</w:t>
      </w:r>
    </w:p>
    <w:p w14:paraId="2C380332" w14:textId="398ECD4F" w:rsidR="007B4517" w:rsidRDefault="007B4517" w:rsidP="00D72C7C">
      <w:pPr>
        <w:pStyle w:val="ListParagraph"/>
        <w:numPr>
          <w:ilvl w:val="0"/>
          <w:numId w:val="31"/>
        </w:numPr>
        <w:spacing w:after="160"/>
        <w:contextualSpacing/>
        <w:rPr>
          <w:lang w:val="nl-NL"/>
        </w:rPr>
      </w:pPr>
      <w:r>
        <w:rPr>
          <w:lang w:val="nl-NL"/>
        </w:rPr>
        <w:t xml:space="preserve">Het ideaal is een netto </w:t>
      </w:r>
      <w:proofErr w:type="spellStart"/>
      <w:r>
        <w:rPr>
          <w:lang w:val="nl-NL"/>
        </w:rPr>
        <w:t>nulflux</w:t>
      </w:r>
      <w:proofErr w:type="spellEnd"/>
      <w:r w:rsidR="00D72C7C">
        <w:rPr>
          <w:lang w:val="nl-NL"/>
        </w:rPr>
        <w:t>.</w:t>
      </w:r>
    </w:p>
    <w:p w14:paraId="76E55D6B" w14:textId="0BF6C53F" w:rsidR="00D72C7C" w:rsidRDefault="00D72C7C" w:rsidP="00D72C7C">
      <w:pPr>
        <w:pStyle w:val="ListParagraph"/>
        <w:numPr>
          <w:ilvl w:val="0"/>
          <w:numId w:val="31"/>
        </w:numPr>
        <w:spacing w:after="160"/>
        <w:contextualSpacing/>
      </w:pPr>
      <w:r>
        <w:t>Binnen Natura 2000 gebied: speciale vergunning nodig. Deze aanvragen worden dan ook behandeld door Natura 2000-gebiedsexpert. Er is geen vaste regelgeving hiervoor en er wordt vooral in overleg door vergunningsverleners bepaald.</w:t>
      </w:r>
    </w:p>
    <w:p w14:paraId="583DD332" w14:textId="158DB2B2" w:rsidR="00D72C7C" w:rsidRDefault="00D72C7C" w:rsidP="00D72C7C">
      <w:pPr>
        <w:pStyle w:val="ListParagraph"/>
        <w:numPr>
          <w:ilvl w:val="0"/>
          <w:numId w:val="31"/>
        </w:numPr>
        <w:spacing w:after="160"/>
        <w:contextualSpacing/>
      </w:pPr>
      <w:r>
        <w:t>Indien invloed onacceptabel wordt geacht, worden er maatregelen voorgesteld (wanden etc.). Dit is redelijk zeldzaam en wordt ook case-by-case bekeken.</w:t>
      </w:r>
    </w:p>
    <w:p w14:paraId="4D13425A" w14:textId="768BE73F" w:rsidR="00D72C7C" w:rsidRPr="00D72C7C" w:rsidRDefault="00D72C7C" w:rsidP="00D72C7C">
      <w:pPr>
        <w:pStyle w:val="ListParagraph"/>
        <w:numPr>
          <w:ilvl w:val="0"/>
          <w:numId w:val="31"/>
        </w:numPr>
        <w:spacing w:after="160"/>
        <w:contextualSpacing/>
      </w:pPr>
      <w:r>
        <w:t>Zettingen zijn een groter probleem bij bemalingen in Brussel dan de invloed op natuur (veel slappe gronden).</w:t>
      </w:r>
    </w:p>
    <w:p w14:paraId="14867D88" w14:textId="1A2C8539" w:rsidR="00D72C7C" w:rsidRPr="00D72C7C" w:rsidRDefault="00D72C7C" w:rsidP="00D72C7C">
      <w:pPr>
        <w:pStyle w:val="Heading3"/>
      </w:pPr>
      <w:bookmarkStart w:id="312" w:name="_Toc153281676"/>
      <w:r>
        <w:t>Hoe worden bemalingen geëvalueerd?</w:t>
      </w:r>
      <w:bookmarkEnd w:id="312"/>
    </w:p>
    <w:p w14:paraId="44031E6F" w14:textId="7EAB414D" w:rsidR="007B4517" w:rsidRDefault="007B4517" w:rsidP="00D72C7C">
      <w:pPr>
        <w:pStyle w:val="ListParagraph"/>
        <w:numPr>
          <w:ilvl w:val="0"/>
          <w:numId w:val="31"/>
        </w:numPr>
        <w:spacing w:after="160"/>
        <w:contextualSpacing/>
      </w:pPr>
      <w:r>
        <w:rPr>
          <w:lang w:val="nl-NL"/>
        </w:rPr>
        <w:t xml:space="preserve">Geen richtlijnen. </w:t>
      </w:r>
      <w:r w:rsidRPr="00683694">
        <w:t xml:space="preserve">De evaluatie wordt bekeken op een </w:t>
      </w:r>
      <w:r>
        <w:t>c</w:t>
      </w:r>
      <w:r w:rsidRPr="00683694">
        <w:t>ase-by-case</w:t>
      </w:r>
      <w:r>
        <w:t xml:space="preserve"> basis, waarbij specifieke e</w:t>
      </w:r>
      <w:r w:rsidRPr="00456288">
        <w:t xml:space="preserve">isen afhankelijk </w:t>
      </w:r>
      <w:r>
        <w:t xml:space="preserve">zijn </w:t>
      </w:r>
      <w:r w:rsidRPr="00456288">
        <w:t xml:space="preserve">van </w:t>
      </w:r>
      <w:r>
        <w:t xml:space="preserve">het </w:t>
      </w:r>
      <w:r w:rsidRPr="00456288">
        <w:t>risico</w:t>
      </w:r>
      <w:r>
        <w:t xml:space="preserve"> en de persoon die de aanvraag behandeld</w:t>
      </w:r>
      <w:r w:rsidR="00D72C7C">
        <w:t>.</w:t>
      </w:r>
    </w:p>
    <w:p w14:paraId="46B3660F" w14:textId="79ECBB17" w:rsidR="007B4517" w:rsidRPr="00456288" w:rsidRDefault="007B4517" w:rsidP="00D72C7C">
      <w:pPr>
        <w:pStyle w:val="ListParagraph"/>
        <w:numPr>
          <w:ilvl w:val="0"/>
          <w:numId w:val="31"/>
        </w:numPr>
        <w:spacing w:after="160"/>
        <w:contextualSpacing/>
      </w:pPr>
      <w:r>
        <w:t>Mogelijks zal er in de toekomst wel meer gekeken worden naar de Vlaamse bemalingsrichtlijnen</w:t>
      </w:r>
      <w:r w:rsidR="00D72C7C">
        <w:t>.</w:t>
      </w:r>
    </w:p>
    <w:p w14:paraId="6B5F3034" w14:textId="573A9BD6" w:rsidR="007B4517" w:rsidRDefault="007B4517" w:rsidP="00D72C7C">
      <w:pPr>
        <w:pStyle w:val="ListParagraph"/>
        <w:numPr>
          <w:ilvl w:val="0"/>
          <w:numId w:val="31"/>
        </w:numPr>
        <w:spacing w:after="160"/>
        <w:contextualSpacing/>
        <w:rPr>
          <w:lang w:val="nl-NL"/>
        </w:rPr>
      </w:pPr>
      <w:r>
        <w:t xml:space="preserve">Berekeningen gaan van </w:t>
      </w:r>
      <w:r>
        <w:rPr>
          <w:lang w:val="nl-NL"/>
        </w:rPr>
        <w:t>zeer beperkte berekeningen (</w:t>
      </w:r>
      <w:proofErr w:type="spellStart"/>
      <w:r>
        <w:rPr>
          <w:lang w:val="nl-NL"/>
        </w:rPr>
        <w:t>Sichardt</w:t>
      </w:r>
      <w:proofErr w:type="spellEnd"/>
      <w:r>
        <w:rPr>
          <w:lang w:val="nl-NL"/>
        </w:rPr>
        <w:t>), tot meer complexere analytische berekeningen en numerieke simulatie. Eenvoudige bereken</w:t>
      </w:r>
      <w:r w:rsidR="007777E4">
        <w:rPr>
          <w:lang w:val="nl-NL"/>
        </w:rPr>
        <w:t>ingen</w:t>
      </w:r>
      <w:r>
        <w:rPr>
          <w:lang w:val="nl-NL"/>
        </w:rPr>
        <w:t xml:space="preserve"> zullen vaak leiden tot bijkomende vragen die moeten behandeld worden in een meer uitgebreide studie opgesteld door een expert</w:t>
      </w:r>
      <w:r w:rsidR="007777E4">
        <w:rPr>
          <w:lang w:val="nl-NL"/>
        </w:rPr>
        <w:t>.</w:t>
      </w:r>
    </w:p>
    <w:p w14:paraId="3DC9242A" w14:textId="188E4DCC" w:rsidR="007B4517" w:rsidRDefault="007B4517" w:rsidP="00D72C7C">
      <w:pPr>
        <w:pStyle w:val="ListParagraph"/>
        <w:numPr>
          <w:ilvl w:val="0"/>
          <w:numId w:val="31"/>
        </w:numPr>
        <w:spacing w:after="160"/>
        <w:contextualSpacing/>
      </w:pPr>
      <w:r w:rsidRPr="00456288">
        <w:t xml:space="preserve">Wel interne </w:t>
      </w:r>
      <w:r w:rsidR="007777E4">
        <w:t xml:space="preserve">(niet publieke) </w:t>
      </w:r>
      <w:r>
        <w:t xml:space="preserve">informele </w:t>
      </w:r>
      <w:r w:rsidRPr="00456288">
        <w:t>richtlijnen om consistentie tussen ve</w:t>
      </w:r>
      <w:r>
        <w:t>rschillende vergunningsverleners te behouden</w:t>
      </w:r>
      <w:r w:rsidR="007777E4">
        <w:t>.</w:t>
      </w:r>
    </w:p>
    <w:p w14:paraId="687D4109" w14:textId="1789DE28" w:rsidR="007B4517" w:rsidRDefault="007B4517" w:rsidP="00D72C7C">
      <w:pPr>
        <w:pStyle w:val="ListParagraph"/>
        <w:numPr>
          <w:ilvl w:val="0"/>
          <w:numId w:val="31"/>
        </w:numPr>
        <w:spacing w:after="160"/>
        <w:contextualSpacing/>
      </w:pPr>
      <w:r>
        <w:t>Voor de evaluatie zijn er eigenlijk maar 3 personen, waarvan twee verbonden aan de dienst en één externe consultant</w:t>
      </w:r>
      <w:r w:rsidR="007777E4">
        <w:t xml:space="preserve"> (Almadius)</w:t>
      </w:r>
      <w:r>
        <w:t>;</w:t>
      </w:r>
    </w:p>
    <w:p w14:paraId="2834F80C" w14:textId="77777777" w:rsidR="007B4517" w:rsidRDefault="007B4517" w:rsidP="00D72C7C">
      <w:pPr>
        <w:pStyle w:val="ListParagraph"/>
        <w:numPr>
          <w:ilvl w:val="0"/>
          <w:numId w:val="31"/>
        </w:numPr>
        <w:spacing w:after="160"/>
        <w:contextualSpacing/>
      </w:pPr>
      <w:r>
        <w:t>De beperkte omvang van de administratie maakt het moeilijk om extra vergunningsverleners te trainen die autonoom hydrogeologische/geotechnische vraagstukken kunnen evalueren.</w:t>
      </w:r>
    </w:p>
    <w:p w14:paraId="131CAEEB" w14:textId="3C494BF0" w:rsidR="007B4517" w:rsidRDefault="00D72C7C" w:rsidP="00D72C7C">
      <w:pPr>
        <w:pStyle w:val="Heading3"/>
      </w:pPr>
      <w:bookmarkStart w:id="313" w:name="_Toc153281677"/>
      <w:r>
        <w:t>Evaluatie permanente, diepe winningen</w:t>
      </w:r>
      <w:bookmarkEnd w:id="313"/>
      <w:r w:rsidR="007B4517">
        <w:t xml:space="preserve"> </w:t>
      </w:r>
    </w:p>
    <w:p w14:paraId="4E6F1695" w14:textId="77777777" w:rsidR="007B4517" w:rsidRDefault="007B4517" w:rsidP="00D72C7C">
      <w:pPr>
        <w:pStyle w:val="ListParagraph"/>
        <w:numPr>
          <w:ilvl w:val="0"/>
          <w:numId w:val="31"/>
        </w:numPr>
        <w:spacing w:after="160"/>
        <w:contextualSpacing/>
      </w:pPr>
      <w:r>
        <w:t>Weinig permanente winningen aangevraagd (1 per jaar).</w:t>
      </w:r>
    </w:p>
    <w:p w14:paraId="16C22839" w14:textId="77777777" w:rsidR="007B4517" w:rsidRDefault="007B4517" w:rsidP="00D72C7C">
      <w:pPr>
        <w:pStyle w:val="ListParagraph"/>
        <w:numPr>
          <w:ilvl w:val="0"/>
          <w:numId w:val="31"/>
        </w:numPr>
        <w:spacing w:after="160"/>
        <w:contextualSpacing/>
      </w:pPr>
      <w:r>
        <w:t>Sommige aquifers hebben een maximum toegelaten extractiedebiet (niet vrijgegeven). Omdat de Brusseliaan en Landeniaan aquifers eerder traag reageren, worden voor de grenzen conservatieve waarde aangenomen waarbij geen conflicten in grondwatergebruik aanwezig zijn. Boven deze grenzen dient een expert de aanvraag te evalueren. Zal ook moeizaam zijn voor Sokkel en Krijt, aangezien dit kwetsbare aquifers zijn.</w:t>
      </w:r>
    </w:p>
    <w:p w14:paraId="318DE13C" w14:textId="77777777" w:rsidR="007B4517" w:rsidRDefault="007B4517" w:rsidP="00D72C7C">
      <w:pPr>
        <w:pStyle w:val="ListParagraph"/>
        <w:numPr>
          <w:ilvl w:val="0"/>
          <w:numId w:val="31"/>
        </w:numPr>
        <w:spacing w:after="160"/>
        <w:contextualSpacing/>
      </w:pPr>
      <w:r>
        <w:t>Iedere 3 à 5 jaar wordt de globale piëzometrie bekeken, waarbij een gevoeligheidsanalyse wordt uitgevoerd om te zien wat de trends zijn in grondwaterstijghoogte in functie van de voeding en de drainage (waterlopen), om zodoende te bekijken hoeveel ruimte er is voor afname door grondwaterwinningen.</w:t>
      </w:r>
    </w:p>
    <w:p w14:paraId="164D4BBF" w14:textId="5E591AD2" w:rsidR="007B4517" w:rsidRDefault="007B4517" w:rsidP="00D72C7C">
      <w:pPr>
        <w:pStyle w:val="Heading3"/>
      </w:pPr>
      <w:bookmarkStart w:id="314" w:name="_Toc153281678"/>
      <w:r w:rsidRPr="00F4684A">
        <w:t>Cumulatieve effecten</w:t>
      </w:r>
      <w:bookmarkEnd w:id="314"/>
    </w:p>
    <w:p w14:paraId="2E5F8A99" w14:textId="77777777" w:rsidR="007B4517" w:rsidRDefault="007B4517" w:rsidP="00D72C7C">
      <w:pPr>
        <w:pStyle w:val="ListParagraph"/>
        <w:numPr>
          <w:ilvl w:val="0"/>
          <w:numId w:val="31"/>
        </w:numPr>
        <w:spacing w:after="160"/>
        <w:contextualSpacing/>
      </w:pPr>
      <w:r>
        <w:t>Permanente winningen: gegeven het lage aantal permanente winningen, is dit geen groot probleem.</w:t>
      </w:r>
    </w:p>
    <w:p w14:paraId="2254C981" w14:textId="77777777" w:rsidR="007B4517" w:rsidRDefault="007B4517" w:rsidP="00D72C7C">
      <w:pPr>
        <w:pStyle w:val="ListParagraph"/>
        <w:numPr>
          <w:ilvl w:val="0"/>
          <w:numId w:val="31"/>
        </w:numPr>
        <w:spacing w:after="160"/>
        <w:contextualSpacing/>
      </w:pPr>
      <w:r>
        <w:t>KWO, wordt nu nog niet echt bekeken, eventueel wel voor de toekomst.</w:t>
      </w:r>
    </w:p>
    <w:p w14:paraId="29C31D00" w14:textId="77777777" w:rsidR="007B4517" w:rsidRDefault="007B4517" w:rsidP="00D72C7C">
      <w:pPr>
        <w:pStyle w:val="ListParagraph"/>
        <w:numPr>
          <w:ilvl w:val="0"/>
          <w:numId w:val="31"/>
        </w:numPr>
        <w:spacing w:after="160"/>
        <w:contextualSpacing/>
      </w:pPr>
      <w:r>
        <w:t>Bemalingen: te weinig informatie om cumulatieve effecten te beoordelen, zo is de timing van de uitvoering vaak niet voldoende gekend. (Dit is misschien wel interessant naar de toekomst toe).</w:t>
      </w:r>
    </w:p>
    <w:p w14:paraId="3D3C5940" w14:textId="77777777" w:rsidR="007B4517" w:rsidRDefault="007B4517" w:rsidP="00D72C7C">
      <w:pPr>
        <w:pStyle w:val="ListParagraph"/>
        <w:numPr>
          <w:ilvl w:val="0"/>
          <w:numId w:val="31"/>
        </w:numPr>
        <w:spacing w:after="160"/>
        <w:contextualSpacing/>
      </w:pPr>
      <w:r>
        <w:t>Als alternatief wordt er gewekt met interne (en informele) drempelwaarden:</w:t>
      </w:r>
    </w:p>
    <w:p w14:paraId="4F38B455" w14:textId="77777777" w:rsidR="007B4517" w:rsidRDefault="007B4517" w:rsidP="00D72C7C">
      <w:pPr>
        <w:pStyle w:val="ListParagraph"/>
        <w:numPr>
          <w:ilvl w:val="1"/>
          <w:numId w:val="31"/>
        </w:numPr>
        <w:spacing w:after="160"/>
        <w:contextualSpacing/>
      </w:pPr>
      <w:r>
        <w:t>Voor geothermie en permanente winningen:</w:t>
      </w:r>
    </w:p>
    <w:p w14:paraId="4D6AF0AD" w14:textId="77777777" w:rsidR="007B4517" w:rsidRDefault="007B4517" w:rsidP="00D72C7C">
      <w:pPr>
        <w:pStyle w:val="ListParagraph"/>
        <w:numPr>
          <w:ilvl w:val="2"/>
          <w:numId w:val="31"/>
        </w:numPr>
        <w:spacing w:after="160"/>
        <w:contextualSpacing/>
      </w:pPr>
      <w:r>
        <w:t>Afstandslimiet of piëzometrisch effect:  1 m op 2500 m afstand van perceel. Weinig overtredingen hiervan;</w:t>
      </w:r>
    </w:p>
    <w:p w14:paraId="1AA007D9" w14:textId="77777777" w:rsidR="007B4517" w:rsidRDefault="007B4517" w:rsidP="00D72C7C">
      <w:pPr>
        <w:pStyle w:val="ListParagraph"/>
        <w:numPr>
          <w:ilvl w:val="2"/>
          <w:numId w:val="31"/>
        </w:numPr>
        <w:spacing w:after="160"/>
        <w:contextualSpacing/>
      </w:pPr>
      <w:r w:rsidRPr="00637D1D">
        <w:t>Thermische impact (1° C op 150 m) (thermisch</w:t>
      </w:r>
      <w:r>
        <w:t xml:space="preserve"> effect)</w:t>
      </w:r>
    </w:p>
    <w:p w14:paraId="0859D1FF" w14:textId="77777777" w:rsidR="007B4517" w:rsidRDefault="007B4517" w:rsidP="00D72C7C">
      <w:pPr>
        <w:pStyle w:val="ListParagraph"/>
        <w:numPr>
          <w:ilvl w:val="1"/>
          <w:numId w:val="31"/>
        </w:numPr>
        <w:spacing w:after="160"/>
        <w:contextualSpacing/>
      </w:pPr>
      <w:r>
        <w:t>Voor permanente winningen:</w:t>
      </w:r>
    </w:p>
    <w:p w14:paraId="78D9E605" w14:textId="77777777" w:rsidR="007B4517" w:rsidRPr="00637D1D" w:rsidRDefault="007B4517" w:rsidP="00D72C7C">
      <w:pPr>
        <w:pStyle w:val="ListParagraph"/>
        <w:numPr>
          <w:ilvl w:val="2"/>
          <w:numId w:val="31"/>
        </w:numPr>
        <w:spacing w:after="160"/>
        <w:contextualSpacing/>
      </w:pPr>
      <w:r>
        <w:t>Afstandslimiet of piëzometrisch effect: 1 m op 2500 m afstand van perceel.</w:t>
      </w:r>
    </w:p>
    <w:p w14:paraId="5A5A4B78" w14:textId="77777777" w:rsidR="007B4517" w:rsidRDefault="007B4517" w:rsidP="00D72C7C">
      <w:pPr>
        <w:pStyle w:val="ListParagraph"/>
        <w:numPr>
          <w:ilvl w:val="1"/>
          <w:numId w:val="31"/>
        </w:numPr>
        <w:spacing w:after="160"/>
        <w:contextualSpacing/>
      </w:pPr>
      <w:r>
        <w:t>Grenzen worden intern beoordeeld, benchmarking met andere landen.</w:t>
      </w:r>
    </w:p>
    <w:p w14:paraId="550E2BF6" w14:textId="77777777" w:rsidR="007B4517" w:rsidRDefault="007B4517" w:rsidP="00D72C7C">
      <w:pPr>
        <w:pStyle w:val="ListParagraph"/>
        <w:numPr>
          <w:ilvl w:val="1"/>
          <w:numId w:val="31"/>
        </w:numPr>
        <w:spacing w:after="160"/>
        <w:contextualSpacing/>
      </w:pPr>
      <w:r>
        <w:t>Op termijn zouden deze openbaar gemaakt worden met als doel dat onder meer de KWO systeem zo goed mogelijk gebalanceerd worden.</w:t>
      </w:r>
    </w:p>
    <w:p w14:paraId="1BB94F64" w14:textId="77777777" w:rsidR="007B4517" w:rsidRDefault="007B4517" w:rsidP="00D72C7C">
      <w:pPr>
        <w:pStyle w:val="Heading3"/>
      </w:pPr>
      <w:bookmarkStart w:id="315" w:name="_Toc153281679"/>
      <w:r w:rsidRPr="00D72C7C">
        <w:rPr>
          <w:bCs w:val="0"/>
        </w:rPr>
        <w:t>Seizoenale effecten</w:t>
      </w:r>
      <w:r>
        <w:t xml:space="preserve"> (bv. drogere perioden)</w:t>
      </w:r>
      <w:bookmarkEnd w:id="315"/>
      <w:r>
        <w:t xml:space="preserve"> </w:t>
      </w:r>
    </w:p>
    <w:p w14:paraId="2F276CB2" w14:textId="77777777" w:rsidR="007B4517" w:rsidRDefault="007B4517" w:rsidP="00D72C7C">
      <w:pPr>
        <w:pStyle w:val="ListParagraph"/>
        <w:numPr>
          <w:ilvl w:val="0"/>
          <w:numId w:val="31"/>
        </w:numPr>
        <w:spacing w:after="160"/>
        <w:contextualSpacing/>
      </w:pPr>
      <w:r w:rsidRPr="009A33CF">
        <w:t>Algemeen worden deze</w:t>
      </w:r>
      <w:r>
        <w:rPr>
          <w:b/>
          <w:bCs/>
        </w:rPr>
        <w:t xml:space="preserve"> </w:t>
      </w:r>
      <w:r>
        <w:t xml:space="preserve">niet in rekening gebracht. </w:t>
      </w:r>
    </w:p>
    <w:p w14:paraId="1681B971" w14:textId="77777777" w:rsidR="007B4517" w:rsidRDefault="007B4517" w:rsidP="00D72C7C">
      <w:pPr>
        <w:pStyle w:val="ListParagraph"/>
        <w:numPr>
          <w:ilvl w:val="0"/>
          <w:numId w:val="31"/>
        </w:numPr>
        <w:spacing w:after="160"/>
        <w:contextualSpacing/>
      </w:pPr>
      <w:r w:rsidRPr="006A5783">
        <w:t>Winningen</w:t>
      </w:r>
      <w:r>
        <w:rPr>
          <w:b/>
          <w:bCs/>
        </w:rPr>
        <w:t>:</w:t>
      </w:r>
    </w:p>
    <w:p w14:paraId="09B3D030" w14:textId="77777777" w:rsidR="007B4517" w:rsidRDefault="007B4517" w:rsidP="00D72C7C">
      <w:pPr>
        <w:pStyle w:val="ListParagraph"/>
        <w:numPr>
          <w:ilvl w:val="1"/>
          <w:numId w:val="31"/>
        </w:numPr>
        <w:spacing w:after="160"/>
        <w:contextualSpacing/>
      </w:pPr>
      <w:r>
        <w:t>Brusseliaan aquifer toont weinig seizoenale fluctuaties.</w:t>
      </w:r>
    </w:p>
    <w:p w14:paraId="52467463" w14:textId="77777777" w:rsidR="007B4517" w:rsidRDefault="007B4517" w:rsidP="00D72C7C">
      <w:pPr>
        <w:pStyle w:val="ListParagraph"/>
        <w:numPr>
          <w:ilvl w:val="1"/>
          <w:numId w:val="31"/>
        </w:numPr>
        <w:spacing w:after="160"/>
        <w:contextualSpacing/>
      </w:pPr>
      <w:r>
        <w:t>Peilen in Brusseliaan dalen sinds 2000. Uit een gevoeligheidsanalyse blijk dit voornamelijk een gevolg te zijn van veranderingen in grondwatervoeding. Dit heeft ook een effect op verbonden waterlopen omdat de buffering vermindert.</w:t>
      </w:r>
    </w:p>
    <w:p w14:paraId="73EBE795" w14:textId="77777777" w:rsidR="007B4517" w:rsidRDefault="007B4517" w:rsidP="00D72C7C">
      <w:pPr>
        <w:pStyle w:val="ListParagraph"/>
        <w:numPr>
          <w:ilvl w:val="1"/>
          <w:numId w:val="31"/>
        </w:numPr>
        <w:spacing w:after="160"/>
        <w:contextualSpacing/>
      </w:pPr>
      <w:r>
        <w:t>Dit kan in de toekomst doorwegen op vergunningen voor permanente winningen in het Brusseliaan, maar voorlopig nog geen probleem o.w.v. het beperkt aantal winningen;</w:t>
      </w:r>
    </w:p>
    <w:p w14:paraId="3C20355E" w14:textId="77777777" w:rsidR="007B4517" w:rsidRDefault="007B4517" w:rsidP="00D72C7C">
      <w:pPr>
        <w:pStyle w:val="ListParagraph"/>
        <w:numPr>
          <w:ilvl w:val="0"/>
          <w:numId w:val="31"/>
        </w:numPr>
        <w:spacing w:after="160"/>
        <w:contextualSpacing/>
      </w:pPr>
      <w:r>
        <w:t>Bemalingen:</w:t>
      </w:r>
    </w:p>
    <w:p w14:paraId="3AAC22E7" w14:textId="77777777" w:rsidR="007B4517" w:rsidRDefault="007B4517" w:rsidP="00D72C7C">
      <w:pPr>
        <w:pStyle w:val="ListParagraph"/>
        <w:numPr>
          <w:ilvl w:val="1"/>
          <w:numId w:val="31"/>
        </w:numPr>
        <w:spacing w:after="160"/>
        <w:contextualSpacing/>
      </w:pPr>
      <w:r>
        <w:t>Bemalingen meestal op alluviale vlakte, stroomafwaarts van aquifers, minder een probleem om daar te capteren dan bovenstrooms;</w:t>
      </w:r>
    </w:p>
    <w:p w14:paraId="78C3C3E4" w14:textId="77777777" w:rsidR="007B4517" w:rsidRDefault="007B4517" w:rsidP="00D72C7C">
      <w:pPr>
        <w:pStyle w:val="ListParagraph"/>
        <w:numPr>
          <w:ilvl w:val="1"/>
          <w:numId w:val="31"/>
        </w:numPr>
        <w:spacing w:after="160"/>
        <w:contextualSpacing/>
      </w:pPr>
      <w:r>
        <w:t>Momenteel geen algemene restricties op bemalingen tijdens seizoenen, maar elke maand worden de grondwaterpeilen geëvalueerd. Zo kan er tijdig ingegrepen worden bijvoorbeeld door een verbod op te leggen.</w:t>
      </w:r>
    </w:p>
    <w:p w14:paraId="093F0914" w14:textId="77777777" w:rsidR="007B4517" w:rsidRDefault="007B4517" w:rsidP="00D72C7C">
      <w:pPr>
        <w:pStyle w:val="ListParagraph"/>
        <w:numPr>
          <w:ilvl w:val="1"/>
          <w:numId w:val="31"/>
        </w:numPr>
        <w:spacing w:after="160"/>
        <w:contextualSpacing/>
      </w:pPr>
      <w:r>
        <w:t>Mogelijk komen er in de toekomst verdere beperkingen.</w:t>
      </w:r>
    </w:p>
    <w:p w14:paraId="524BF27F" w14:textId="77777777" w:rsidR="007B4517" w:rsidRDefault="007B4517" w:rsidP="00D72C7C">
      <w:pPr>
        <w:pStyle w:val="ListParagraph"/>
        <w:numPr>
          <w:ilvl w:val="0"/>
          <w:numId w:val="31"/>
        </w:numPr>
        <w:spacing w:after="160"/>
        <w:contextualSpacing/>
      </w:pPr>
      <w:r>
        <w:t>Ondergrondse structuren die de permanente grondwaterhuishouding wijzigen:</w:t>
      </w:r>
    </w:p>
    <w:p w14:paraId="46A2CEBF" w14:textId="1F1C61C0" w:rsidR="007B4517" w:rsidRDefault="007B4517" w:rsidP="00D72C7C">
      <w:pPr>
        <w:pStyle w:val="ListParagraph"/>
        <w:numPr>
          <w:ilvl w:val="1"/>
          <w:numId w:val="31"/>
        </w:numPr>
        <w:spacing w:after="160"/>
        <w:contextualSpacing/>
      </w:pPr>
      <w:r>
        <w:t>Wanden</w:t>
      </w:r>
      <w:r w:rsidR="007777E4">
        <w:t>:</w:t>
      </w:r>
    </w:p>
    <w:p w14:paraId="6EE262B4" w14:textId="6BFDA133" w:rsidR="007B4517" w:rsidRDefault="007B4517" w:rsidP="00D72C7C">
      <w:pPr>
        <w:pStyle w:val="ListParagraph"/>
        <w:numPr>
          <w:ilvl w:val="2"/>
          <w:numId w:val="31"/>
        </w:numPr>
        <w:spacing w:after="160"/>
        <w:contextualSpacing/>
      </w:pPr>
      <w:r>
        <w:t>Probleem in Brussel door dichte bebouwing, maar vaak noodzakelijk voor zettingsrisico</w:t>
      </w:r>
      <w:r w:rsidR="007777E4">
        <w:t xml:space="preserve"> te vermijden</w:t>
      </w:r>
      <w:r>
        <w:t>. Weinig data om het cumulatieve effect hiervan te beoordelen. Bijvoorbeeld de locatie van waterkerende wanden wordt niet altijd gecatalogiseerd;</w:t>
      </w:r>
    </w:p>
    <w:p w14:paraId="7DF1941D" w14:textId="2923AA26" w:rsidR="007B4517" w:rsidRDefault="007B4517" w:rsidP="00D72C7C">
      <w:pPr>
        <w:pStyle w:val="ListParagraph"/>
        <w:numPr>
          <w:ilvl w:val="2"/>
          <w:numId w:val="31"/>
        </w:numPr>
        <w:spacing w:after="160"/>
        <w:contextualSpacing/>
      </w:pPr>
      <w:r>
        <w:t>Moeilijk om harde regels op te leggen en zo te bepalen waar wanden zijn toegelaten en waar niet. Er werd hiervoor ook onafhankelijk advies gevraagd aan onder andere universiteiten</w:t>
      </w:r>
      <w:r w:rsidR="007777E4">
        <w:t>.</w:t>
      </w:r>
    </w:p>
    <w:p w14:paraId="37CC1F23" w14:textId="58434DCB" w:rsidR="007B4517" w:rsidRDefault="007B4517" w:rsidP="00D72C7C">
      <w:pPr>
        <w:pStyle w:val="ListParagraph"/>
        <w:numPr>
          <w:ilvl w:val="1"/>
          <w:numId w:val="31"/>
        </w:numPr>
        <w:spacing w:after="160"/>
        <w:contextualSpacing/>
      </w:pPr>
      <w:r>
        <w:t>bypass (passage d’eau)</w:t>
      </w:r>
      <w:r w:rsidR="007777E4">
        <w:t>:</w:t>
      </w:r>
    </w:p>
    <w:p w14:paraId="2CD34C45" w14:textId="56A72834" w:rsidR="007B4517" w:rsidRDefault="007B4517" w:rsidP="00D72C7C">
      <w:pPr>
        <w:pStyle w:val="ListParagraph"/>
        <w:numPr>
          <w:ilvl w:val="2"/>
          <w:numId w:val="31"/>
        </w:numPr>
        <w:spacing w:after="160"/>
        <w:contextualSpacing/>
      </w:pPr>
      <w:r>
        <w:t>Automatische procedure aanwezig die bepaalt wanneer een grondwater bypass (passage d’eau) nodig is. Deze wordt dan ook  opgelegd in de vergunning</w:t>
      </w:r>
      <w:r w:rsidR="007777E4">
        <w:t>.</w:t>
      </w:r>
    </w:p>
    <w:p w14:paraId="4121C2A4" w14:textId="4FE5C424" w:rsidR="007B4517" w:rsidRDefault="007B4517" w:rsidP="00D72C7C">
      <w:pPr>
        <w:pStyle w:val="ListParagraph"/>
        <w:numPr>
          <w:ilvl w:val="2"/>
          <w:numId w:val="31"/>
        </w:numPr>
        <w:spacing w:after="160"/>
        <w:contextualSpacing/>
      </w:pPr>
      <w:r>
        <w:t>Moeilijk om te bepalen wat het effect zal zijn in de toekomst. In studies wordt er gekeken naar de huidige toestand, maar de invloed kan veranderen als er bijvoorbeeld meerdere grote constructies bijkomen</w:t>
      </w:r>
      <w:r w:rsidR="007777E4">
        <w:t>.</w:t>
      </w:r>
    </w:p>
    <w:p w14:paraId="4734E3AC" w14:textId="425E2DAB" w:rsidR="007B4517" w:rsidRDefault="007B4517" w:rsidP="00D72C7C">
      <w:pPr>
        <w:pStyle w:val="ListParagraph"/>
        <w:numPr>
          <w:ilvl w:val="2"/>
          <w:numId w:val="31"/>
        </w:numPr>
        <w:spacing w:after="160"/>
        <w:contextualSpacing/>
      </w:pPr>
      <w:r>
        <w:t>Moeilijk om een norm op te leggen wat veel of weinig opbolling is</w:t>
      </w:r>
      <w:r w:rsidR="007777E4">
        <w:t>.</w:t>
      </w:r>
    </w:p>
    <w:p w14:paraId="530F0C02" w14:textId="2C29AEB0" w:rsidR="007B4517" w:rsidRDefault="007B4517" w:rsidP="00D72C7C">
      <w:pPr>
        <w:pStyle w:val="ListParagraph"/>
        <w:numPr>
          <w:ilvl w:val="2"/>
          <w:numId w:val="31"/>
        </w:numPr>
        <w:spacing w:after="160"/>
        <w:contextualSpacing/>
      </w:pPr>
      <w:r>
        <w:t>Het veiligste om altijd een bypass te installeren omdat er zoveel onzekerheid is over factoren die de grondwaterhuishouding in Brussel bepalen. Met bypass zit je dan altijd</w:t>
      </w:r>
      <w:r w:rsidR="007777E4">
        <w:t xml:space="preserve"> veilig</w:t>
      </w:r>
      <w:r>
        <w:t xml:space="preserve"> naar verantwoordelijkheid toe voor opbolling en/of zettingen door verlaging aan stroomopwaartse zijde van structuur. </w:t>
      </w:r>
    </w:p>
    <w:p w14:paraId="034C905B" w14:textId="35773667" w:rsidR="007B4517" w:rsidRDefault="007B4517" w:rsidP="00D72C7C">
      <w:pPr>
        <w:pStyle w:val="ListParagraph"/>
        <w:numPr>
          <w:ilvl w:val="2"/>
          <w:numId w:val="31"/>
        </w:numPr>
        <w:spacing w:after="160"/>
        <w:contextualSpacing/>
      </w:pPr>
      <w:r>
        <w:t xml:space="preserve">Bypass is geen kostprobleem, maar eerder een competentieprobleem van de </w:t>
      </w:r>
      <w:r w:rsidR="007777E4">
        <w:t>adviseurs</w:t>
      </w:r>
      <w:r>
        <w:t xml:space="preserve"> die in sommige gevallen te weinig kennis van zaken hebben om zowel de hydrogeologie, de geotechnische als de structurele en uitvoeringszijde van het verhaal te beoordelen</w:t>
      </w:r>
    </w:p>
    <w:p w14:paraId="2B4AAE8E" w14:textId="77777777" w:rsidR="007B4517" w:rsidRDefault="007B4517" w:rsidP="00D72C7C">
      <w:pPr>
        <w:pStyle w:val="ListParagraph"/>
        <w:numPr>
          <w:ilvl w:val="2"/>
          <w:numId w:val="31"/>
        </w:numPr>
        <w:spacing w:after="160"/>
        <w:contextualSpacing/>
      </w:pPr>
      <w:r>
        <w:t xml:space="preserve">Alle afgedamde lagen moeten terug verbonden worden, niet enkel de zeer doorlatende. </w:t>
      </w:r>
    </w:p>
    <w:p w14:paraId="6B17399B" w14:textId="396EDD4B" w:rsidR="007B4517" w:rsidRDefault="007B4517" w:rsidP="00D72C7C">
      <w:pPr>
        <w:pStyle w:val="ListParagraph"/>
        <w:numPr>
          <w:ilvl w:val="1"/>
          <w:numId w:val="31"/>
        </w:numPr>
        <w:spacing w:after="160"/>
        <w:contextualSpacing/>
      </w:pPr>
      <w:r>
        <w:t>Algemeen geldt dat er geen specifiek ontwerp is dat wordt opgelegd, zolang het voorliggende ontwerp effectief werkt</w:t>
      </w:r>
      <w:r w:rsidR="007777E4">
        <w:t>.</w:t>
      </w:r>
    </w:p>
    <w:p w14:paraId="7509CCBE" w14:textId="4C9FEA57" w:rsidR="007B4517" w:rsidRDefault="007B4517" w:rsidP="007777E4">
      <w:pPr>
        <w:pStyle w:val="Heading3"/>
      </w:pPr>
      <w:bookmarkStart w:id="316" w:name="_Toc153281680"/>
      <w:r>
        <w:t>Monitoring</w:t>
      </w:r>
      <w:bookmarkEnd w:id="316"/>
    </w:p>
    <w:p w14:paraId="14008259" w14:textId="77777777" w:rsidR="007B4517" w:rsidRDefault="007B4517" w:rsidP="007777E4">
      <w:pPr>
        <w:pStyle w:val="ListParagraph"/>
        <w:numPr>
          <w:ilvl w:val="0"/>
          <w:numId w:val="31"/>
        </w:numPr>
        <w:spacing w:after="160"/>
        <w:contextualSpacing/>
      </w:pPr>
      <w:r>
        <w:t>Opleggen van extra monitoring of staalnames wordt niet echt gedaan vanuit overheid.</w:t>
      </w:r>
    </w:p>
    <w:p w14:paraId="72954468" w14:textId="77777777" w:rsidR="007B4517" w:rsidRDefault="007B4517" w:rsidP="007777E4">
      <w:pPr>
        <w:pStyle w:val="ListParagraph"/>
        <w:numPr>
          <w:ilvl w:val="0"/>
          <w:numId w:val="31"/>
        </w:numPr>
        <w:spacing w:after="160"/>
        <w:contextualSpacing/>
      </w:pPr>
      <w:r>
        <w:t>Monitoringsplannen kunnen wel opgesteld worden tijdens de vergunningsaanvraag, maar deze zijn vrij algemeen van aard. Zo dient er beschreven te worden hoe een bepaald probleem gedetecteerd zal worden (peilbuis in natuurgebied om effect in te schatten). Soms wordt er gevraagd wat de maatregelen zijn die genomen worden om het effect op de omgeving te beperken, of wat als alternatief gebruikt kan worden voor huidige uitvoering (plan B).</w:t>
      </w:r>
    </w:p>
    <w:p w14:paraId="636E2CD6" w14:textId="77777777" w:rsidR="007B4517" w:rsidRDefault="007B4517" w:rsidP="007777E4">
      <w:pPr>
        <w:pStyle w:val="ListParagraph"/>
        <w:numPr>
          <w:ilvl w:val="0"/>
          <w:numId w:val="31"/>
        </w:numPr>
        <w:spacing w:after="160"/>
        <w:contextualSpacing/>
      </w:pPr>
      <w:r>
        <w:t xml:space="preserve"> Monitoring wordt opgelegd om op te volgen, niet om project af te blokken. Mogelijk wordt er bijkomstig een inspectie uitgevoerd.</w:t>
      </w:r>
    </w:p>
    <w:p w14:paraId="14BAECAE" w14:textId="2DEDEB97" w:rsidR="007B4517" w:rsidRDefault="007B4517" w:rsidP="007777E4">
      <w:pPr>
        <w:pStyle w:val="Heading3"/>
      </w:pPr>
      <w:bookmarkStart w:id="317" w:name="_Toc153281681"/>
      <w:r>
        <w:t>Parameterkeuze</w:t>
      </w:r>
      <w:bookmarkEnd w:id="317"/>
    </w:p>
    <w:p w14:paraId="62168801" w14:textId="77777777" w:rsidR="007B4517" w:rsidRDefault="007B4517" w:rsidP="007777E4">
      <w:pPr>
        <w:pStyle w:val="ListParagraph"/>
        <w:numPr>
          <w:ilvl w:val="0"/>
          <w:numId w:val="31"/>
        </w:numPr>
        <w:spacing w:after="160"/>
        <w:contextualSpacing/>
      </w:pPr>
      <w:r>
        <w:t>Voor de vergunningsverlening wordt er niet gekeken naar harde grenzen of kerngetallen. Er wordt eerder een inschatting gemaakt of de methodologie solide is, of er genoeg aandacht aan de problemen wordt gegeven, of er alternatieven bekeken zijn.</w:t>
      </w:r>
    </w:p>
    <w:p w14:paraId="156C826E" w14:textId="77777777" w:rsidR="007B4517" w:rsidRDefault="007B4517" w:rsidP="007777E4">
      <w:pPr>
        <w:pStyle w:val="Heading3"/>
      </w:pPr>
      <w:bookmarkStart w:id="318" w:name="_Toc153281682"/>
      <w:r>
        <w:t>Gebruik grondwatermodellen van Brussel:</w:t>
      </w:r>
      <w:bookmarkEnd w:id="318"/>
    </w:p>
    <w:p w14:paraId="7ED4774B" w14:textId="5F9C5B38" w:rsidR="007B4517" w:rsidRDefault="007B4517" w:rsidP="007777E4">
      <w:pPr>
        <w:pStyle w:val="ListParagraph"/>
        <w:numPr>
          <w:ilvl w:val="0"/>
          <w:numId w:val="31"/>
        </w:numPr>
        <w:spacing w:after="160"/>
        <w:contextualSpacing/>
      </w:pPr>
      <w:r>
        <w:t>Status: er is een eerste versie van modellen voor alle relevante aquifers</w:t>
      </w:r>
      <w:r w:rsidR="007777E4">
        <w:t>.</w:t>
      </w:r>
    </w:p>
    <w:p w14:paraId="37F1876F" w14:textId="0C646709" w:rsidR="007B4517" w:rsidRDefault="007B4517" w:rsidP="007777E4">
      <w:pPr>
        <w:pStyle w:val="ListParagraph"/>
        <w:numPr>
          <w:ilvl w:val="1"/>
          <w:numId w:val="31"/>
        </w:numPr>
        <w:spacing w:after="160"/>
        <w:contextualSpacing/>
      </w:pPr>
      <w:r>
        <w:t>Stationaire modellen gekalibreerd op piëzometrie van mei 2013</w:t>
      </w:r>
      <w:r w:rsidR="007777E4">
        <w:t>.</w:t>
      </w:r>
    </w:p>
    <w:p w14:paraId="47E58BA9" w14:textId="0C95955E" w:rsidR="007B4517" w:rsidRDefault="007B4517" w:rsidP="007777E4">
      <w:pPr>
        <w:pStyle w:val="ListParagraph"/>
        <w:numPr>
          <w:ilvl w:val="1"/>
          <w:numId w:val="31"/>
        </w:numPr>
        <w:spacing w:after="160"/>
        <w:contextualSpacing/>
      </w:pPr>
      <w:r>
        <w:t xml:space="preserve">Moeilijk om te </w:t>
      </w:r>
      <w:r w:rsidR="007777E4">
        <w:t>vernieuwen</w:t>
      </w:r>
      <w:r>
        <w:t xml:space="preserve"> (geen resources, enkel Mathieu werkt daar part-time op).</w:t>
      </w:r>
    </w:p>
    <w:p w14:paraId="4C2BA02B" w14:textId="68AD335B" w:rsidR="007B4517" w:rsidRDefault="007B4517" w:rsidP="007777E4">
      <w:pPr>
        <w:pStyle w:val="ListParagraph"/>
        <w:numPr>
          <w:ilvl w:val="0"/>
          <w:numId w:val="31"/>
        </w:numPr>
        <w:spacing w:after="160"/>
        <w:contextualSpacing/>
      </w:pPr>
      <w:r>
        <w:t>Python script werd opgesteld voor automatisering van het geologisch model</w:t>
      </w:r>
      <w:r w:rsidR="007777E4">
        <w:t>.</w:t>
      </w:r>
    </w:p>
    <w:p w14:paraId="40AC804A" w14:textId="77777777" w:rsidR="007B4517" w:rsidRDefault="007B4517" w:rsidP="007777E4">
      <w:pPr>
        <w:pStyle w:val="ListParagraph"/>
        <w:numPr>
          <w:ilvl w:val="0"/>
          <w:numId w:val="31"/>
        </w:numPr>
        <w:spacing w:after="160"/>
        <w:contextualSpacing/>
      </w:pPr>
      <w:r>
        <w:t>Moeilijkheid zit er dan in om de resultaten uit te rollen op BrugeoTool, BruWater, etc…</w:t>
      </w:r>
    </w:p>
    <w:p w14:paraId="34C27B96" w14:textId="77777777" w:rsidR="007B4517" w:rsidRDefault="007B4517" w:rsidP="007777E4">
      <w:pPr>
        <w:pStyle w:val="Heading3"/>
      </w:pPr>
      <w:bookmarkStart w:id="319" w:name="_Toc153281683"/>
      <w:r>
        <w:t>Andere uitdagingen</w:t>
      </w:r>
      <w:bookmarkEnd w:id="319"/>
    </w:p>
    <w:p w14:paraId="240C0821" w14:textId="77777777" w:rsidR="007B4517" w:rsidRDefault="007B4517" w:rsidP="007777E4">
      <w:pPr>
        <w:pStyle w:val="ListParagraph"/>
        <w:numPr>
          <w:ilvl w:val="0"/>
          <w:numId w:val="31"/>
        </w:numPr>
        <w:spacing w:after="160"/>
        <w:contextualSpacing/>
      </w:pPr>
      <w:r>
        <w:t>Weinig bewustzijn over ondergrond in Brussel, dus ook weinig middelen voor verdere stappen</w:t>
      </w:r>
    </w:p>
    <w:p w14:paraId="7CA09D45" w14:textId="01585803" w:rsidR="007B4517" w:rsidRDefault="007B4517" w:rsidP="007777E4">
      <w:pPr>
        <w:pStyle w:val="ListParagraph"/>
        <w:numPr>
          <w:ilvl w:val="1"/>
          <w:numId w:val="31"/>
        </w:numPr>
        <w:spacing w:after="160"/>
        <w:contextualSpacing/>
      </w:pPr>
      <w:r>
        <w:t>Wel verbetering, met name door BrugeoTool en KWO’s</w:t>
      </w:r>
      <w:r w:rsidR="007777E4">
        <w:t>.</w:t>
      </w:r>
    </w:p>
    <w:p w14:paraId="38BE649E" w14:textId="57981B33" w:rsidR="007B4517" w:rsidRDefault="007B4517" w:rsidP="007777E4">
      <w:pPr>
        <w:pStyle w:val="ListParagraph"/>
        <w:numPr>
          <w:ilvl w:val="1"/>
          <w:numId w:val="31"/>
        </w:numPr>
        <w:spacing w:after="160"/>
        <w:contextualSpacing/>
      </w:pPr>
      <w:r>
        <w:t>Weinig kennis binnen Brusselse overheid</w:t>
      </w:r>
      <w:r w:rsidR="007777E4">
        <w:t>.</w:t>
      </w:r>
    </w:p>
    <w:p w14:paraId="7B26C14F" w14:textId="77777777" w:rsidR="007B4517" w:rsidRDefault="007B4517" w:rsidP="007777E4">
      <w:pPr>
        <w:pStyle w:val="Heading3"/>
      </w:pPr>
      <w:bookmarkStart w:id="320" w:name="_Toc153281684"/>
      <w:r>
        <w:t>Kort inzicht procedure KWO-vergunning Frankrijk:</w:t>
      </w:r>
      <w:bookmarkEnd w:id="320"/>
    </w:p>
    <w:p w14:paraId="18D2F195" w14:textId="77777777" w:rsidR="007B4517" w:rsidRDefault="007B4517" w:rsidP="007777E4">
      <w:pPr>
        <w:pStyle w:val="ListParagraph"/>
        <w:numPr>
          <w:ilvl w:val="0"/>
          <w:numId w:val="31"/>
        </w:numPr>
        <w:spacing w:after="160"/>
        <w:contextualSpacing/>
      </w:pPr>
      <w:r>
        <w:t>Beheert door “prefecture” die samenwerkt met DREAL.</w:t>
      </w:r>
    </w:p>
    <w:p w14:paraId="6F8A9A99" w14:textId="77777777" w:rsidR="007B4517" w:rsidRDefault="007B4517" w:rsidP="007777E4">
      <w:pPr>
        <w:pStyle w:val="ListParagraph"/>
        <w:numPr>
          <w:ilvl w:val="0"/>
          <w:numId w:val="31"/>
        </w:numPr>
        <w:spacing w:after="160"/>
        <w:contextualSpacing/>
      </w:pPr>
      <w:r>
        <w:t>Vergunningsverloop op basis van een criteria-analyse:</w:t>
      </w:r>
    </w:p>
    <w:p w14:paraId="3359C5A3" w14:textId="77777777" w:rsidR="007B4517" w:rsidRDefault="007B4517" w:rsidP="007777E4">
      <w:pPr>
        <w:pStyle w:val="ListParagraph"/>
        <w:numPr>
          <w:ilvl w:val="1"/>
          <w:numId w:val="31"/>
        </w:numPr>
        <w:spacing w:after="160"/>
        <w:contextualSpacing/>
      </w:pPr>
      <w:r>
        <w:t>Minder dan 500 kW;</w:t>
      </w:r>
    </w:p>
    <w:p w14:paraId="15FFC0FB" w14:textId="77777777" w:rsidR="007B4517" w:rsidRDefault="007B4517" w:rsidP="007777E4">
      <w:pPr>
        <w:pStyle w:val="ListParagraph"/>
        <w:numPr>
          <w:ilvl w:val="1"/>
          <w:numId w:val="31"/>
        </w:numPr>
        <w:spacing w:after="160"/>
        <w:contextualSpacing/>
      </w:pPr>
      <w:r>
        <w:t>Debiet onder de 80 m³/u voor een open systeem;</w:t>
      </w:r>
    </w:p>
    <w:p w14:paraId="0F9B0A98" w14:textId="77777777" w:rsidR="007B4517" w:rsidRDefault="007B4517" w:rsidP="007777E4">
      <w:pPr>
        <w:pStyle w:val="ListParagraph"/>
        <w:numPr>
          <w:ilvl w:val="1"/>
          <w:numId w:val="31"/>
        </w:numPr>
        <w:spacing w:after="160"/>
        <w:contextualSpacing/>
      </w:pPr>
      <w:r>
        <w:t>Diepte beperkt tot 200 m.</w:t>
      </w:r>
    </w:p>
    <w:p w14:paraId="49F21F8B" w14:textId="77777777" w:rsidR="007B4517" w:rsidRDefault="007B4517" w:rsidP="007777E4">
      <w:pPr>
        <w:spacing w:after="160"/>
        <w:ind w:left="1080"/>
        <w:contextualSpacing/>
      </w:pPr>
      <w:r>
        <w:t>Indien voldaan aan alle drie de voorwaarden, dan is het een eenvoudig proces. Anders valt het systeem in het veel complexere traject van een mijnvergunning.</w:t>
      </w:r>
    </w:p>
    <w:p w14:paraId="68B0E56B" w14:textId="77777777" w:rsidR="007B4517" w:rsidRDefault="007B4517" w:rsidP="007B4517">
      <w:pPr>
        <w:pStyle w:val="ListParagraph"/>
        <w:ind w:left="2880"/>
      </w:pPr>
    </w:p>
    <w:p w14:paraId="655E367A" w14:textId="77777777" w:rsidR="007B4517" w:rsidRPr="00456288" w:rsidRDefault="007B4517" w:rsidP="007B4517"/>
    <w:p w14:paraId="1B56C73B" w14:textId="77777777" w:rsidR="007B4517" w:rsidRPr="007B4517" w:rsidRDefault="007B4517" w:rsidP="007B4517"/>
    <w:p w14:paraId="273AD982" w14:textId="338498A8" w:rsidR="004B7CE6" w:rsidRDefault="00BB52F7" w:rsidP="000850C5">
      <w:pPr>
        <w:pStyle w:val="Heading2"/>
      </w:pPr>
      <w:bookmarkStart w:id="321" w:name="_Toc153281685"/>
      <w:r>
        <w:t>Interview Niels van der Maaden (Waterschap Rijn en IJsel, Nederland)</w:t>
      </w:r>
      <w:bookmarkEnd w:id="321"/>
    </w:p>
    <w:p w14:paraId="3BF19A35" w14:textId="77777777" w:rsidR="007B4517" w:rsidRDefault="007B4517" w:rsidP="007B4517">
      <w:pPr>
        <w:pStyle w:val="Heading3"/>
        <w:rPr>
          <w:lang w:val="nl-NL" w:eastAsia="en-US"/>
        </w:rPr>
      </w:pPr>
      <w:bookmarkStart w:id="322" w:name="_Toc146272781"/>
      <w:bookmarkStart w:id="323" w:name="_Toc153281686"/>
      <w:r>
        <w:rPr>
          <w:lang w:val="nl-NL" w:eastAsia="en-US"/>
        </w:rPr>
        <w:t>Voorstelling geïnterviewde</w:t>
      </w:r>
      <w:bookmarkEnd w:id="322"/>
      <w:bookmarkEnd w:id="323"/>
    </w:p>
    <w:p w14:paraId="3EB5A51E" w14:textId="77777777" w:rsidR="007B4517" w:rsidRDefault="007B4517" w:rsidP="007B4517">
      <w:pPr>
        <w:rPr>
          <w:lang w:val="nl-NL"/>
        </w:rPr>
      </w:pPr>
      <w:r w:rsidRPr="005F5B86">
        <w:rPr>
          <w:lang w:val="nl-NL"/>
        </w:rPr>
        <w:t xml:space="preserve">Niels is hydroloog in dienst van </w:t>
      </w:r>
      <w:r>
        <w:rPr>
          <w:lang w:val="nl-NL"/>
        </w:rPr>
        <w:t>het studiebureau SWECO in Nederland</w:t>
      </w:r>
      <w:r w:rsidRPr="005F5B86">
        <w:rPr>
          <w:lang w:val="nl-NL"/>
        </w:rPr>
        <w:t xml:space="preserve"> en werkt sinds twee jaar twee</w:t>
      </w:r>
      <w:r>
        <w:rPr>
          <w:lang w:val="nl-NL"/>
        </w:rPr>
        <w:t xml:space="preserve"> à drie</w:t>
      </w:r>
      <w:r w:rsidRPr="005F5B86">
        <w:rPr>
          <w:lang w:val="nl-NL"/>
        </w:rPr>
        <w:t xml:space="preserve"> dagen in de week voor </w:t>
      </w:r>
      <w:r>
        <w:rPr>
          <w:lang w:val="nl-NL"/>
        </w:rPr>
        <w:t xml:space="preserve">het Waterschap </w:t>
      </w:r>
      <w:r w:rsidRPr="005F5B86">
        <w:rPr>
          <w:lang w:val="nl-NL"/>
        </w:rPr>
        <w:t>Rijn en IJssel</w:t>
      </w:r>
      <w:r>
        <w:rPr>
          <w:lang w:val="nl-NL"/>
        </w:rPr>
        <w:t xml:space="preserve"> (WRIJ)</w:t>
      </w:r>
      <w:r w:rsidRPr="005F5B86">
        <w:rPr>
          <w:lang w:val="nl-NL"/>
        </w:rPr>
        <w:t>, waar</w:t>
      </w:r>
      <w:r>
        <w:rPr>
          <w:lang w:val="nl-NL"/>
        </w:rPr>
        <w:t xml:space="preserve"> hij</w:t>
      </w:r>
      <w:r w:rsidRPr="005F5B86">
        <w:rPr>
          <w:lang w:val="nl-NL"/>
        </w:rPr>
        <w:t xml:space="preserve"> inhoudelijk</w:t>
      </w:r>
      <w:r>
        <w:rPr>
          <w:lang w:val="nl-NL"/>
        </w:rPr>
        <w:t>, hydrologisch</w:t>
      </w:r>
      <w:r w:rsidRPr="005F5B86">
        <w:rPr>
          <w:lang w:val="nl-NL"/>
        </w:rPr>
        <w:t xml:space="preserve"> </w:t>
      </w:r>
      <w:r>
        <w:rPr>
          <w:lang w:val="nl-NL"/>
        </w:rPr>
        <w:t xml:space="preserve">advies geeft aan het team die </w:t>
      </w:r>
      <w:r w:rsidRPr="005F5B86">
        <w:rPr>
          <w:lang w:val="nl-NL"/>
        </w:rPr>
        <w:t>aanvragen voor vergunningen beoordeelt</w:t>
      </w:r>
      <w:r>
        <w:rPr>
          <w:lang w:val="nl-NL"/>
        </w:rPr>
        <w:t>. Niels adviseert over a</w:t>
      </w:r>
      <w:r w:rsidRPr="008B1401">
        <w:rPr>
          <w:lang w:val="nl-NL"/>
        </w:rPr>
        <w:t>anpassingen van het watersysteem binnen het beheergebied van Rijn en IJssel</w:t>
      </w:r>
      <w:r>
        <w:rPr>
          <w:lang w:val="nl-NL"/>
        </w:rPr>
        <w:t>:</w:t>
      </w:r>
      <w:r w:rsidRPr="008B1401">
        <w:rPr>
          <w:lang w:val="nl-NL"/>
        </w:rPr>
        <w:t xml:space="preserve"> onttrekkingen</w:t>
      </w:r>
      <w:r>
        <w:rPr>
          <w:lang w:val="nl-NL"/>
        </w:rPr>
        <w:t xml:space="preserve">, </w:t>
      </w:r>
      <w:r w:rsidRPr="008B1401">
        <w:rPr>
          <w:lang w:val="nl-NL"/>
        </w:rPr>
        <w:t>infiltraties</w:t>
      </w:r>
      <w:r>
        <w:rPr>
          <w:lang w:val="nl-NL"/>
        </w:rPr>
        <w:t>, verharding, aanpassingen aan waterlopen zoals dempen en graven van watergangen…</w:t>
      </w:r>
    </w:p>
    <w:p w14:paraId="598C3CC6" w14:textId="77777777" w:rsidR="007B4517" w:rsidRDefault="007B4517" w:rsidP="007B4517">
      <w:pPr>
        <w:pStyle w:val="Heading3"/>
      </w:pPr>
      <w:bookmarkStart w:id="324" w:name="_Toc146272782"/>
      <w:bookmarkStart w:id="325" w:name="_Toc153281687"/>
      <w:r>
        <w:t>Herkomst vergunningsaanvragen</w:t>
      </w:r>
      <w:bookmarkEnd w:id="324"/>
      <w:bookmarkEnd w:id="325"/>
    </w:p>
    <w:p w14:paraId="74045FB4" w14:textId="77777777" w:rsidR="007B4517" w:rsidRDefault="007B4517" w:rsidP="007B4517">
      <w:r w:rsidRPr="002E118F">
        <w:t>Vaak komen</w:t>
      </w:r>
      <w:r>
        <w:t xml:space="preserve"> de</w:t>
      </w:r>
      <w:r w:rsidRPr="002E118F">
        <w:t xml:space="preserve"> aanvragen van een gemeente, maar</w:t>
      </w:r>
      <w:r>
        <w:t xml:space="preserve"> er</w:t>
      </w:r>
      <w:r w:rsidRPr="002E118F">
        <w:t xml:space="preserve"> kunnen evengoed </w:t>
      </w:r>
      <w:r>
        <w:t xml:space="preserve">vragen </w:t>
      </w:r>
      <w:r w:rsidRPr="002E118F">
        <w:t>va</w:t>
      </w:r>
      <w:r>
        <w:t>n</w:t>
      </w:r>
      <w:r w:rsidRPr="002E118F">
        <w:t xml:space="preserve"> particulieren afkomstig zijn. De initiatiefnemer </w:t>
      </w:r>
      <w:r>
        <w:t xml:space="preserve">(gemeente) </w:t>
      </w:r>
      <w:r w:rsidRPr="002E118F">
        <w:t xml:space="preserve">geeft bijvoorbeeld aan dat wateroverlast optreedt waarbij zij willen gaan pompen of infiltreren. Voorafgaand aan </w:t>
      </w:r>
      <w:r>
        <w:t xml:space="preserve">de </w:t>
      </w:r>
      <w:r w:rsidRPr="002E118F">
        <w:t>officiële aanvra</w:t>
      </w:r>
      <w:r>
        <w:t>ag</w:t>
      </w:r>
      <w:r w:rsidRPr="002E118F">
        <w:t xml:space="preserve">, verzoekt men het Waterschap om mee te denken waar men op moet letten en welke oplossing het beste past. Zo’n vraag kan bijvoorbeeld even </w:t>
      </w:r>
      <w:r>
        <w:t>g</w:t>
      </w:r>
      <w:r w:rsidRPr="002E118F">
        <w:t>oed over verharding gaan zoals voor een nieuw bedrijventerrein. De aanpak waarbij het Waterschap kan meedenken in de ontwerpfase, voorafgaand aan de aanvragen voor een vergunning, heeft in de praktijk de voorkeur en versoepelt de vergunningverlening</w:t>
      </w:r>
      <w:r>
        <w:t xml:space="preserve"> (pro-actief advies voor de vergunningsaanvraag)</w:t>
      </w:r>
      <w:r w:rsidRPr="002E118F">
        <w:t>.</w:t>
      </w:r>
    </w:p>
    <w:p w14:paraId="66D86C2E" w14:textId="77777777" w:rsidR="007B4517" w:rsidRDefault="007B4517" w:rsidP="007B4517">
      <w:pPr>
        <w:pStyle w:val="Heading3"/>
      </w:pPr>
      <w:bookmarkStart w:id="326" w:name="_Toc146272783"/>
      <w:bookmarkStart w:id="327" w:name="_Toc153281688"/>
      <w:r>
        <w:t>Omvang van de ingreep</w:t>
      </w:r>
      <w:bookmarkEnd w:id="326"/>
      <w:bookmarkEnd w:id="327"/>
    </w:p>
    <w:p w14:paraId="17BB2137" w14:textId="77777777" w:rsidR="007B4517" w:rsidRDefault="007B4517" w:rsidP="007B4517">
      <w:r>
        <w:t>De o</w:t>
      </w:r>
      <w:r w:rsidRPr="002E118F">
        <w:t xml:space="preserve">mvang van de ingreep speelt een grote rol, want </w:t>
      </w:r>
      <w:r>
        <w:t xml:space="preserve">bijvoorbeeld bij onttrekkingen is </w:t>
      </w:r>
      <w:r w:rsidRPr="002E118F">
        <w:t xml:space="preserve">pas vanaf een bepaalde hoeveelheid </w:t>
      </w:r>
      <w:r>
        <w:t>een</w:t>
      </w:r>
      <w:r w:rsidRPr="002E118F">
        <w:t xml:space="preserve"> vergunning nodig</w:t>
      </w:r>
      <w:r>
        <w:t>. Voor lagere hoeveelheden</w:t>
      </w:r>
      <w:r w:rsidRPr="002E118F">
        <w:t xml:space="preserve"> volstaat een melding</w:t>
      </w:r>
      <w:r>
        <w:t>. B</w:t>
      </w:r>
      <w:r w:rsidRPr="002E118F">
        <w:t>ij</w:t>
      </w:r>
      <w:r>
        <w:t xml:space="preserve"> zeer</w:t>
      </w:r>
      <w:r w:rsidRPr="002E118F">
        <w:t xml:space="preserve"> grote onttrekkingen licht het waterschap de provincie in</w:t>
      </w:r>
      <w:r>
        <w:t xml:space="preserve"> en</w:t>
      </w:r>
      <w:r w:rsidRPr="002E118F">
        <w:t xml:space="preserve"> is de provincie wettelijk het bevoegd gezag inzake de  vergunningverlening. De betreffende hoeveelheden staan op de website</w:t>
      </w:r>
      <w:r>
        <w:t xml:space="preserve"> </w:t>
      </w:r>
      <w:r w:rsidRPr="002E118F">
        <w:t>van Rijn en IJssel.</w:t>
      </w:r>
      <w:r>
        <w:t xml:space="preserve"> </w:t>
      </w:r>
    </w:p>
    <w:p w14:paraId="00F6022B" w14:textId="77777777" w:rsidR="007B4517" w:rsidRDefault="007B4517" w:rsidP="007B4517">
      <w:r>
        <w:t>In Nederland is de regelgeving en handhaving van wateringrepen verdeeld over de Waterschappen, die elk eigen regels en implementatie hebben van de nationale en Europese wetgeving. Dit laat maatwerk toe per Waterschap, waar specifieke noden zijn afhankelijk van het watersysteem in de regio.</w:t>
      </w:r>
      <w:r w:rsidRPr="002E118F">
        <w:t xml:space="preserve"> </w:t>
      </w:r>
    </w:p>
    <w:p w14:paraId="78BDCE29" w14:textId="72D6094C" w:rsidR="007B4517" w:rsidRDefault="007B4517" w:rsidP="007B4517">
      <w:r>
        <w:t xml:space="preserve">Op de website van het Waterschap kan de initiatiefnemer van een grondwateringreep nakijken welk type aanvraag hij moet indienen en waar: </w:t>
      </w:r>
      <w:hyperlink r:id="rId19" w:history="1">
        <w:r w:rsidRPr="00DF2B50">
          <w:rPr>
            <w:rStyle w:val="Hyperlink"/>
          </w:rPr>
          <w:t>https://www.wrij.nl/direct-regelen/vraag-vergunning-meld-activiteit</w:t>
        </w:r>
      </w:hyperlink>
      <w:r>
        <w:t xml:space="preserve"> . Voor bronbemaling geldt bijvoorbeeld:</w:t>
      </w:r>
    </w:p>
    <w:p w14:paraId="249AF0FC" w14:textId="77777777" w:rsidR="007B4517" w:rsidRDefault="007B4517" w:rsidP="007B4517">
      <w:r>
        <w:rPr>
          <w:noProof/>
        </w:rPr>
        <w:drawing>
          <wp:inline distT="0" distB="0" distL="0" distR="0" wp14:anchorId="4FCEDD12" wp14:editId="4E03CC3C">
            <wp:extent cx="3100738" cy="4200525"/>
            <wp:effectExtent l="0" t="0" r="4445"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07001" cy="4209009"/>
                    </a:xfrm>
                    <a:prstGeom prst="rect">
                      <a:avLst/>
                    </a:prstGeom>
                  </pic:spPr>
                </pic:pic>
              </a:graphicData>
            </a:graphic>
          </wp:inline>
        </w:drawing>
      </w:r>
    </w:p>
    <w:p w14:paraId="671BBCC0" w14:textId="77777777" w:rsidR="007B4517" w:rsidRDefault="007B4517" w:rsidP="007B4517">
      <w:pPr>
        <w:pStyle w:val="Heading3"/>
      </w:pPr>
      <w:bookmarkStart w:id="328" w:name="_Toc146272784"/>
      <w:bookmarkStart w:id="329" w:name="_Toc153281689"/>
      <w:r>
        <w:t>Beoordelingsproces</w:t>
      </w:r>
      <w:bookmarkEnd w:id="328"/>
      <w:bookmarkEnd w:id="329"/>
    </w:p>
    <w:p w14:paraId="2E24FD59" w14:textId="77777777" w:rsidR="007B4517" w:rsidRDefault="007B4517" w:rsidP="007B4517">
      <w:r>
        <w:t xml:space="preserve">De aanvraag van een ingreep gebeurt via het portaal van het Waterschap. Dit portaal heeft schema’s en beslisbomen. </w:t>
      </w:r>
      <w:r w:rsidRPr="003839A9">
        <w:t xml:space="preserve">Een aantal zaken moeten </w:t>
      </w:r>
      <w:r>
        <w:t xml:space="preserve">hier standaard </w:t>
      </w:r>
      <w:r w:rsidRPr="003839A9">
        <w:t>ingevuld worden</w:t>
      </w:r>
      <w:r>
        <w:t>, zoals debiet en duur, waarvoor het portaal</w:t>
      </w:r>
      <w:r w:rsidRPr="003839A9">
        <w:t xml:space="preserve"> </w:t>
      </w:r>
      <w:r>
        <w:t xml:space="preserve">een aantal </w:t>
      </w:r>
      <w:r w:rsidRPr="003839A9">
        <w:t>gestandaardiseerde antwoorden</w:t>
      </w:r>
      <w:r>
        <w:t xml:space="preserve"> heeft</w:t>
      </w:r>
      <w:r w:rsidRPr="003839A9">
        <w:t>.</w:t>
      </w:r>
      <w:r>
        <w:t xml:space="preserve"> Hier komt onder andere uit of de ingreep meldingsplichtig is of vergunningsplichtig. Meldingsplichtige ingrepen worden normaal niet specifiek beoordeeld, maar gewoon geaccepteerd, terwijl vergunningsplichtige ingrepen worden beoordeeld.</w:t>
      </w:r>
    </w:p>
    <w:p w14:paraId="5C1812E0" w14:textId="77777777" w:rsidR="007B4517" w:rsidRDefault="007B4517" w:rsidP="007B4517">
      <w:r w:rsidRPr="00EE5E9E">
        <w:t xml:space="preserve">Het beoordelingsproces en </w:t>
      </w:r>
      <w:r>
        <w:t>-</w:t>
      </w:r>
      <w:r w:rsidRPr="00EE5E9E">
        <w:t xml:space="preserve">traject voor </w:t>
      </w:r>
      <w:r>
        <w:t>eenvoudige</w:t>
      </w:r>
      <w:r w:rsidRPr="00EE5E9E">
        <w:t xml:space="preserve"> aanvragen is binnen het waterschap geformaliseerd en gestandaardiseerd.</w:t>
      </w:r>
      <w:r>
        <w:t xml:space="preserve"> Complexere vragen worden door de vergunningverlener al dan niet met hulp van een expert meer in de diepte bekeken. Meestal wordt voor complexere ingrepen een studie uitgevoerd door een studiebureau in opdracht van de aanvrager van de ingreep. Het waterschap beoordeelt dan deze studie op volledigheid en juistheid, en vraagt waar nodig bijkomende aanpassingen of verduidelijkingen. </w:t>
      </w:r>
    </w:p>
    <w:p w14:paraId="22990986" w14:textId="77777777" w:rsidR="007B4517" w:rsidRDefault="007B4517" w:rsidP="007B4517">
      <w:r w:rsidRPr="00F33FCD">
        <w:t>Een vergunning die officieel b</w:t>
      </w:r>
      <w:r>
        <w:t>i</w:t>
      </w:r>
      <w:r w:rsidRPr="00F33FCD">
        <w:t>j een Waterschap wordt aangevraagd komt als eerste op het bureau terecht van de gebied-gespecialiseerde vergunningverlener. Deze toetst de aanvraag en vraag</w:t>
      </w:r>
      <w:r>
        <w:t>t</w:t>
      </w:r>
      <w:r w:rsidRPr="00F33FCD">
        <w:t xml:space="preserve"> </w:t>
      </w:r>
      <w:r>
        <w:t xml:space="preserve">indien </w:t>
      </w:r>
      <w:r w:rsidRPr="00F33FCD">
        <w:t xml:space="preserve">nodig over specifieke aspecten advies aan de </w:t>
      </w:r>
      <w:r>
        <w:t>inhoudelijke experts</w:t>
      </w:r>
      <w:r w:rsidRPr="00F33FCD">
        <w:t>, zoals een hydroloog die de aanvraag inhoudelijk beoordeelt en toetst middels berekening, veldbezoek, archief etc. en dan met een onderbouwd advies komt, welke in de regel door de vergunningverlener wordt overgenomen.</w:t>
      </w:r>
      <w:r>
        <w:t xml:space="preserve"> </w:t>
      </w:r>
    </w:p>
    <w:p w14:paraId="640F0D9A" w14:textId="77777777" w:rsidR="007B4517" w:rsidRDefault="007B4517" w:rsidP="007B4517">
      <w:r w:rsidRPr="00503444">
        <w:t>Het verdere traject van de behandeling van de aanvra</w:t>
      </w:r>
      <w:r>
        <w:t>ag</w:t>
      </w:r>
      <w:r w:rsidRPr="00503444">
        <w:t xml:space="preserve"> is afhankelijk van grootte van de voorgenomen ingreep in het landschap. Bij grote ingrepen wordt vaak een natuurtoets</w:t>
      </w:r>
      <w:r>
        <w:t xml:space="preserve">, hydrologische studie of andere studie </w:t>
      </w:r>
      <w:r w:rsidRPr="00503444">
        <w:t xml:space="preserve">verlangd. Hydrologen met een goed beeld van de mogelijke gevolgen van maatregelen op de omgeving beoordelen de aanvragen en </w:t>
      </w:r>
      <w:r>
        <w:t>bepalen of de studies alle nodige elementen hebben behandeld, zoals</w:t>
      </w:r>
      <w:r w:rsidRPr="00503444">
        <w:t xml:space="preserve"> bijvoorbeeld zettingsberekeningen </w:t>
      </w:r>
      <w:r>
        <w:t xml:space="preserve">als deze </w:t>
      </w:r>
      <w:r w:rsidRPr="00503444">
        <w:t xml:space="preserve">nodig zijn. </w:t>
      </w:r>
      <w:r>
        <w:t>Voor bijvoorbeeld beschermde natuur wordt een</w:t>
      </w:r>
      <w:r w:rsidRPr="00503444">
        <w:t xml:space="preserve"> kaart met daarop de natuurwaarden </w:t>
      </w:r>
      <w:r>
        <w:t>overlegt met</w:t>
      </w:r>
      <w:r w:rsidRPr="00503444">
        <w:t xml:space="preserve"> het verlagingenbeeld en de officiële lijst van criteria wordt daarmee geconfronteerd.</w:t>
      </w:r>
    </w:p>
    <w:p w14:paraId="3089C86E" w14:textId="77777777" w:rsidR="007B4517" w:rsidRDefault="007B4517" w:rsidP="007B4517">
      <w:r w:rsidRPr="00503444">
        <w:t xml:space="preserve">Op vrijdagen worden de binnengekomen aanvragen verdeeld over vergunningverleners. Op maandag hebben betrokken specialisten de tijd om de hem/haar toegewezen vergunningen door te lezen. </w:t>
      </w:r>
      <w:r>
        <w:t>Binnen het Waterschap wordt elke dinsdag een</w:t>
      </w:r>
      <w:r w:rsidRPr="003839A9">
        <w:t xml:space="preserve"> “Watertafel” </w:t>
      </w:r>
      <w:r>
        <w:t>georganiseerd waar</w:t>
      </w:r>
      <w:r w:rsidRPr="003839A9">
        <w:t xml:space="preserve"> </w:t>
      </w:r>
      <w:r>
        <w:t xml:space="preserve">de omgevingsmanagers, vergunningverleners en inhoudelijke specialisten </w:t>
      </w:r>
      <w:r w:rsidRPr="003839A9">
        <w:t xml:space="preserve">samen naar </w:t>
      </w:r>
      <w:r>
        <w:t xml:space="preserve">de binnengekomen </w:t>
      </w:r>
      <w:r w:rsidRPr="003839A9">
        <w:t>aanvragen kijken</w:t>
      </w:r>
      <w:r>
        <w:t xml:space="preserve"> en beslissen welke meer in detail moeten geëvalueerd worden.</w:t>
      </w:r>
    </w:p>
    <w:p w14:paraId="30DAE4A0" w14:textId="77777777" w:rsidR="007B4517" w:rsidRDefault="007B4517" w:rsidP="007B4517">
      <w:r>
        <w:t>Het i</w:t>
      </w:r>
      <w:r w:rsidRPr="003839A9">
        <w:t>nitiatief</w:t>
      </w:r>
      <w:r>
        <w:t xml:space="preserve"> voor de evaluatieprocedure van de vergunning</w:t>
      </w:r>
      <w:r w:rsidRPr="003839A9">
        <w:t xml:space="preserve"> ligt bij </w:t>
      </w:r>
      <w:r>
        <w:t xml:space="preserve">de </w:t>
      </w:r>
      <w:r w:rsidRPr="003839A9">
        <w:t>vergunningverlener</w:t>
      </w:r>
      <w:r>
        <w:t>, niet bij de inhoudelijke specialist</w:t>
      </w:r>
      <w:r w:rsidRPr="003839A9">
        <w:t>. In principe is</w:t>
      </w:r>
      <w:r>
        <w:t xml:space="preserve"> de</w:t>
      </w:r>
      <w:r w:rsidRPr="003839A9">
        <w:t xml:space="preserve"> vergunningverlener </w:t>
      </w:r>
      <w:r>
        <w:t xml:space="preserve">ook </w:t>
      </w:r>
      <w:r w:rsidRPr="003839A9">
        <w:t>eindbeslisser.</w:t>
      </w:r>
      <w:r>
        <w:t xml:space="preserve"> </w:t>
      </w:r>
      <w:r w:rsidRPr="00EE5E9E">
        <w:t>Bij grote projecten en bij projecten die de grens van het Waterschap overschrijden overleggen Waterschap en provincie met elkaar en zonodig met andere Waterschappen.</w:t>
      </w:r>
    </w:p>
    <w:p w14:paraId="58819E99" w14:textId="77777777" w:rsidR="007B4517" w:rsidRDefault="007B4517" w:rsidP="007B4517">
      <w:pPr>
        <w:pStyle w:val="Heading3"/>
      </w:pPr>
      <w:bookmarkStart w:id="330" w:name="_Toc146272785"/>
      <w:bookmarkStart w:id="331" w:name="_Toc153281690"/>
      <w:r>
        <w:t>Impactberekening</w:t>
      </w:r>
      <w:bookmarkEnd w:id="330"/>
      <w:bookmarkEnd w:id="331"/>
    </w:p>
    <w:p w14:paraId="7FAE3091" w14:textId="77777777" w:rsidR="007B4517" w:rsidRDefault="007B4517" w:rsidP="007B4517">
      <w:r>
        <w:t xml:space="preserve">Voor eenvoudige, kleine ingrepen (meldingsplicht) wordt gewerkt met </w:t>
      </w:r>
      <w:r w:rsidRPr="005D6E36">
        <w:rPr>
          <w:u w:val="single"/>
        </w:rPr>
        <w:t>vuistregels en beslissingsbomen</w:t>
      </w:r>
      <w:r>
        <w:t xml:space="preserve">. Voor complexere ingrepen (vergunningsplicht) zijn er geen standaard “richtlijnen” of rekentools beschikaar voor de initiatiefnemer van de ingrepen; er wordt beroep gedaan op de expertise van de studiebureau’s en de experts binnen het Waterschap. Een aantal jaren geleden heeft Acacia Water, een studiebureau hydrologie, wel een grondwater-berekeningstool gemaakt voor een consortium van waterschappen. Deze tool is echter nooit in gebruik geraakt. Het waterschap heeft wel </w:t>
      </w:r>
      <w:r w:rsidRPr="005D6E36">
        <w:rPr>
          <w:u w:val="single"/>
        </w:rPr>
        <w:t>interne tools en rekenmodellen</w:t>
      </w:r>
      <w:r>
        <w:t xml:space="preserve"> om zelf de ingrepen te toetsen. Deze zijn veelal niet openbaar of beschikbaar voor derden. Zo</w:t>
      </w:r>
      <w:r w:rsidRPr="00584C15">
        <w:t xml:space="preserve"> wordt </w:t>
      </w:r>
      <w:r>
        <w:t xml:space="preserve">voor oppervlaktewater </w:t>
      </w:r>
      <w:r w:rsidRPr="00584C15">
        <w:t>getoetst aan de NBW-modellen (Nationaal Besluit Water). Met deze modellen hebben Waterschappen het gehele landelijke en regionale watersysteem getoetst, voornamelijk op overstromingsgevaar. Met de NBW-modellen zijn de zogenoemde T10 en T100</w:t>
      </w:r>
      <w:r>
        <w:t>-gebeurtenissen</w:t>
      </w:r>
      <w:r w:rsidRPr="00584C15">
        <w:t xml:space="preserve"> voor elk oppervlaktewatersysteem gesimuleerd. Het resultaat van deze modellering zijn de gebieden die gemiddeld </w:t>
      </w:r>
      <w:r>
        <w:t>éé</w:t>
      </w:r>
      <w:r w:rsidRPr="00584C15">
        <w:t>nmaal in de 10 respectievelijk 100 jaar overstromen. Daaruit volgen risicolocaties vanuit rivieren. Bij het Waterschap li</w:t>
      </w:r>
      <w:r>
        <w:t>g</w:t>
      </w:r>
      <w:r w:rsidRPr="00584C15">
        <w:t>t de taak om deze T10 en T100</w:t>
      </w:r>
      <w:r>
        <w:t>-</w:t>
      </w:r>
      <w:r w:rsidRPr="00584C15">
        <w:t xml:space="preserve">gebieden </w:t>
      </w:r>
      <w:r>
        <w:t>t</w:t>
      </w:r>
      <w:r w:rsidRPr="00584C15">
        <w:t>e minimaliseren. Een vergunningaanvra</w:t>
      </w:r>
      <w:r>
        <w:t>ag</w:t>
      </w:r>
      <w:r w:rsidRPr="00584C15">
        <w:t xml:space="preserve"> wordt aan het model toegevoegd en vervolgens wordt gekeken in hoeverre de situatie verergert; wat voorkomen dient te worden met extra maatregelen of het weigeren van de  vergunning.</w:t>
      </w:r>
    </w:p>
    <w:p w14:paraId="588A1479" w14:textId="77777777" w:rsidR="007B4517" w:rsidRPr="00826CBF" w:rsidRDefault="007B4517" w:rsidP="007B4517">
      <w:pPr>
        <w:rPr>
          <w:lang w:val="nl-NL" w:eastAsia="en-US"/>
        </w:rPr>
      </w:pPr>
      <w:r w:rsidRPr="00826CBF">
        <w:rPr>
          <w:lang w:val="nl-NL" w:eastAsia="en-US"/>
        </w:rPr>
        <w:t xml:space="preserve">In regel </w:t>
      </w:r>
      <w:r>
        <w:rPr>
          <w:lang w:val="nl-NL" w:eastAsia="en-US"/>
        </w:rPr>
        <w:t xml:space="preserve">wordt </w:t>
      </w:r>
      <w:r w:rsidRPr="00826CBF">
        <w:rPr>
          <w:lang w:val="nl-NL" w:eastAsia="en-US"/>
        </w:rPr>
        <w:t>altijd uit</w:t>
      </w:r>
      <w:r>
        <w:rPr>
          <w:lang w:val="nl-NL" w:eastAsia="en-US"/>
        </w:rPr>
        <w:t>ge</w:t>
      </w:r>
      <w:r w:rsidRPr="00826CBF">
        <w:rPr>
          <w:lang w:val="nl-NL" w:eastAsia="en-US"/>
        </w:rPr>
        <w:t xml:space="preserve">gaan van de </w:t>
      </w:r>
      <w:r w:rsidRPr="005D6E36">
        <w:rPr>
          <w:u w:val="single"/>
          <w:lang w:val="nl-NL" w:eastAsia="en-US"/>
        </w:rPr>
        <w:t>worst case benadering</w:t>
      </w:r>
      <w:r>
        <w:rPr>
          <w:lang w:val="nl-NL" w:eastAsia="en-US"/>
        </w:rPr>
        <w:t>, dus de parameters worden conservatief ingeschat</w:t>
      </w:r>
      <w:r w:rsidRPr="00826CBF">
        <w:rPr>
          <w:lang w:val="nl-NL" w:eastAsia="en-US"/>
        </w:rPr>
        <w:t>. Transparantie van invoerparameters is nodig. Bij twijfel</w:t>
      </w:r>
      <w:r>
        <w:rPr>
          <w:lang w:val="nl-NL" w:eastAsia="en-US"/>
        </w:rPr>
        <w:t xml:space="preserve"> over de invoer of uitkomsten van een berekening</w:t>
      </w:r>
      <w:r w:rsidRPr="00826CBF">
        <w:rPr>
          <w:lang w:val="nl-NL" w:eastAsia="en-US"/>
        </w:rPr>
        <w:t xml:space="preserve"> wordt een herberekening gevraagd</w:t>
      </w:r>
      <w:r>
        <w:rPr>
          <w:lang w:val="nl-NL" w:eastAsia="en-US"/>
        </w:rPr>
        <w:t xml:space="preserve">. Om reken te houden met onzekerheden en natuurlijke (grondwater-)variaties rapporteren veel </w:t>
      </w:r>
      <w:r w:rsidRPr="00826CBF">
        <w:rPr>
          <w:lang w:val="nl-NL" w:eastAsia="en-US"/>
        </w:rPr>
        <w:t>aanvragers</w:t>
      </w:r>
      <w:r>
        <w:rPr>
          <w:lang w:val="nl-NL" w:eastAsia="en-US"/>
        </w:rPr>
        <w:t xml:space="preserve"> rekenresultaten binnen een bepaalde bandbreedte zoals</w:t>
      </w:r>
      <w:r w:rsidRPr="00826CBF">
        <w:rPr>
          <w:lang w:val="nl-NL" w:eastAsia="en-US"/>
        </w:rPr>
        <w:t xml:space="preserve"> </w:t>
      </w:r>
      <w:r>
        <w:rPr>
          <w:lang w:val="nl-NL" w:eastAsia="en-US"/>
        </w:rPr>
        <w:t>bijvoorbeeld een verlaging van de grondwaterstanden bij een gemiddelde laagste (</w:t>
      </w:r>
      <w:proofErr w:type="spellStart"/>
      <w:r w:rsidRPr="00826CBF">
        <w:rPr>
          <w:lang w:val="nl-NL" w:eastAsia="en-US"/>
        </w:rPr>
        <w:t>G</w:t>
      </w:r>
      <w:r>
        <w:rPr>
          <w:lang w:val="nl-NL" w:eastAsia="en-US"/>
        </w:rPr>
        <w:t>l</w:t>
      </w:r>
      <w:r w:rsidRPr="00826CBF">
        <w:rPr>
          <w:lang w:val="nl-NL" w:eastAsia="en-US"/>
        </w:rPr>
        <w:t>G</w:t>
      </w:r>
      <w:proofErr w:type="spellEnd"/>
      <w:r>
        <w:rPr>
          <w:lang w:val="nl-NL" w:eastAsia="en-US"/>
        </w:rPr>
        <w:t>) en hoogste (</w:t>
      </w:r>
      <w:proofErr w:type="spellStart"/>
      <w:r>
        <w:rPr>
          <w:lang w:val="nl-NL" w:eastAsia="en-US"/>
        </w:rPr>
        <w:t>GhG</w:t>
      </w:r>
      <w:proofErr w:type="spellEnd"/>
      <w:r>
        <w:rPr>
          <w:lang w:val="nl-NL" w:eastAsia="en-US"/>
        </w:rPr>
        <w:t>) grondwaterstand</w:t>
      </w:r>
      <w:r w:rsidRPr="00826CBF">
        <w:rPr>
          <w:lang w:val="nl-NL" w:eastAsia="en-US"/>
        </w:rPr>
        <w:t>.</w:t>
      </w:r>
    </w:p>
    <w:p w14:paraId="44405214" w14:textId="77777777" w:rsidR="007B4517" w:rsidRDefault="007B4517" w:rsidP="007B4517">
      <w:pPr>
        <w:pStyle w:val="Heading3"/>
      </w:pPr>
      <w:bookmarkStart w:id="332" w:name="_Toc146272786"/>
      <w:bookmarkStart w:id="333" w:name="_Toc153281691"/>
      <w:r>
        <w:t>Beoordelingscriteria</w:t>
      </w:r>
      <w:bookmarkEnd w:id="332"/>
      <w:bookmarkEnd w:id="333"/>
    </w:p>
    <w:p w14:paraId="7299A739" w14:textId="77777777" w:rsidR="007B4517" w:rsidRDefault="007B4517" w:rsidP="007B4517">
      <w:r>
        <w:t xml:space="preserve">Beoordelingscriteria en vuistregels zijn via een intern proces tot stand gekomen; dit is veelal historisch gegroeid. Tot de criteria behoren toetsing aan het beleid van het Waterschap dat door het bestuur wordt bekrachtigd. Bijvoorbeeld in het Waterschap Delftland worden geen bemalen tunnels meer toegelaten in de polders. In het algemeen bestaat de eis dat de bestaande situatie niet verslechtert. Dit geldt ook als er in principe nog ruimte in het systeem zit, om </w:t>
      </w:r>
      <w:r w:rsidRPr="00584C15">
        <w:rPr>
          <w:u w:val="single"/>
        </w:rPr>
        <w:t>precedentwerking zoveel mogelijk te voorkomen</w:t>
      </w:r>
      <w:r>
        <w:t xml:space="preserve"> en zo te vermijden dat vele kleine ingrepen </w:t>
      </w:r>
      <w:r w:rsidRPr="00584C15">
        <w:rPr>
          <w:u w:val="single"/>
        </w:rPr>
        <w:t>cumulatief</w:t>
      </w:r>
      <w:r>
        <w:t xml:space="preserve"> toch kunnen leiden tot negatieve impact. Bijvoorbeeld bij een aanvraag voor een nieuwe vijver onder de grondwaterstand wordt dit gehanteerd. Op zich heeft één enkele vijver van beperkte omvang nauwelijks effect (zoals toename van de verdamping in de zomer), maar keur je er één goed, dan moet je de volgende ook accepteren enzovoort.</w:t>
      </w:r>
    </w:p>
    <w:p w14:paraId="0BB12D5F" w14:textId="77777777" w:rsidR="007B4517" w:rsidRDefault="007B4517" w:rsidP="007B4517">
      <w:r w:rsidRPr="002E118F">
        <w:t xml:space="preserve">Bemalingen, verhardingen, koppelingen van watergangen, dempen, graven en aanpassingen van watergangen </w:t>
      </w:r>
      <w:r>
        <w:t>worden vaak beoordeeld binnen het kader van een “</w:t>
      </w:r>
      <w:r w:rsidRPr="002E118F">
        <w:t>legger</w:t>
      </w:r>
      <w:r>
        <w:t xml:space="preserve"> wateren”. Een legger is van oorsprong een boekwerk waarin een register wordt bijgehouden van te ontvangen vaste inkomsten en van voor onbepaalde tijd vastgelegde gegevens over onroerend goed (Wikipedia). De bekendste legger is de kadastrale leger van het Kadaster (Openbaar Register). Ook gemeenten en waterschappen houden leggers bij met daarin de wegen en de oppervlaktewateren, met kunstwerken (duikers, bruggen etc) (Dit is de legger wateren). De legger (oppervlaktewater) is feitelijk een verzameling van vectorbestanden in GIS met daarin elke watergang, stuw of duiker in het beheer van het Waterschap. Dit is inclusief de daarbij betrokken attributen zoals duikerdiameters, kruishoogtes van stuwen in winter en zomer etc. De legger wordt voortdurend geactualiseerd en bekrachtigd door het bestuur van het waterschap.</w:t>
      </w:r>
    </w:p>
    <w:p w14:paraId="27264C23" w14:textId="77777777" w:rsidR="007B4517" w:rsidRDefault="007B4517" w:rsidP="007B4517">
      <w:r>
        <w:t>De verleende vergunningen bevatten altijd clausules die het mogelijk maakt om bepaalde verleende rechten al dan niet tijdelijk op te heffen. Zo bijvoorbeeld wanneer de waterstand ten gevolge van bemaling zoveel cm onder maaiveld zakt; of wanneer de verlaging groter blijkt dan van tevoren was berekend. Zo is het werkgebied van het Waterschap Rijn en IJssel deel van de zogenoemde Hoge Zandgronden; deze zijn gevoelig voor verdroging. Onttrekkingsvergunningen worden daar niet zomaar verleend, ook niet voor irrigatie. Irrigatievergunningen kunnen bij droogte altijd (tijdelijk) stopgezet worden, zoals deze zomer ook gebeurde en de laatste jaren feitelijk steeds vaker voorkomt. Voor de monitoring van de droogte beschikt het Waterschap over een grondwatermeetnetwerk. Dit irrigatieverbod is altijd gebaseerd op een advies van de (grond)waterspecialist, dat wordt voorgelegd aan het Waterschapsbestuur, dat daarop een beslissing neemt en die naar de betrokkenen laat uitgaan. De kritische waarden van de grondwaterpeilen worden niet in de legger ingeschreven, maar hebben een aparte databank. Ook deze kritische waarden worden door het Waterschap bepaald en bekrachtigd door het bestuur op basis van expertise, en wordt ook vernieuwd indien nodig. Zo is er weinig discussie mogelijk binnen het Waterschap zelf en is er een éénduidig kader naar de buitenwereld toe, dat juridisch ook goed stand kan houden bij bezwaren.</w:t>
      </w:r>
    </w:p>
    <w:p w14:paraId="03439E28" w14:textId="77777777" w:rsidR="007B4517" w:rsidRDefault="007B4517" w:rsidP="007B4517">
      <w:r>
        <w:t>Er is natuurlijk veel gelobby van belangengroepen bij het Waterschap, dat een apart verkozen bestuur heeft (aparte stemming los van de andere overheden). Het bestuur zet namelijk de krijtlijnen uit van de regels binnen het Waterschap. Het Waterschap moet zich natuurlijk wel houden aan de nationale en Europese regelgeving. Intern worden binnen het Waterschap soms een tweede opinie gevraagd van een andere expert bij discussie.</w:t>
      </w:r>
    </w:p>
    <w:p w14:paraId="541703ED" w14:textId="77777777" w:rsidR="007B4517" w:rsidRDefault="007B4517" w:rsidP="007B4517">
      <w:pPr>
        <w:pStyle w:val="Heading3"/>
      </w:pPr>
      <w:bookmarkStart w:id="334" w:name="_Toc146272787"/>
      <w:bookmarkStart w:id="335" w:name="_Toc153281692"/>
      <w:r>
        <w:t>Vergunningstraject en verlening</w:t>
      </w:r>
      <w:bookmarkEnd w:id="334"/>
      <w:bookmarkEnd w:id="335"/>
    </w:p>
    <w:p w14:paraId="11FE7910" w14:textId="77777777" w:rsidR="007B4517" w:rsidRDefault="007B4517" w:rsidP="007B4517">
      <w:r>
        <w:t xml:space="preserve">De vergunning wordt onderbouwd door de initiatiefnemer. Bij grote projecten ligt er ook een MER rapportage voor. De aanvrager zal zijn/haar bezwaren ook goed moeten onderbouwen, om ontvankelijk te zijn. Voorgenomen vergunningen worden ter visie gelegd, zodat betrokkenen bezwaar kunnen indienen (zie website). </w:t>
      </w:r>
    </w:p>
    <w:p w14:paraId="6A771CBF" w14:textId="77777777" w:rsidR="007B4517" w:rsidRDefault="007B4517" w:rsidP="007B4517">
      <w:r>
        <w:t xml:space="preserve">De behandelingstermijn van het Waterschap is 2-3 tal weken. Daaroverheen komt nog de ter-visie legging (6 weken?, zie website), het antwoorden van de publieke vragen en de eindbeslissing. </w:t>
      </w:r>
    </w:p>
    <w:p w14:paraId="7696C597" w14:textId="77777777" w:rsidR="007B4517" w:rsidRDefault="007B4517" w:rsidP="007B4517">
      <w:r>
        <w:t>De ervaring is dat bij kleinere projecten zelden naar de rechter wordt gestapt. Conflicten worden in de regel in direct overleg tussen aanvrager en Waterschap beslecht, waarbij centraal staat dat zorgen bij het Waterschap worden weggenomen. Dat lijkt vaak te kunnen door het aanpassen van de aanvraag of het nemen van bijkomende maatregelen. Rechtstreeks contact tussen de vergunningaanvrager en de bezwaarlegger wordt vermeden, door als Waterschap hierin de beslissing te nemen.</w:t>
      </w:r>
    </w:p>
    <w:p w14:paraId="11273BE0" w14:textId="77777777" w:rsidR="007B4517" w:rsidRDefault="007B4517" w:rsidP="007B4517">
      <w:pPr>
        <w:pStyle w:val="Heading3"/>
      </w:pPr>
      <w:bookmarkStart w:id="336" w:name="_Toc146272788"/>
      <w:bookmarkStart w:id="337" w:name="_Toc153281693"/>
      <w:r>
        <w:t>Hoe wordt omgegaan met klimaatverandering?</w:t>
      </w:r>
      <w:bookmarkEnd w:id="336"/>
      <w:bookmarkEnd w:id="337"/>
    </w:p>
    <w:p w14:paraId="2930CA55" w14:textId="77777777" w:rsidR="007B4517" w:rsidRPr="00C258FB" w:rsidRDefault="007B4517" w:rsidP="007B4517">
      <w:r>
        <w:t>Het Waterschap houdt zich aan de meest actuele klimaatvoorspellingen van het KNMI, die binnenkort weer worden herzien.  Dit wordt vertaald in een opslag op onder meer de historische neerslagreeksen (bvb. Project van 50 jaar: x neerslag + y % klimaatinvloed). Voor verdroging was 2018 een mokerslag, met recente herhalingen. Nu ontwikkelen de waterschappen initiatieven onder het adagium “elke druppel de grond in”. Dit loopt via omgevingsmanagers met boeren en gaat onder meer over het slim opzetten van stuwen. Het waterschap richt zich zo steeds op droogteschade en lang niet meer vooral op natschade. Centraal binnen het Waterschap (de waterschappen) staat het meer klimaatrobuust maken van het watersysteem met als centraal thema het zowel mogelijk vasthouden van water in natte perioden voor droge perioden; elke druppel zoveel mogelijk de Hoge Zandgronden in.</w:t>
      </w:r>
    </w:p>
    <w:p w14:paraId="6A3FFAC7" w14:textId="77777777" w:rsidR="00BB52F7" w:rsidRPr="00BB52F7" w:rsidRDefault="00BB52F7" w:rsidP="00BB52F7"/>
    <w:sectPr w:rsidR="00BB52F7" w:rsidRPr="00BB52F7" w:rsidSect="003A16B0">
      <w:headerReference w:type="default" r:id="rId21"/>
      <w:footerReference w:type="default" r:id="rId22"/>
      <w:headerReference w:type="first" r:id="rId23"/>
      <w:footerReference w:type="first" r:id="rId24"/>
      <w:pgSz w:w="11906" w:h="16838" w:code="9"/>
      <w:pgMar w:top="1985" w:right="1418" w:bottom="1418" w:left="1418" w:header="709" w:footer="516"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D7E31A" w14:textId="77777777" w:rsidR="003A16B0" w:rsidRDefault="003A16B0" w:rsidP="009C0C67">
      <w:r>
        <w:separator/>
      </w:r>
    </w:p>
  </w:endnote>
  <w:endnote w:type="continuationSeparator" w:id="0">
    <w:p w14:paraId="23AA5D4C" w14:textId="77777777" w:rsidR="003A16B0" w:rsidRDefault="003A16B0" w:rsidP="009C0C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jaVu LGC Sans">
    <w:altName w:val="Times New Roman"/>
    <w:panose1 w:val="020B0604020202020204"/>
    <w:charset w:val="00"/>
    <w:family w:val="auto"/>
    <w:pitch w:val="variable"/>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panose1 w:val="020B0604020202020204"/>
    <w:charset w:val="00"/>
    <w:family w:val="roman"/>
    <w:pitch w:val="variable"/>
  </w:font>
  <w:font w:name="Verdana-Italic">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8AD25" w14:textId="6B6F5379" w:rsidR="004953AD" w:rsidRPr="00880CCE" w:rsidRDefault="004953AD" w:rsidP="001278A3">
    <w:pPr>
      <w:pStyle w:val="Footer"/>
      <w:pBdr>
        <w:top w:val="single" w:sz="6" w:space="6" w:color="806000"/>
      </w:pBdr>
      <w:spacing w:after="0"/>
      <w:rPr>
        <w:sz w:val="20"/>
        <w:szCs w:val="20"/>
      </w:rPr>
    </w:pPr>
    <w:r w:rsidRPr="00880CCE">
      <w:rPr>
        <w:sz w:val="20"/>
        <w:szCs w:val="20"/>
      </w:rPr>
      <w:t xml:space="preserve">AGTref.: </w:t>
    </w:r>
    <w:r w:rsidRPr="00AD6FBF">
      <w:rPr>
        <w:sz w:val="20"/>
        <w:szCs w:val="20"/>
      </w:rPr>
      <w:fldChar w:fldCharType="begin"/>
    </w:r>
    <w:r w:rsidRPr="00880CCE">
      <w:rPr>
        <w:sz w:val="20"/>
        <w:szCs w:val="20"/>
      </w:rPr>
      <w:instrText xml:space="preserve"> </w:instrText>
    </w:r>
    <w:r w:rsidRPr="00880CCE">
      <w:rPr>
        <w:rFonts w:ascii="Calibri" w:hAnsi="Calibri"/>
        <w:sz w:val="20"/>
        <w:szCs w:val="20"/>
      </w:rPr>
      <w:instrText>R</w:instrText>
    </w:r>
    <w:r w:rsidRPr="00880CCE">
      <w:rPr>
        <w:sz w:val="20"/>
        <w:szCs w:val="20"/>
      </w:rPr>
      <w:instrText xml:space="preserve">EF Documentreferentie\*CHARFORMAT </w:instrText>
    </w:r>
    <w:r w:rsidRPr="00AD6FBF">
      <w:rPr>
        <w:sz w:val="20"/>
        <w:szCs w:val="20"/>
      </w:rPr>
      <w:fldChar w:fldCharType="separate"/>
    </w:r>
    <w:r w:rsidR="004F23C1" w:rsidRPr="004F23C1">
      <w:rPr>
        <w:rFonts w:ascii="Calibri" w:hAnsi="Calibri"/>
        <w:sz w:val="20"/>
        <w:szCs w:val="20"/>
      </w:rPr>
      <w:t>2023 09 25-KABL_DSIM-AGT4584-Rapport-v1</w:t>
    </w:r>
    <w:r w:rsidRPr="00AD6FBF">
      <w:rPr>
        <w:sz w:val="20"/>
        <w:szCs w:val="20"/>
      </w:rPr>
      <w:fldChar w:fldCharType="end"/>
    </w:r>
    <w:r w:rsidRPr="00880CCE">
      <w:rPr>
        <w:sz w:val="20"/>
        <w:szCs w:val="20"/>
      </w:rPr>
      <w:tab/>
    </w:r>
    <w:r w:rsidRPr="00880CCE">
      <w:rPr>
        <w:sz w:val="20"/>
        <w:szCs w:val="20"/>
      </w:rPr>
      <w:tab/>
      <w:t xml:space="preserve">- </w:t>
    </w:r>
    <w:r w:rsidRPr="005C29CB">
      <w:rPr>
        <w:sz w:val="20"/>
        <w:szCs w:val="20"/>
      </w:rPr>
      <w:fldChar w:fldCharType="begin"/>
    </w:r>
    <w:r w:rsidRPr="00880CCE">
      <w:rPr>
        <w:sz w:val="20"/>
        <w:szCs w:val="20"/>
      </w:rPr>
      <w:instrText xml:space="preserve"> PAGE </w:instrText>
    </w:r>
    <w:r w:rsidRPr="005C29CB">
      <w:rPr>
        <w:sz w:val="20"/>
        <w:szCs w:val="20"/>
      </w:rPr>
      <w:fldChar w:fldCharType="separate"/>
    </w:r>
    <w:r w:rsidR="008916E7" w:rsidRPr="00880CCE">
      <w:rPr>
        <w:noProof/>
        <w:sz w:val="20"/>
        <w:szCs w:val="20"/>
      </w:rPr>
      <w:t>10</w:t>
    </w:r>
    <w:r w:rsidRPr="005C29CB">
      <w:rPr>
        <w:sz w:val="20"/>
        <w:szCs w:val="20"/>
      </w:rPr>
      <w:fldChar w:fldCharType="end"/>
    </w:r>
    <w:r w:rsidRPr="00880CCE">
      <w:rPr>
        <w:sz w:val="20"/>
        <w:szCs w:val="20"/>
      </w:rPr>
      <w:t>/</w:t>
    </w:r>
    <w:r w:rsidR="00293BD9">
      <w:rPr>
        <w:sz w:val="20"/>
        <w:szCs w:val="20"/>
      </w:rPr>
      <w:fldChar w:fldCharType="begin"/>
    </w:r>
    <w:r w:rsidR="00293BD9">
      <w:rPr>
        <w:sz w:val="20"/>
        <w:szCs w:val="20"/>
      </w:rPr>
      <w:instrText xml:space="preserve"> NUMPAGES   \* MERGEFORMAT </w:instrText>
    </w:r>
    <w:r w:rsidR="00293BD9">
      <w:rPr>
        <w:sz w:val="20"/>
        <w:szCs w:val="20"/>
      </w:rPr>
      <w:fldChar w:fldCharType="separate"/>
    </w:r>
    <w:r w:rsidR="008916E7">
      <w:rPr>
        <w:noProof/>
        <w:sz w:val="20"/>
        <w:szCs w:val="20"/>
      </w:rPr>
      <w:t>10</w:t>
    </w:r>
    <w:r w:rsidR="00293BD9">
      <w:rPr>
        <w:sz w:val="20"/>
        <w:szCs w:val="20"/>
      </w:rPr>
      <w:fldChar w:fldCharType="end"/>
    </w:r>
    <w:r w:rsidRPr="00880CCE">
      <w:rPr>
        <w:sz w:val="20"/>
        <w:szCs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09B9E" w14:textId="77777777" w:rsidR="006A0581" w:rsidRPr="00246BB6" w:rsidRDefault="006A0581" w:rsidP="00C75893">
    <w:pPr>
      <w:pStyle w:val="Footer"/>
      <w:pBdr>
        <w:top w:val="single" w:sz="6" w:space="6" w:color="806000"/>
      </w:pBdr>
      <w:spacing w:after="0"/>
      <w:jc w:val="center"/>
      <w:rPr>
        <w:sz w:val="20"/>
        <w:szCs w:val="20"/>
      </w:rPr>
    </w:pPr>
    <w:r w:rsidRPr="00246BB6">
      <w:rPr>
        <w:sz w:val="20"/>
        <w:szCs w:val="20"/>
      </w:rPr>
      <w:t>AGT nv</w:t>
    </w:r>
    <w:r w:rsidRPr="00246BB6">
      <w:rPr>
        <w:sz w:val="20"/>
        <w:szCs w:val="20"/>
      </w:rPr>
      <w:tab/>
      <w:t>Kontichsesteenweg 38</w:t>
    </w:r>
    <w:r w:rsidRPr="00246BB6">
      <w:rPr>
        <w:sz w:val="20"/>
        <w:szCs w:val="20"/>
      </w:rPr>
      <w:tab/>
      <w:t>2630 Aartselaar</w:t>
    </w:r>
  </w:p>
  <w:p w14:paraId="0FBED245" w14:textId="77777777" w:rsidR="006A0581" w:rsidRPr="00246BB6" w:rsidRDefault="006A0581" w:rsidP="006A0581">
    <w:pPr>
      <w:pStyle w:val="Footer"/>
      <w:pBdr>
        <w:top w:val="single" w:sz="6" w:space="6" w:color="806000"/>
      </w:pBdr>
      <w:spacing w:after="0"/>
      <w:rPr>
        <w:sz w:val="20"/>
        <w:szCs w:val="20"/>
      </w:rPr>
    </w:pPr>
    <w:r w:rsidRPr="00246BB6">
      <w:rPr>
        <w:sz w:val="20"/>
        <w:szCs w:val="20"/>
      </w:rPr>
      <w:t>BTW: BE 0459 259 762</w:t>
    </w:r>
    <w:r w:rsidRPr="00246BB6">
      <w:rPr>
        <w:sz w:val="20"/>
        <w:szCs w:val="20"/>
      </w:rPr>
      <w:tab/>
      <w:t>IBAN: BE82 4061 0921 8168</w:t>
    </w:r>
    <w:r w:rsidRPr="00246BB6">
      <w:rPr>
        <w:sz w:val="20"/>
        <w:szCs w:val="20"/>
      </w:rPr>
      <w:tab/>
      <w:t>BIC: KREDBEBB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3FF307" w14:textId="77777777" w:rsidR="003A16B0" w:rsidRDefault="003A16B0" w:rsidP="009C0C67">
      <w:r>
        <w:separator/>
      </w:r>
    </w:p>
  </w:footnote>
  <w:footnote w:type="continuationSeparator" w:id="0">
    <w:p w14:paraId="309EA02B" w14:textId="77777777" w:rsidR="003A16B0" w:rsidRDefault="003A16B0" w:rsidP="009C0C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B5335D" w14:textId="1DDFF9B9" w:rsidR="004953AD" w:rsidRPr="002F3A37" w:rsidRDefault="007D6E3B" w:rsidP="001278A3">
    <w:pPr>
      <w:pStyle w:val="Header"/>
      <w:pBdr>
        <w:bottom w:val="single" w:sz="6" w:space="6" w:color="806000"/>
      </w:pBdr>
      <w:rPr>
        <w:color w:val="0070C0"/>
      </w:rPr>
    </w:pPr>
    <w:r>
      <w:rPr>
        <w:noProof/>
      </w:rPr>
      <w:drawing>
        <wp:anchor distT="0" distB="0" distL="114300" distR="114300" simplePos="0" relativeHeight="251661312" behindDoc="0" locked="0" layoutInCell="1" allowOverlap="1" wp14:anchorId="279D55FB" wp14:editId="347BE3B5">
          <wp:simplePos x="0" y="0"/>
          <wp:positionH relativeFrom="column">
            <wp:posOffset>4734560</wp:posOffset>
          </wp:positionH>
          <wp:positionV relativeFrom="paragraph">
            <wp:posOffset>82550</wp:posOffset>
          </wp:positionV>
          <wp:extent cx="1062000" cy="432000"/>
          <wp:effectExtent l="0" t="0" r="5080" b="6350"/>
          <wp:wrapNone/>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062000" cy="432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88FEFA6" wp14:editId="373B5B5B">
          <wp:extent cx="1800000" cy="518478"/>
          <wp:effectExtent l="0" t="0" r="0" b="0"/>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GT_logo.jpg"/>
                  <pic:cNvPicPr/>
                </pic:nvPicPr>
                <pic:blipFill>
                  <a:blip r:embed="rId2">
                    <a:extLst>
                      <a:ext uri="{28A0092B-C50C-407E-A947-70E740481C1C}">
                        <a14:useLocalDpi xmlns:a14="http://schemas.microsoft.com/office/drawing/2010/main" val="0"/>
                      </a:ext>
                    </a:extLst>
                  </a:blip>
                  <a:stretch>
                    <a:fillRect/>
                  </a:stretch>
                </pic:blipFill>
                <pic:spPr>
                  <a:xfrm>
                    <a:off x="0" y="0"/>
                    <a:ext cx="1800000" cy="51847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941F0" w14:textId="59136DCD" w:rsidR="007D6E3B" w:rsidRPr="007D6E3B" w:rsidRDefault="004F23C1" w:rsidP="007D6E3B">
    <w:pPr>
      <w:pStyle w:val="Header"/>
      <w:pBdr>
        <w:bottom w:val="single" w:sz="6" w:space="6" w:color="806000"/>
      </w:pBdr>
      <w:rPr>
        <w:color w:val="0070C0"/>
      </w:rPr>
    </w:pPr>
    <w:r w:rsidRPr="007D6E3B">
      <w:rPr>
        <w:noProof/>
        <w:color w:val="0070C0"/>
      </w:rPr>
      <w:drawing>
        <wp:anchor distT="0" distB="0" distL="114300" distR="114300" simplePos="0" relativeHeight="251659264" behindDoc="0" locked="0" layoutInCell="1" allowOverlap="1" wp14:anchorId="79606957" wp14:editId="48F6A348">
          <wp:simplePos x="0" y="0"/>
          <wp:positionH relativeFrom="column">
            <wp:posOffset>4734560</wp:posOffset>
          </wp:positionH>
          <wp:positionV relativeFrom="paragraph">
            <wp:posOffset>82550</wp:posOffset>
          </wp:positionV>
          <wp:extent cx="1062000" cy="432000"/>
          <wp:effectExtent l="0" t="0" r="5080" b="6350"/>
          <wp:wrapNone/>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062000" cy="432000"/>
                  </a:xfrm>
                  <a:prstGeom prst="rect">
                    <a:avLst/>
                  </a:prstGeom>
                </pic:spPr>
              </pic:pic>
            </a:graphicData>
          </a:graphic>
          <wp14:sizeRelH relativeFrom="page">
            <wp14:pctWidth>0</wp14:pctWidth>
          </wp14:sizeRelH>
          <wp14:sizeRelV relativeFrom="page">
            <wp14:pctHeight>0</wp14:pctHeight>
          </wp14:sizeRelV>
        </wp:anchor>
      </w:drawing>
    </w:r>
    <w:r w:rsidRPr="007D6E3B">
      <w:rPr>
        <w:noProof/>
        <w:color w:val="0070C0"/>
      </w:rPr>
      <w:drawing>
        <wp:inline distT="0" distB="0" distL="0" distR="0" wp14:anchorId="3647C04A" wp14:editId="437CF5FC">
          <wp:extent cx="1800000" cy="518478"/>
          <wp:effectExtent l="0" t="0" r="0"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GT_logo.jpg"/>
                  <pic:cNvPicPr/>
                </pic:nvPicPr>
                <pic:blipFill>
                  <a:blip r:embed="rId2">
                    <a:extLst>
                      <a:ext uri="{28A0092B-C50C-407E-A947-70E740481C1C}">
                        <a14:useLocalDpi xmlns:a14="http://schemas.microsoft.com/office/drawing/2010/main" val="0"/>
                      </a:ext>
                    </a:extLst>
                  </a:blip>
                  <a:stretch>
                    <a:fillRect/>
                  </a:stretch>
                </pic:blipFill>
                <pic:spPr>
                  <a:xfrm>
                    <a:off x="0" y="0"/>
                    <a:ext cx="1800000" cy="51847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C13BE"/>
    <w:multiLevelType w:val="hybridMultilevel"/>
    <w:tmpl w:val="258830EA"/>
    <w:lvl w:ilvl="0" w:tplc="0813000F">
      <w:start w:val="1"/>
      <w:numFmt w:val="decimal"/>
      <w:lvlText w:val="%1."/>
      <w:lvlJc w:val="left"/>
      <w:pPr>
        <w:ind w:left="770" w:hanging="360"/>
      </w:pPr>
    </w:lvl>
    <w:lvl w:ilvl="1" w:tplc="08130019" w:tentative="1">
      <w:start w:val="1"/>
      <w:numFmt w:val="lowerLetter"/>
      <w:lvlText w:val="%2."/>
      <w:lvlJc w:val="left"/>
      <w:pPr>
        <w:ind w:left="1490" w:hanging="360"/>
      </w:pPr>
    </w:lvl>
    <w:lvl w:ilvl="2" w:tplc="0813001B" w:tentative="1">
      <w:start w:val="1"/>
      <w:numFmt w:val="lowerRoman"/>
      <w:lvlText w:val="%3."/>
      <w:lvlJc w:val="right"/>
      <w:pPr>
        <w:ind w:left="2210" w:hanging="180"/>
      </w:pPr>
    </w:lvl>
    <w:lvl w:ilvl="3" w:tplc="0813000F" w:tentative="1">
      <w:start w:val="1"/>
      <w:numFmt w:val="decimal"/>
      <w:lvlText w:val="%4."/>
      <w:lvlJc w:val="left"/>
      <w:pPr>
        <w:ind w:left="2930" w:hanging="360"/>
      </w:pPr>
    </w:lvl>
    <w:lvl w:ilvl="4" w:tplc="08130019" w:tentative="1">
      <w:start w:val="1"/>
      <w:numFmt w:val="lowerLetter"/>
      <w:lvlText w:val="%5."/>
      <w:lvlJc w:val="left"/>
      <w:pPr>
        <w:ind w:left="3650" w:hanging="360"/>
      </w:pPr>
    </w:lvl>
    <w:lvl w:ilvl="5" w:tplc="0813001B" w:tentative="1">
      <w:start w:val="1"/>
      <w:numFmt w:val="lowerRoman"/>
      <w:lvlText w:val="%6."/>
      <w:lvlJc w:val="right"/>
      <w:pPr>
        <w:ind w:left="4370" w:hanging="180"/>
      </w:pPr>
    </w:lvl>
    <w:lvl w:ilvl="6" w:tplc="0813000F" w:tentative="1">
      <w:start w:val="1"/>
      <w:numFmt w:val="decimal"/>
      <w:lvlText w:val="%7."/>
      <w:lvlJc w:val="left"/>
      <w:pPr>
        <w:ind w:left="5090" w:hanging="360"/>
      </w:pPr>
    </w:lvl>
    <w:lvl w:ilvl="7" w:tplc="08130019" w:tentative="1">
      <w:start w:val="1"/>
      <w:numFmt w:val="lowerLetter"/>
      <w:lvlText w:val="%8."/>
      <w:lvlJc w:val="left"/>
      <w:pPr>
        <w:ind w:left="5810" w:hanging="360"/>
      </w:pPr>
    </w:lvl>
    <w:lvl w:ilvl="8" w:tplc="0813001B" w:tentative="1">
      <w:start w:val="1"/>
      <w:numFmt w:val="lowerRoman"/>
      <w:lvlText w:val="%9."/>
      <w:lvlJc w:val="right"/>
      <w:pPr>
        <w:ind w:left="6530" w:hanging="180"/>
      </w:pPr>
    </w:lvl>
  </w:abstractNum>
  <w:abstractNum w:abstractNumId="1" w15:restartNumberingAfterBreak="0">
    <w:nsid w:val="010D6FDC"/>
    <w:multiLevelType w:val="hybridMultilevel"/>
    <w:tmpl w:val="883C0A7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C141000"/>
    <w:multiLevelType w:val="hybridMultilevel"/>
    <w:tmpl w:val="26305D34"/>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Times New Roman"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Times New Roman"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Times New Roman" w:hint="default"/>
      </w:rPr>
    </w:lvl>
    <w:lvl w:ilvl="8" w:tplc="08130005">
      <w:start w:val="1"/>
      <w:numFmt w:val="bullet"/>
      <w:lvlText w:val=""/>
      <w:lvlJc w:val="left"/>
      <w:pPr>
        <w:ind w:left="6480" w:hanging="360"/>
      </w:pPr>
      <w:rPr>
        <w:rFonts w:ascii="Wingdings" w:hAnsi="Wingdings" w:hint="default"/>
      </w:rPr>
    </w:lvl>
  </w:abstractNum>
  <w:abstractNum w:abstractNumId="3" w15:restartNumberingAfterBreak="0">
    <w:nsid w:val="0C3B743E"/>
    <w:multiLevelType w:val="hybridMultilevel"/>
    <w:tmpl w:val="9D565E7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0DED67E4"/>
    <w:multiLevelType w:val="hybridMultilevel"/>
    <w:tmpl w:val="C19043B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5" w15:restartNumberingAfterBreak="0">
    <w:nsid w:val="12394BF5"/>
    <w:multiLevelType w:val="hybridMultilevel"/>
    <w:tmpl w:val="595EC0AA"/>
    <w:lvl w:ilvl="0" w:tplc="0813000F">
      <w:start w:val="1"/>
      <w:numFmt w:val="decimal"/>
      <w:lvlText w:val="%1."/>
      <w:lvlJc w:val="left"/>
      <w:pPr>
        <w:ind w:left="1069" w:hanging="360"/>
      </w:pPr>
    </w:lvl>
    <w:lvl w:ilvl="1" w:tplc="08130019" w:tentative="1">
      <w:start w:val="1"/>
      <w:numFmt w:val="lowerLetter"/>
      <w:lvlText w:val="%2."/>
      <w:lvlJc w:val="left"/>
      <w:pPr>
        <w:ind w:left="1789" w:hanging="360"/>
      </w:pPr>
    </w:lvl>
    <w:lvl w:ilvl="2" w:tplc="0813001B" w:tentative="1">
      <w:start w:val="1"/>
      <w:numFmt w:val="lowerRoman"/>
      <w:lvlText w:val="%3."/>
      <w:lvlJc w:val="right"/>
      <w:pPr>
        <w:ind w:left="2509" w:hanging="180"/>
      </w:pPr>
    </w:lvl>
    <w:lvl w:ilvl="3" w:tplc="0813000F" w:tentative="1">
      <w:start w:val="1"/>
      <w:numFmt w:val="decimal"/>
      <w:lvlText w:val="%4."/>
      <w:lvlJc w:val="left"/>
      <w:pPr>
        <w:ind w:left="3229" w:hanging="360"/>
      </w:pPr>
    </w:lvl>
    <w:lvl w:ilvl="4" w:tplc="08130019" w:tentative="1">
      <w:start w:val="1"/>
      <w:numFmt w:val="lowerLetter"/>
      <w:lvlText w:val="%5."/>
      <w:lvlJc w:val="left"/>
      <w:pPr>
        <w:ind w:left="3949" w:hanging="360"/>
      </w:pPr>
    </w:lvl>
    <w:lvl w:ilvl="5" w:tplc="0813001B" w:tentative="1">
      <w:start w:val="1"/>
      <w:numFmt w:val="lowerRoman"/>
      <w:lvlText w:val="%6."/>
      <w:lvlJc w:val="right"/>
      <w:pPr>
        <w:ind w:left="4669" w:hanging="180"/>
      </w:pPr>
    </w:lvl>
    <w:lvl w:ilvl="6" w:tplc="0813000F" w:tentative="1">
      <w:start w:val="1"/>
      <w:numFmt w:val="decimal"/>
      <w:lvlText w:val="%7."/>
      <w:lvlJc w:val="left"/>
      <w:pPr>
        <w:ind w:left="5389" w:hanging="360"/>
      </w:pPr>
    </w:lvl>
    <w:lvl w:ilvl="7" w:tplc="08130019" w:tentative="1">
      <w:start w:val="1"/>
      <w:numFmt w:val="lowerLetter"/>
      <w:lvlText w:val="%8."/>
      <w:lvlJc w:val="left"/>
      <w:pPr>
        <w:ind w:left="6109" w:hanging="360"/>
      </w:pPr>
    </w:lvl>
    <w:lvl w:ilvl="8" w:tplc="0813001B" w:tentative="1">
      <w:start w:val="1"/>
      <w:numFmt w:val="lowerRoman"/>
      <w:lvlText w:val="%9."/>
      <w:lvlJc w:val="right"/>
      <w:pPr>
        <w:ind w:left="6829" w:hanging="180"/>
      </w:pPr>
    </w:lvl>
  </w:abstractNum>
  <w:abstractNum w:abstractNumId="6" w15:restartNumberingAfterBreak="0">
    <w:nsid w:val="17635891"/>
    <w:multiLevelType w:val="hybridMultilevel"/>
    <w:tmpl w:val="1C2AEE2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17AC6243"/>
    <w:multiLevelType w:val="hybridMultilevel"/>
    <w:tmpl w:val="DF36C62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18FB0C4A"/>
    <w:multiLevelType w:val="hybridMultilevel"/>
    <w:tmpl w:val="41023726"/>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1BFA6D02"/>
    <w:multiLevelType w:val="hybridMultilevel"/>
    <w:tmpl w:val="5FBE67F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1F1C3032"/>
    <w:multiLevelType w:val="hybridMultilevel"/>
    <w:tmpl w:val="3432CE78"/>
    <w:lvl w:ilvl="0" w:tplc="90C8BD5C">
      <w:numFmt w:val="bullet"/>
      <w:lvlText w:val="-"/>
      <w:lvlJc w:val="left"/>
      <w:pPr>
        <w:ind w:left="720" w:hanging="360"/>
      </w:pPr>
      <w:rPr>
        <w:rFonts w:ascii="Calibri" w:eastAsia="DejaVu LGC Sans" w:hAnsi="Calibri"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247C670B"/>
    <w:multiLevelType w:val="multilevel"/>
    <w:tmpl w:val="0566921A"/>
    <w:lvl w:ilvl="0">
      <w:start w:val="1"/>
      <w:numFmt w:val="decimal"/>
      <w:lvlText w:val="%1."/>
      <w:lvlJc w:val="left"/>
      <w:pPr>
        <w:ind w:left="360" w:hanging="360"/>
      </w:pPr>
    </w:lvl>
    <w:lvl w:ilvl="1">
      <w:start w:val="1"/>
      <w:numFmt w:val="decimal"/>
      <w:pStyle w:val="Titela"/>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FA51B92"/>
    <w:multiLevelType w:val="multilevel"/>
    <w:tmpl w:val="CE2E39E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310C47E3"/>
    <w:multiLevelType w:val="hybridMultilevel"/>
    <w:tmpl w:val="EEACC99A"/>
    <w:lvl w:ilvl="0" w:tplc="90C8BD5C">
      <w:numFmt w:val="bullet"/>
      <w:lvlText w:val="-"/>
      <w:lvlJc w:val="left"/>
      <w:pPr>
        <w:ind w:left="720" w:hanging="360"/>
      </w:pPr>
      <w:rPr>
        <w:rFonts w:ascii="Calibri" w:eastAsia="DejaVu LGC Sans"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087A39"/>
    <w:multiLevelType w:val="hybridMultilevel"/>
    <w:tmpl w:val="5FBE67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38B1775"/>
    <w:multiLevelType w:val="hybridMultilevel"/>
    <w:tmpl w:val="345292B4"/>
    <w:lvl w:ilvl="0" w:tplc="08130001">
      <w:start w:val="1"/>
      <w:numFmt w:val="bullet"/>
      <w:lvlText w:val=""/>
      <w:lvlJc w:val="left"/>
      <w:pPr>
        <w:ind w:left="927" w:hanging="360"/>
      </w:pPr>
      <w:rPr>
        <w:rFonts w:ascii="Symbol" w:hAnsi="Symbol" w:hint="default"/>
      </w:rPr>
    </w:lvl>
    <w:lvl w:ilvl="1" w:tplc="08130003" w:tentative="1">
      <w:start w:val="1"/>
      <w:numFmt w:val="bullet"/>
      <w:lvlText w:val="o"/>
      <w:lvlJc w:val="left"/>
      <w:pPr>
        <w:ind w:left="1647" w:hanging="360"/>
      </w:pPr>
      <w:rPr>
        <w:rFonts w:ascii="Courier New" w:hAnsi="Courier New" w:cs="Courier New" w:hint="default"/>
      </w:rPr>
    </w:lvl>
    <w:lvl w:ilvl="2" w:tplc="08130005" w:tentative="1">
      <w:start w:val="1"/>
      <w:numFmt w:val="bullet"/>
      <w:lvlText w:val=""/>
      <w:lvlJc w:val="left"/>
      <w:pPr>
        <w:ind w:left="2367" w:hanging="360"/>
      </w:pPr>
      <w:rPr>
        <w:rFonts w:ascii="Wingdings" w:hAnsi="Wingdings" w:hint="default"/>
      </w:rPr>
    </w:lvl>
    <w:lvl w:ilvl="3" w:tplc="08130001" w:tentative="1">
      <w:start w:val="1"/>
      <w:numFmt w:val="bullet"/>
      <w:lvlText w:val=""/>
      <w:lvlJc w:val="left"/>
      <w:pPr>
        <w:ind w:left="3087" w:hanging="360"/>
      </w:pPr>
      <w:rPr>
        <w:rFonts w:ascii="Symbol" w:hAnsi="Symbol" w:hint="default"/>
      </w:rPr>
    </w:lvl>
    <w:lvl w:ilvl="4" w:tplc="08130003" w:tentative="1">
      <w:start w:val="1"/>
      <w:numFmt w:val="bullet"/>
      <w:lvlText w:val="o"/>
      <w:lvlJc w:val="left"/>
      <w:pPr>
        <w:ind w:left="3807" w:hanging="360"/>
      </w:pPr>
      <w:rPr>
        <w:rFonts w:ascii="Courier New" w:hAnsi="Courier New" w:cs="Courier New" w:hint="default"/>
      </w:rPr>
    </w:lvl>
    <w:lvl w:ilvl="5" w:tplc="08130005" w:tentative="1">
      <w:start w:val="1"/>
      <w:numFmt w:val="bullet"/>
      <w:lvlText w:val=""/>
      <w:lvlJc w:val="left"/>
      <w:pPr>
        <w:ind w:left="4527" w:hanging="360"/>
      </w:pPr>
      <w:rPr>
        <w:rFonts w:ascii="Wingdings" w:hAnsi="Wingdings" w:hint="default"/>
      </w:rPr>
    </w:lvl>
    <w:lvl w:ilvl="6" w:tplc="08130001" w:tentative="1">
      <w:start w:val="1"/>
      <w:numFmt w:val="bullet"/>
      <w:lvlText w:val=""/>
      <w:lvlJc w:val="left"/>
      <w:pPr>
        <w:ind w:left="5247" w:hanging="360"/>
      </w:pPr>
      <w:rPr>
        <w:rFonts w:ascii="Symbol" w:hAnsi="Symbol" w:hint="default"/>
      </w:rPr>
    </w:lvl>
    <w:lvl w:ilvl="7" w:tplc="08130003" w:tentative="1">
      <w:start w:val="1"/>
      <w:numFmt w:val="bullet"/>
      <w:lvlText w:val="o"/>
      <w:lvlJc w:val="left"/>
      <w:pPr>
        <w:ind w:left="5967" w:hanging="360"/>
      </w:pPr>
      <w:rPr>
        <w:rFonts w:ascii="Courier New" w:hAnsi="Courier New" w:cs="Courier New" w:hint="default"/>
      </w:rPr>
    </w:lvl>
    <w:lvl w:ilvl="8" w:tplc="08130005" w:tentative="1">
      <w:start w:val="1"/>
      <w:numFmt w:val="bullet"/>
      <w:lvlText w:val=""/>
      <w:lvlJc w:val="left"/>
      <w:pPr>
        <w:ind w:left="6687" w:hanging="360"/>
      </w:pPr>
      <w:rPr>
        <w:rFonts w:ascii="Wingdings" w:hAnsi="Wingdings" w:hint="default"/>
      </w:rPr>
    </w:lvl>
  </w:abstractNum>
  <w:abstractNum w:abstractNumId="16" w15:restartNumberingAfterBreak="0">
    <w:nsid w:val="351B78E3"/>
    <w:multiLevelType w:val="hybridMultilevel"/>
    <w:tmpl w:val="F970F144"/>
    <w:lvl w:ilvl="0" w:tplc="08130001">
      <w:start w:val="1"/>
      <w:numFmt w:val="bullet"/>
      <w:lvlText w:val=""/>
      <w:lvlJc w:val="left"/>
      <w:pPr>
        <w:ind w:left="770" w:hanging="360"/>
      </w:pPr>
      <w:rPr>
        <w:rFonts w:ascii="Symbol" w:hAnsi="Symbol" w:hint="default"/>
      </w:rPr>
    </w:lvl>
    <w:lvl w:ilvl="1" w:tplc="08130003" w:tentative="1">
      <w:start w:val="1"/>
      <w:numFmt w:val="bullet"/>
      <w:lvlText w:val="o"/>
      <w:lvlJc w:val="left"/>
      <w:pPr>
        <w:ind w:left="1490" w:hanging="360"/>
      </w:pPr>
      <w:rPr>
        <w:rFonts w:ascii="Courier New" w:hAnsi="Courier New" w:cs="Courier New" w:hint="default"/>
      </w:rPr>
    </w:lvl>
    <w:lvl w:ilvl="2" w:tplc="08130005" w:tentative="1">
      <w:start w:val="1"/>
      <w:numFmt w:val="bullet"/>
      <w:lvlText w:val=""/>
      <w:lvlJc w:val="left"/>
      <w:pPr>
        <w:ind w:left="2210" w:hanging="360"/>
      </w:pPr>
      <w:rPr>
        <w:rFonts w:ascii="Wingdings" w:hAnsi="Wingdings" w:hint="default"/>
      </w:rPr>
    </w:lvl>
    <w:lvl w:ilvl="3" w:tplc="08130001" w:tentative="1">
      <w:start w:val="1"/>
      <w:numFmt w:val="bullet"/>
      <w:lvlText w:val=""/>
      <w:lvlJc w:val="left"/>
      <w:pPr>
        <w:ind w:left="2930" w:hanging="360"/>
      </w:pPr>
      <w:rPr>
        <w:rFonts w:ascii="Symbol" w:hAnsi="Symbol" w:hint="default"/>
      </w:rPr>
    </w:lvl>
    <w:lvl w:ilvl="4" w:tplc="08130003" w:tentative="1">
      <w:start w:val="1"/>
      <w:numFmt w:val="bullet"/>
      <w:lvlText w:val="o"/>
      <w:lvlJc w:val="left"/>
      <w:pPr>
        <w:ind w:left="3650" w:hanging="360"/>
      </w:pPr>
      <w:rPr>
        <w:rFonts w:ascii="Courier New" w:hAnsi="Courier New" w:cs="Courier New" w:hint="default"/>
      </w:rPr>
    </w:lvl>
    <w:lvl w:ilvl="5" w:tplc="08130005" w:tentative="1">
      <w:start w:val="1"/>
      <w:numFmt w:val="bullet"/>
      <w:lvlText w:val=""/>
      <w:lvlJc w:val="left"/>
      <w:pPr>
        <w:ind w:left="4370" w:hanging="360"/>
      </w:pPr>
      <w:rPr>
        <w:rFonts w:ascii="Wingdings" w:hAnsi="Wingdings" w:hint="default"/>
      </w:rPr>
    </w:lvl>
    <w:lvl w:ilvl="6" w:tplc="08130001" w:tentative="1">
      <w:start w:val="1"/>
      <w:numFmt w:val="bullet"/>
      <w:lvlText w:val=""/>
      <w:lvlJc w:val="left"/>
      <w:pPr>
        <w:ind w:left="5090" w:hanging="360"/>
      </w:pPr>
      <w:rPr>
        <w:rFonts w:ascii="Symbol" w:hAnsi="Symbol" w:hint="default"/>
      </w:rPr>
    </w:lvl>
    <w:lvl w:ilvl="7" w:tplc="08130003" w:tentative="1">
      <w:start w:val="1"/>
      <w:numFmt w:val="bullet"/>
      <w:lvlText w:val="o"/>
      <w:lvlJc w:val="left"/>
      <w:pPr>
        <w:ind w:left="5810" w:hanging="360"/>
      </w:pPr>
      <w:rPr>
        <w:rFonts w:ascii="Courier New" w:hAnsi="Courier New" w:cs="Courier New" w:hint="default"/>
      </w:rPr>
    </w:lvl>
    <w:lvl w:ilvl="8" w:tplc="08130005" w:tentative="1">
      <w:start w:val="1"/>
      <w:numFmt w:val="bullet"/>
      <w:lvlText w:val=""/>
      <w:lvlJc w:val="left"/>
      <w:pPr>
        <w:ind w:left="6530" w:hanging="360"/>
      </w:pPr>
      <w:rPr>
        <w:rFonts w:ascii="Wingdings" w:hAnsi="Wingdings" w:hint="default"/>
      </w:rPr>
    </w:lvl>
  </w:abstractNum>
  <w:abstractNum w:abstractNumId="17" w15:restartNumberingAfterBreak="0">
    <w:nsid w:val="3B1D0E26"/>
    <w:multiLevelType w:val="hybridMultilevel"/>
    <w:tmpl w:val="F86E1B92"/>
    <w:lvl w:ilvl="0" w:tplc="6DB67AEA">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8" w15:restartNumberingAfterBreak="0">
    <w:nsid w:val="3D7A3475"/>
    <w:multiLevelType w:val="hybridMultilevel"/>
    <w:tmpl w:val="60F40550"/>
    <w:lvl w:ilvl="0" w:tplc="90C8BD5C">
      <w:numFmt w:val="bullet"/>
      <w:lvlText w:val="-"/>
      <w:lvlJc w:val="left"/>
      <w:pPr>
        <w:ind w:left="720" w:hanging="360"/>
      </w:pPr>
      <w:rPr>
        <w:rFonts w:ascii="Calibri" w:eastAsia="DejaVu LGC Sans" w:hAnsi="Calibri"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3E561CB0"/>
    <w:multiLevelType w:val="hybridMultilevel"/>
    <w:tmpl w:val="7EAAD54C"/>
    <w:lvl w:ilvl="0" w:tplc="0813000F">
      <w:start w:val="1"/>
      <w:numFmt w:val="decimal"/>
      <w:lvlText w:val="%1."/>
      <w:lvlJc w:val="left"/>
      <w:pPr>
        <w:ind w:left="770" w:hanging="360"/>
      </w:pPr>
      <w:rPr>
        <w:rFonts w:hint="default"/>
      </w:rPr>
    </w:lvl>
    <w:lvl w:ilvl="1" w:tplc="FFFFFFFF" w:tentative="1">
      <w:start w:val="1"/>
      <w:numFmt w:val="lowerLetter"/>
      <w:lvlText w:val="%2."/>
      <w:lvlJc w:val="left"/>
      <w:pPr>
        <w:ind w:left="1490" w:hanging="360"/>
      </w:pPr>
    </w:lvl>
    <w:lvl w:ilvl="2" w:tplc="FFFFFFFF" w:tentative="1">
      <w:start w:val="1"/>
      <w:numFmt w:val="lowerRoman"/>
      <w:lvlText w:val="%3."/>
      <w:lvlJc w:val="right"/>
      <w:pPr>
        <w:ind w:left="2210" w:hanging="180"/>
      </w:pPr>
    </w:lvl>
    <w:lvl w:ilvl="3" w:tplc="FFFFFFFF" w:tentative="1">
      <w:start w:val="1"/>
      <w:numFmt w:val="decimal"/>
      <w:lvlText w:val="%4."/>
      <w:lvlJc w:val="left"/>
      <w:pPr>
        <w:ind w:left="2930" w:hanging="360"/>
      </w:pPr>
    </w:lvl>
    <w:lvl w:ilvl="4" w:tplc="FFFFFFFF" w:tentative="1">
      <w:start w:val="1"/>
      <w:numFmt w:val="lowerLetter"/>
      <w:lvlText w:val="%5."/>
      <w:lvlJc w:val="left"/>
      <w:pPr>
        <w:ind w:left="3650" w:hanging="360"/>
      </w:pPr>
    </w:lvl>
    <w:lvl w:ilvl="5" w:tplc="FFFFFFFF" w:tentative="1">
      <w:start w:val="1"/>
      <w:numFmt w:val="lowerRoman"/>
      <w:lvlText w:val="%6."/>
      <w:lvlJc w:val="right"/>
      <w:pPr>
        <w:ind w:left="4370" w:hanging="180"/>
      </w:pPr>
    </w:lvl>
    <w:lvl w:ilvl="6" w:tplc="FFFFFFFF" w:tentative="1">
      <w:start w:val="1"/>
      <w:numFmt w:val="decimal"/>
      <w:lvlText w:val="%7."/>
      <w:lvlJc w:val="left"/>
      <w:pPr>
        <w:ind w:left="5090" w:hanging="360"/>
      </w:pPr>
    </w:lvl>
    <w:lvl w:ilvl="7" w:tplc="FFFFFFFF" w:tentative="1">
      <w:start w:val="1"/>
      <w:numFmt w:val="lowerLetter"/>
      <w:lvlText w:val="%8."/>
      <w:lvlJc w:val="left"/>
      <w:pPr>
        <w:ind w:left="5810" w:hanging="360"/>
      </w:pPr>
    </w:lvl>
    <w:lvl w:ilvl="8" w:tplc="FFFFFFFF" w:tentative="1">
      <w:start w:val="1"/>
      <w:numFmt w:val="lowerRoman"/>
      <w:lvlText w:val="%9."/>
      <w:lvlJc w:val="right"/>
      <w:pPr>
        <w:ind w:left="6530" w:hanging="180"/>
      </w:pPr>
    </w:lvl>
  </w:abstractNum>
  <w:abstractNum w:abstractNumId="20" w15:restartNumberingAfterBreak="0">
    <w:nsid w:val="414B2D7F"/>
    <w:multiLevelType w:val="hybridMultilevel"/>
    <w:tmpl w:val="42E4A144"/>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1" w15:restartNumberingAfterBreak="0">
    <w:nsid w:val="42893F35"/>
    <w:multiLevelType w:val="hybridMultilevel"/>
    <w:tmpl w:val="F0C08D0C"/>
    <w:lvl w:ilvl="0" w:tplc="A596E3DC">
      <w:numFmt w:val="bullet"/>
      <w:lvlText w:val="-"/>
      <w:lvlJc w:val="left"/>
      <w:pPr>
        <w:ind w:left="720" w:hanging="360"/>
      </w:pPr>
      <w:rPr>
        <w:rFonts w:ascii="Calibri" w:eastAsia="Calibri" w:hAnsi="Calibri" w:cs="Calibr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start w:val="1"/>
      <w:numFmt w:val="bullet"/>
      <w:lvlText w:val=""/>
      <w:lvlJc w:val="left"/>
      <w:pPr>
        <w:ind w:left="4320" w:hanging="360"/>
      </w:pPr>
      <w:rPr>
        <w:rFonts w:ascii="Wingdings" w:hAnsi="Wingdings" w:hint="default"/>
      </w:rPr>
    </w:lvl>
    <w:lvl w:ilvl="6" w:tplc="08130001">
      <w:start w:val="1"/>
      <w:numFmt w:val="bullet"/>
      <w:lvlText w:val=""/>
      <w:lvlJc w:val="left"/>
      <w:pPr>
        <w:ind w:left="5040" w:hanging="360"/>
      </w:pPr>
      <w:rPr>
        <w:rFonts w:ascii="Symbol" w:hAnsi="Symbol" w:hint="default"/>
      </w:rPr>
    </w:lvl>
    <w:lvl w:ilvl="7" w:tplc="08130003">
      <w:start w:val="1"/>
      <w:numFmt w:val="bullet"/>
      <w:lvlText w:val="o"/>
      <w:lvlJc w:val="left"/>
      <w:pPr>
        <w:ind w:left="5760" w:hanging="360"/>
      </w:pPr>
      <w:rPr>
        <w:rFonts w:ascii="Courier New" w:hAnsi="Courier New" w:cs="Courier New" w:hint="default"/>
      </w:rPr>
    </w:lvl>
    <w:lvl w:ilvl="8" w:tplc="08130005">
      <w:start w:val="1"/>
      <w:numFmt w:val="bullet"/>
      <w:lvlText w:val=""/>
      <w:lvlJc w:val="left"/>
      <w:pPr>
        <w:ind w:left="6480" w:hanging="360"/>
      </w:pPr>
      <w:rPr>
        <w:rFonts w:ascii="Wingdings" w:hAnsi="Wingdings" w:hint="default"/>
      </w:rPr>
    </w:lvl>
  </w:abstractNum>
  <w:abstractNum w:abstractNumId="22" w15:restartNumberingAfterBreak="0">
    <w:nsid w:val="439B66C8"/>
    <w:multiLevelType w:val="hybridMultilevel"/>
    <w:tmpl w:val="81528BA0"/>
    <w:lvl w:ilvl="0" w:tplc="90C8BD5C">
      <w:numFmt w:val="bullet"/>
      <w:lvlText w:val="-"/>
      <w:lvlJc w:val="left"/>
      <w:pPr>
        <w:ind w:left="720" w:hanging="360"/>
      </w:pPr>
      <w:rPr>
        <w:rFonts w:ascii="Calibri" w:eastAsia="DejaVu LGC Sans" w:hAnsi="Calibri"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3" w15:restartNumberingAfterBreak="0">
    <w:nsid w:val="43FF3EE1"/>
    <w:multiLevelType w:val="hybridMultilevel"/>
    <w:tmpl w:val="07E67562"/>
    <w:lvl w:ilvl="0" w:tplc="08130001">
      <w:start w:val="1"/>
      <w:numFmt w:val="bullet"/>
      <w:lvlText w:val=""/>
      <w:lvlJc w:val="left"/>
      <w:pPr>
        <w:ind w:left="770" w:hanging="360"/>
      </w:pPr>
      <w:rPr>
        <w:rFonts w:ascii="Symbol" w:hAnsi="Symbol" w:hint="default"/>
      </w:rPr>
    </w:lvl>
    <w:lvl w:ilvl="1" w:tplc="08130003">
      <w:start w:val="1"/>
      <w:numFmt w:val="bullet"/>
      <w:lvlText w:val="o"/>
      <w:lvlJc w:val="left"/>
      <w:pPr>
        <w:ind w:left="1490" w:hanging="360"/>
      </w:pPr>
      <w:rPr>
        <w:rFonts w:ascii="Courier New" w:hAnsi="Courier New" w:cs="Courier New" w:hint="default"/>
      </w:rPr>
    </w:lvl>
    <w:lvl w:ilvl="2" w:tplc="08130005" w:tentative="1">
      <w:start w:val="1"/>
      <w:numFmt w:val="bullet"/>
      <w:lvlText w:val=""/>
      <w:lvlJc w:val="left"/>
      <w:pPr>
        <w:ind w:left="2210" w:hanging="360"/>
      </w:pPr>
      <w:rPr>
        <w:rFonts w:ascii="Wingdings" w:hAnsi="Wingdings" w:hint="default"/>
      </w:rPr>
    </w:lvl>
    <w:lvl w:ilvl="3" w:tplc="08130001" w:tentative="1">
      <w:start w:val="1"/>
      <w:numFmt w:val="bullet"/>
      <w:lvlText w:val=""/>
      <w:lvlJc w:val="left"/>
      <w:pPr>
        <w:ind w:left="2930" w:hanging="360"/>
      </w:pPr>
      <w:rPr>
        <w:rFonts w:ascii="Symbol" w:hAnsi="Symbol" w:hint="default"/>
      </w:rPr>
    </w:lvl>
    <w:lvl w:ilvl="4" w:tplc="08130003" w:tentative="1">
      <w:start w:val="1"/>
      <w:numFmt w:val="bullet"/>
      <w:lvlText w:val="o"/>
      <w:lvlJc w:val="left"/>
      <w:pPr>
        <w:ind w:left="3650" w:hanging="360"/>
      </w:pPr>
      <w:rPr>
        <w:rFonts w:ascii="Courier New" w:hAnsi="Courier New" w:cs="Courier New" w:hint="default"/>
      </w:rPr>
    </w:lvl>
    <w:lvl w:ilvl="5" w:tplc="08130005" w:tentative="1">
      <w:start w:val="1"/>
      <w:numFmt w:val="bullet"/>
      <w:lvlText w:val=""/>
      <w:lvlJc w:val="left"/>
      <w:pPr>
        <w:ind w:left="4370" w:hanging="360"/>
      </w:pPr>
      <w:rPr>
        <w:rFonts w:ascii="Wingdings" w:hAnsi="Wingdings" w:hint="default"/>
      </w:rPr>
    </w:lvl>
    <w:lvl w:ilvl="6" w:tplc="08130001" w:tentative="1">
      <w:start w:val="1"/>
      <w:numFmt w:val="bullet"/>
      <w:lvlText w:val=""/>
      <w:lvlJc w:val="left"/>
      <w:pPr>
        <w:ind w:left="5090" w:hanging="360"/>
      </w:pPr>
      <w:rPr>
        <w:rFonts w:ascii="Symbol" w:hAnsi="Symbol" w:hint="default"/>
      </w:rPr>
    </w:lvl>
    <w:lvl w:ilvl="7" w:tplc="08130003" w:tentative="1">
      <w:start w:val="1"/>
      <w:numFmt w:val="bullet"/>
      <w:lvlText w:val="o"/>
      <w:lvlJc w:val="left"/>
      <w:pPr>
        <w:ind w:left="5810" w:hanging="360"/>
      </w:pPr>
      <w:rPr>
        <w:rFonts w:ascii="Courier New" w:hAnsi="Courier New" w:cs="Courier New" w:hint="default"/>
      </w:rPr>
    </w:lvl>
    <w:lvl w:ilvl="8" w:tplc="08130005" w:tentative="1">
      <w:start w:val="1"/>
      <w:numFmt w:val="bullet"/>
      <w:lvlText w:val=""/>
      <w:lvlJc w:val="left"/>
      <w:pPr>
        <w:ind w:left="6530" w:hanging="360"/>
      </w:pPr>
      <w:rPr>
        <w:rFonts w:ascii="Wingdings" w:hAnsi="Wingdings" w:hint="default"/>
      </w:rPr>
    </w:lvl>
  </w:abstractNum>
  <w:abstractNum w:abstractNumId="24" w15:restartNumberingAfterBreak="0">
    <w:nsid w:val="449436D6"/>
    <w:multiLevelType w:val="hybridMultilevel"/>
    <w:tmpl w:val="C75C904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4ADC2626"/>
    <w:multiLevelType w:val="hybridMultilevel"/>
    <w:tmpl w:val="74F0B64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4C396C52"/>
    <w:multiLevelType w:val="hybridMultilevel"/>
    <w:tmpl w:val="0D409AA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51A320AD"/>
    <w:multiLevelType w:val="hybridMultilevel"/>
    <w:tmpl w:val="6D18C53E"/>
    <w:lvl w:ilvl="0" w:tplc="90C8BD5C">
      <w:numFmt w:val="bullet"/>
      <w:lvlText w:val="-"/>
      <w:lvlJc w:val="left"/>
      <w:pPr>
        <w:ind w:left="720" w:hanging="360"/>
      </w:pPr>
      <w:rPr>
        <w:rFonts w:ascii="Calibri" w:eastAsia="DejaVu LGC Sans" w:hAnsi="Calibri"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56B703D3"/>
    <w:multiLevelType w:val="hybridMultilevel"/>
    <w:tmpl w:val="FE70D604"/>
    <w:lvl w:ilvl="0" w:tplc="08130001">
      <w:start w:val="1"/>
      <w:numFmt w:val="bullet"/>
      <w:lvlText w:val=""/>
      <w:lvlJc w:val="left"/>
      <w:pPr>
        <w:ind w:left="1080" w:hanging="360"/>
      </w:pPr>
      <w:rPr>
        <w:rFonts w:ascii="Symbol" w:hAnsi="Symbol" w:hint="default"/>
      </w:rPr>
    </w:lvl>
    <w:lvl w:ilvl="1" w:tplc="08130001">
      <w:start w:val="1"/>
      <w:numFmt w:val="bullet"/>
      <w:lvlText w:val=""/>
      <w:lvlJc w:val="left"/>
      <w:pPr>
        <w:ind w:left="1080" w:hanging="360"/>
      </w:pPr>
      <w:rPr>
        <w:rFonts w:ascii="Symbol" w:hAnsi="Symbol"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29" w15:restartNumberingAfterBreak="0">
    <w:nsid w:val="5ADD2C2B"/>
    <w:multiLevelType w:val="hybridMultilevel"/>
    <w:tmpl w:val="6CAA22A8"/>
    <w:lvl w:ilvl="0" w:tplc="90C8BD5C">
      <w:numFmt w:val="bullet"/>
      <w:lvlText w:val="-"/>
      <w:lvlJc w:val="left"/>
      <w:pPr>
        <w:ind w:left="720" w:hanging="360"/>
      </w:pPr>
      <w:rPr>
        <w:rFonts w:ascii="Calibri" w:eastAsia="DejaVu LGC Sans" w:hAnsi="Calibri"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614427A9"/>
    <w:multiLevelType w:val="hybridMultilevel"/>
    <w:tmpl w:val="5A8ABE32"/>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1" w15:restartNumberingAfterBreak="0">
    <w:nsid w:val="66093ABE"/>
    <w:multiLevelType w:val="hybridMultilevel"/>
    <w:tmpl w:val="9E7436A0"/>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2" w15:restartNumberingAfterBreak="0">
    <w:nsid w:val="6A3D76A3"/>
    <w:multiLevelType w:val="hybridMultilevel"/>
    <w:tmpl w:val="503A4A96"/>
    <w:lvl w:ilvl="0" w:tplc="90C8BD5C">
      <w:numFmt w:val="bullet"/>
      <w:lvlText w:val="-"/>
      <w:lvlJc w:val="left"/>
      <w:pPr>
        <w:ind w:left="720" w:hanging="360"/>
      </w:pPr>
      <w:rPr>
        <w:rFonts w:ascii="Calibri" w:eastAsia="DejaVu LGC Sans" w:hAnsi="Calibri" w:cs="Times New Roman"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3" w15:restartNumberingAfterBreak="0">
    <w:nsid w:val="6F736C8C"/>
    <w:multiLevelType w:val="hybridMultilevel"/>
    <w:tmpl w:val="097EA5D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4" w15:restartNumberingAfterBreak="0">
    <w:nsid w:val="72CA0E0B"/>
    <w:multiLevelType w:val="hybridMultilevel"/>
    <w:tmpl w:val="D5ACC2E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5" w15:restartNumberingAfterBreak="0">
    <w:nsid w:val="75760EE0"/>
    <w:multiLevelType w:val="hybridMultilevel"/>
    <w:tmpl w:val="FD26665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6" w15:restartNumberingAfterBreak="0">
    <w:nsid w:val="7C0A6BC5"/>
    <w:multiLevelType w:val="hybridMultilevel"/>
    <w:tmpl w:val="54CA2E4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7" w15:restartNumberingAfterBreak="0">
    <w:nsid w:val="7F012B52"/>
    <w:multiLevelType w:val="hybridMultilevel"/>
    <w:tmpl w:val="2DCAF9FA"/>
    <w:lvl w:ilvl="0" w:tplc="1662F56E">
      <w:start w:val="1"/>
      <w:numFmt w:val="decimal"/>
      <w:lvlText w:val="[%1]"/>
      <w:lvlJc w:val="left"/>
      <w:pPr>
        <w:ind w:left="360" w:hanging="360"/>
      </w:pPr>
      <w:rPr>
        <w:rFonts w:hint="default"/>
      </w:r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num w:numId="1" w16cid:durableId="1338342945">
    <w:abstractNumId w:val="11"/>
  </w:num>
  <w:num w:numId="2" w16cid:durableId="328486331">
    <w:abstractNumId w:val="12"/>
  </w:num>
  <w:num w:numId="3" w16cid:durableId="651568623">
    <w:abstractNumId w:val="17"/>
  </w:num>
  <w:num w:numId="4" w16cid:durableId="278220348">
    <w:abstractNumId w:val="13"/>
  </w:num>
  <w:num w:numId="5" w16cid:durableId="653339649">
    <w:abstractNumId w:val="18"/>
  </w:num>
  <w:num w:numId="6" w16cid:durableId="1378696372">
    <w:abstractNumId w:val="10"/>
  </w:num>
  <w:num w:numId="7" w16cid:durableId="98962230">
    <w:abstractNumId w:val="2"/>
  </w:num>
  <w:num w:numId="8" w16cid:durableId="442653770">
    <w:abstractNumId w:val="29"/>
  </w:num>
  <w:num w:numId="9" w16cid:durableId="478888091">
    <w:abstractNumId w:val="32"/>
  </w:num>
  <w:num w:numId="10" w16cid:durableId="1793161145">
    <w:abstractNumId w:val="22"/>
  </w:num>
  <w:num w:numId="11" w16cid:durableId="1846239284">
    <w:abstractNumId w:val="27"/>
  </w:num>
  <w:num w:numId="12" w16cid:durableId="580412776">
    <w:abstractNumId w:val="12"/>
  </w:num>
  <w:num w:numId="13" w16cid:durableId="1776515207">
    <w:abstractNumId w:val="12"/>
  </w:num>
  <w:num w:numId="14" w16cid:durableId="492719435">
    <w:abstractNumId w:val="12"/>
  </w:num>
  <w:num w:numId="15" w16cid:durableId="43457594">
    <w:abstractNumId w:val="12"/>
  </w:num>
  <w:num w:numId="16" w16cid:durableId="197474181">
    <w:abstractNumId w:val="12"/>
  </w:num>
  <w:num w:numId="17" w16cid:durableId="719521281">
    <w:abstractNumId w:val="12"/>
  </w:num>
  <w:num w:numId="18" w16cid:durableId="541787572">
    <w:abstractNumId w:val="12"/>
  </w:num>
  <w:num w:numId="19" w16cid:durableId="1028457992">
    <w:abstractNumId w:val="12"/>
  </w:num>
  <w:num w:numId="20" w16cid:durableId="506099937">
    <w:abstractNumId w:val="15"/>
  </w:num>
  <w:num w:numId="21" w16cid:durableId="1888452027">
    <w:abstractNumId w:val="34"/>
  </w:num>
  <w:num w:numId="22" w16cid:durableId="1820262474">
    <w:abstractNumId w:val="25"/>
  </w:num>
  <w:num w:numId="23" w16cid:durableId="1125007549">
    <w:abstractNumId w:val="31"/>
  </w:num>
  <w:num w:numId="24" w16cid:durableId="1186600000">
    <w:abstractNumId w:val="3"/>
  </w:num>
  <w:num w:numId="25" w16cid:durableId="1953706195">
    <w:abstractNumId w:val="12"/>
  </w:num>
  <w:num w:numId="26" w16cid:durableId="896818978">
    <w:abstractNumId w:val="35"/>
  </w:num>
  <w:num w:numId="27" w16cid:durableId="1208756195">
    <w:abstractNumId w:val="33"/>
  </w:num>
  <w:num w:numId="28" w16cid:durableId="889347174">
    <w:abstractNumId w:val="1"/>
  </w:num>
  <w:num w:numId="29" w16cid:durableId="225263671">
    <w:abstractNumId w:val="26"/>
  </w:num>
  <w:num w:numId="30" w16cid:durableId="1124617675">
    <w:abstractNumId w:val="7"/>
  </w:num>
  <w:num w:numId="31" w16cid:durableId="490102808">
    <w:abstractNumId w:val="4"/>
  </w:num>
  <w:num w:numId="32" w16cid:durableId="1231423373">
    <w:abstractNumId w:val="24"/>
  </w:num>
  <w:num w:numId="33" w16cid:durableId="167866893">
    <w:abstractNumId w:val="20"/>
  </w:num>
  <w:num w:numId="34" w16cid:durableId="1103453754">
    <w:abstractNumId w:val="6"/>
  </w:num>
  <w:num w:numId="35" w16cid:durableId="1638220957">
    <w:abstractNumId w:val="37"/>
  </w:num>
  <w:num w:numId="36" w16cid:durableId="1579752826">
    <w:abstractNumId w:val="8"/>
  </w:num>
  <w:num w:numId="37" w16cid:durableId="262416720">
    <w:abstractNumId w:val="9"/>
  </w:num>
  <w:num w:numId="38" w16cid:durableId="1108283017">
    <w:abstractNumId w:val="30"/>
  </w:num>
  <w:num w:numId="39" w16cid:durableId="1881550847">
    <w:abstractNumId w:val="0"/>
  </w:num>
  <w:num w:numId="40" w16cid:durableId="1320109788">
    <w:abstractNumId w:val="19"/>
  </w:num>
  <w:num w:numId="41" w16cid:durableId="953056522">
    <w:abstractNumId w:val="16"/>
  </w:num>
  <w:num w:numId="42" w16cid:durableId="190413867">
    <w:abstractNumId w:val="21"/>
  </w:num>
  <w:num w:numId="43" w16cid:durableId="548568210">
    <w:abstractNumId w:val="23"/>
  </w:num>
  <w:num w:numId="44" w16cid:durableId="342705428">
    <w:abstractNumId w:val="28"/>
  </w:num>
  <w:num w:numId="45" w16cid:durableId="1259482271">
    <w:abstractNumId w:val="36"/>
  </w:num>
  <w:num w:numId="46" w16cid:durableId="231937475">
    <w:abstractNumId w:val="5"/>
  </w:num>
  <w:num w:numId="47" w16cid:durableId="658072383">
    <w:abstractNumId w:val="14"/>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eo Olsthoorn">
    <w15:presenceInfo w15:providerId="None" w15:userId="Theo Olsthoor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9"/>
  <w:removeDateAndTime/>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9"/>
  <w:autoHyphenation/>
  <w:hyphenationZone w:val="425"/>
  <w:drawingGridHorizontalSpacing w:val="57"/>
  <w:displayVerticalDrawingGridEvery w:val="2"/>
  <w:noPunctuationKerning/>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579"/>
    <w:rsid w:val="00000921"/>
    <w:rsid w:val="000011D5"/>
    <w:rsid w:val="000015AC"/>
    <w:rsid w:val="00001A0E"/>
    <w:rsid w:val="0000216B"/>
    <w:rsid w:val="0000265A"/>
    <w:rsid w:val="000039A5"/>
    <w:rsid w:val="00003AB0"/>
    <w:rsid w:val="000050BF"/>
    <w:rsid w:val="000058BB"/>
    <w:rsid w:val="00007BB0"/>
    <w:rsid w:val="00011968"/>
    <w:rsid w:val="00011C18"/>
    <w:rsid w:val="000151F1"/>
    <w:rsid w:val="00016A2B"/>
    <w:rsid w:val="00016D4B"/>
    <w:rsid w:val="000173E7"/>
    <w:rsid w:val="0001757F"/>
    <w:rsid w:val="000179D2"/>
    <w:rsid w:val="00017D58"/>
    <w:rsid w:val="00020392"/>
    <w:rsid w:val="000206F5"/>
    <w:rsid w:val="00020814"/>
    <w:rsid w:val="00020C1D"/>
    <w:rsid w:val="0002147A"/>
    <w:rsid w:val="00023C6A"/>
    <w:rsid w:val="00025C42"/>
    <w:rsid w:val="000260E9"/>
    <w:rsid w:val="00026561"/>
    <w:rsid w:val="0003020B"/>
    <w:rsid w:val="00030998"/>
    <w:rsid w:val="0003172F"/>
    <w:rsid w:val="00031BD2"/>
    <w:rsid w:val="00031CAB"/>
    <w:rsid w:val="0003384D"/>
    <w:rsid w:val="00033A4F"/>
    <w:rsid w:val="00033EAE"/>
    <w:rsid w:val="00033FB1"/>
    <w:rsid w:val="00034D55"/>
    <w:rsid w:val="000355BB"/>
    <w:rsid w:val="00035782"/>
    <w:rsid w:val="00036504"/>
    <w:rsid w:val="000402A6"/>
    <w:rsid w:val="00040CDF"/>
    <w:rsid w:val="0004157C"/>
    <w:rsid w:val="00041E4E"/>
    <w:rsid w:val="00041E61"/>
    <w:rsid w:val="0004294B"/>
    <w:rsid w:val="00043DD0"/>
    <w:rsid w:val="00044383"/>
    <w:rsid w:val="00044876"/>
    <w:rsid w:val="00044FF3"/>
    <w:rsid w:val="000450EE"/>
    <w:rsid w:val="000466F3"/>
    <w:rsid w:val="00046B62"/>
    <w:rsid w:val="00047775"/>
    <w:rsid w:val="000517B9"/>
    <w:rsid w:val="000524B0"/>
    <w:rsid w:val="00052DB2"/>
    <w:rsid w:val="00055EE5"/>
    <w:rsid w:val="000567FC"/>
    <w:rsid w:val="0005776B"/>
    <w:rsid w:val="00057E57"/>
    <w:rsid w:val="000614B6"/>
    <w:rsid w:val="00061847"/>
    <w:rsid w:val="00064141"/>
    <w:rsid w:val="0006432F"/>
    <w:rsid w:val="0006501F"/>
    <w:rsid w:val="000718BD"/>
    <w:rsid w:val="0007224F"/>
    <w:rsid w:val="0007526E"/>
    <w:rsid w:val="00075291"/>
    <w:rsid w:val="00075810"/>
    <w:rsid w:val="0007589B"/>
    <w:rsid w:val="00075B99"/>
    <w:rsid w:val="000766C9"/>
    <w:rsid w:val="00076C30"/>
    <w:rsid w:val="00076F79"/>
    <w:rsid w:val="00077319"/>
    <w:rsid w:val="00077C3E"/>
    <w:rsid w:val="000803E5"/>
    <w:rsid w:val="00080F54"/>
    <w:rsid w:val="000817AF"/>
    <w:rsid w:val="00082CF5"/>
    <w:rsid w:val="00083C49"/>
    <w:rsid w:val="000845E9"/>
    <w:rsid w:val="0008473A"/>
    <w:rsid w:val="000850C5"/>
    <w:rsid w:val="00085A41"/>
    <w:rsid w:val="00087681"/>
    <w:rsid w:val="00087EEE"/>
    <w:rsid w:val="000911D0"/>
    <w:rsid w:val="00092AFE"/>
    <w:rsid w:val="00092B2D"/>
    <w:rsid w:val="0009325A"/>
    <w:rsid w:val="000944AF"/>
    <w:rsid w:val="00094BC6"/>
    <w:rsid w:val="000961CB"/>
    <w:rsid w:val="00096F77"/>
    <w:rsid w:val="000A02F0"/>
    <w:rsid w:val="000A06FB"/>
    <w:rsid w:val="000A0A80"/>
    <w:rsid w:val="000A0B1D"/>
    <w:rsid w:val="000A0B3C"/>
    <w:rsid w:val="000A0E6B"/>
    <w:rsid w:val="000A2B76"/>
    <w:rsid w:val="000A3521"/>
    <w:rsid w:val="000A3C54"/>
    <w:rsid w:val="000A423D"/>
    <w:rsid w:val="000A423E"/>
    <w:rsid w:val="000A61D4"/>
    <w:rsid w:val="000A6358"/>
    <w:rsid w:val="000A6956"/>
    <w:rsid w:val="000A6A50"/>
    <w:rsid w:val="000A6D00"/>
    <w:rsid w:val="000A6F0A"/>
    <w:rsid w:val="000A6F14"/>
    <w:rsid w:val="000A78B1"/>
    <w:rsid w:val="000B0082"/>
    <w:rsid w:val="000B0F0E"/>
    <w:rsid w:val="000B0F57"/>
    <w:rsid w:val="000B1024"/>
    <w:rsid w:val="000B21C9"/>
    <w:rsid w:val="000B365B"/>
    <w:rsid w:val="000B4EE4"/>
    <w:rsid w:val="000B5AE5"/>
    <w:rsid w:val="000B65F5"/>
    <w:rsid w:val="000B71E2"/>
    <w:rsid w:val="000B77D9"/>
    <w:rsid w:val="000B7F45"/>
    <w:rsid w:val="000C02D8"/>
    <w:rsid w:val="000C0964"/>
    <w:rsid w:val="000C23DE"/>
    <w:rsid w:val="000C2700"/>
    <w:rsid w:val="000C4323"/>
    <w:rsid w:val="000C4355"/>
    <w:rsid w:val="000C51F3"/>
    <w:rsid w:val="000C5E08"/>
    <w:rsid w:val="000C657C"/>
    <w:rsid w:val="000C6E33"/>
    <w:rsid w:val="000C7584"/>
    <w:rsid w:val="000C7A9E"/>
    <w:rsid w:val="000D0FDF"/>
    <w:rsid w:val="000D103D"/>
    <w:rsid w:val="000D1B28"/>
    <w:rsid w:val="000D2965"/>
    <w:rsid w:val="000D4D5E"/>
    <w:rsid w:val="000D565B"/>
    <w:rsid w:val="000D778A"/>
    <w:rsid w:val="000E04E6"/>
    <w:rsid w:val="000E0CBB"/>
    <w:rsid w:val="000E1F19"/>
    <w:rsid w:val="000E2743"/>
    <w:rsid w:val="000E56E4"/>
    <w:rsid w:val="000E7DDA"/>
    <w:rsid w:val="000F0D06"/>
    <w:rsid w:val="000F356D"/>
    <w:rsid w:val="000F6E37"/>
    <w:rsid w:val="000F753B"/>
    <w:rsid w:val="000F7B10"/>
    <w:rsid w:val="000F7C54"/>
    <w:rsid w:val="000F7FC7"/>
    <w:rsid w:val="001002A7"/>
    <w:rsid w:val="00100463"/>
    <w:rsid w:val="001012F5"/>
    <w:rsid w:val="00101ABF"/>
    <w:rsid w:val="00103B4D"/>
    <w:rsid w:val="0010464B"/>
    <w:rsid w:val="00104931"/>
    <w:rsid w:val="0010520B"/>
    <w:rsid w:val="001054AE"/>
    <w:rsid w:val="001059FC"/>
    <w:rsid w:val="00105E7B"/>
    <w:rsid w:val="001067F4"/>
    <w:rsid w:val="00106853"/>
    <w:rsid w:val="00107BF8"/>
    <w:rsid w:val="001106EF"/>
    <w:rsid w:val="00110DA8"/>
    <w:rsid w:val="00113C70"/>
    <w:rsid w:val="00114965"/>
    <w:rsid w:val="00114B2D"/>
    <w:rsid w:val="001151FB"/>
    <w:rsid w:val="0011560A"/>
    <w:rsid w:val="0012171A"/>
    <w:rsid w:val="00122E55"/>
    <w:rsid w:val="00123122"/>
    <w:rsid w:val="0012323F"/>
    <w:rsid w:val="00123582"/>
    <w:rsid w:val="0012369F"/>
    <w:rsid w:val="00124C87"/>
    <w:rsid w:val="001255BB"/>
    <w:rsid w:val="001269D1"/>
    <w:rsid w:val="001278A3"/>
    <w:rsid w:val="001305DE"/>
    <w:rsid w:val="00130B49"/>
    <w:rsid w:val="00131313"/>
    <w:rsid w:val="0013311A"/>
    <w:rsid w:val="00133B56"/>
    <w:rsid w:val="00133DF9"/>
    <w:rsid w:val="00134284"/>
    <w:rsid w:val="001347EA"/>
    <w:rsid w:val="0013508A"/>
    <w:rsid w:val="001355B1"/>
    <w:rsid w:val="00135843"/>
    <w:rsid w:val="00136C49"/>
    <w:rsid w:val="00136F94"/>
    <w:rsid w:val="001371B9"/>
    <w:rsid w:val="0013784E"/>
    <w:rsid w:val="001400B7"/>
    <w:rsid w:val="00140106"/>
    <w:rsid w:val="00141211"/>
    <w:rsid w:val="001412D2"/>
    <w:rsid w:val="00141901"/>
    <w:rsid w:val="00141F6E"/>
    <w:rsid w:val="00143129"/>
    <w:rsid w:val="001432A9"/>
    <w:rsid w:val="00145DA6"/>
    <w:rsid w:val="00146B5A"/>
    <w:rsid w:val="001502AC"/>
    <w:rsid w:val="00150AC5"/>
    <w:rsid w:val="00150C9C"/>
    <w:rsid w:val="001511FA"/>
    <w:rsid w:val="00152129"/>
    <w:rsid w:val="001522F1"/>
    <w:rsid w:val="001527A6"/>
    <w:rsid w:val="0015328A"/>
    <w:rsid w:val="001536CC"/>
    <w:rsid w:val="001537E6"/>
    <w:rsid w:val="00153CB9"/>
    <w:rsid w:val="00154B92"/>
    <w:rsid w:val="00155115"/>
    <w:rsid w:val="00155C6A"/>
    <w:rsid w:val="00157407"/>
    <w:rsid w:val="00157828"/>
    <w:rsid w:val="00160AB0"/>
    <w:rsid w:val="0016259A"/>
    <w:rsid w:val="0016367D"/>
    <w:rsid w:val="00164FA1"/>
    <w:rsid w:val="001650EE"/>
    <w:rsid w:val="0016549F"/>
    <w:rsid w:val="001659A0"/>
    <w:rsid w:val="0016615C"/>
    <w:rsid w:val="00167BEB"/>
    <w:rsid w:val="00167C6E"/>
    <w:rsid w:val="001703BF"/>
    <w:rsid w:val="00171DDF"/>
    <w:rsid w:val="00172BF9"/>
    <w:rsid w:val="00173378"/>
    <w:rsid w:val="00173AF3"/>
    <w:rsid w:val="00174C39"/>
    <w:rsid w:val="0017637E"/>
    <w:rsid w:val="001771B3"/>
    <w:rsid w:val="00182403"/>
    <w:rsid w:val="00182E05"/>
    <w:rsid w:val="00182EE0"/>
    <w:rsid w:val="001831DF"/>
    <w:rsid w:val="001832DF"/>
    <w:rsid w:val="00184AB6"/>
    <w:rsid w:val="00185C74"/>
    <w:rsid w:val="00185FB9"/>
    <w:rsid w:val="00190AB4"/>
    <w:rsid w:val="00190C94"/>
    <w:rsid w:val="00190D9D"/>
    <w:rsid w:val="00192847"/>
    <w:rsid w:val="0019357D"/>
    <w:rsid w:val="001939E3"/>
    <w:rsid w:val="00193A70"/>
    <w:rsid w:val="001955AB"/>
    <w:rsid w:val="00195924"/>
    <w:rsid w:val="001959AB"/>
    <w:rsid w:val="00196519"/>
    <w:rsid w:val="00196B06"/>
    <w:rsid w:val="00197865"/>
    <w:rsid w:val="00197A0C"/>
    <w:rsid w:val="00197F12"/>
    <w:rsid w:val="001A01E2"/>
    <w:rsid w:val="001A0AA4"/>
    <w:rsid w:val="001A0E0A"/>
    <w:rsid w:val="001A11D2"/>
    <w:rsid w:val="001A1555"/>
    <w:rsid w:val="001A3746"/>
    <w:rsid w:val="001A3D74"/>
    <w:rsid w:val="001A4D91"/>
    <w:rsid w:val="001A5573"/>
    <w:rsid w:val="001A567C"/>
    <w:rsid w:val="001A6046"/>
    <w:rsid w:val="001A6E96"/>
    <w:rsid w:val="001A736A"/>
    <w:rsid w:val="001B2DB1"/>
    <w:rsid w:val="001B2FA6"/>
    <w:rsid w:val="001B323E"/>
    <w:rsid w:val="001B351D"/>
    <w:rsid w:val="001B3B92"/>
    <w:rsid w:val="001B3F03"/>
    <w:rsid w:val="001B5C5D"/>
    <w:rsid w:val="001B5C68"/>
    <w:rsid w:val="001B73C0"/>
    <w:rsid w:val="001B77C1"/>
    <w:rsid w:val="001C1B9A"/>
    <w:rsid w:val="001C2725"/>
    <w:rsid w:val="001C2833"/>
    <w:rsid w:val="001C2E29"/>
    <w:rsid w:val="001C35F5"/>
    <w:rsid w:val="001C3DC2"/>
    <w:rsid w:val="001C3E7B"/>
    <w:rsid w:val="001C43D6"/>
    <w:rsid w:val="001C4558"/>
    <w:rsid w:val="001C5A4F"/>
    <w:rsid w:val="001C5EC9"/>
    <w:rsid w:val="001C626C"/>
    <w:rsid w:val="001C682F"/>
    <w:rsid w:val="001D0A7C"/>
    <w:rsid w:val="001D1980"/>
    <w:rsid w:val="001D1B00"/>
    <w:rsid w:val="001D2D2F"/>
    <w:rsid w:val="001D2E8C"/>
    <w:rsid w:val="001D2EEF"/>
    <w:rsid w:val="001D31D4"/>
    <w:rsid w:val="001D36AF"/>
    <w:rsid w:val="001D36ED"/>
    <w:rsid w:val="001D4AB0"/>
    <w:rsid w:val="001E1F43"/>
    <w:rsid w:val="001E2C80"/>
    <w:rsid w:val="001E3634"/>
    <w:rsid w:val="001E4704"/>
    <w:rsid w:val="001E6372"/>
    <w:rsid w:val="001E6DE0"/>
    <w:rsid w:val="001E7088"/>
    <w:rsid w:val="001E7ED9"/>
    <w:rsid w:val="001F116E"/>
    <w:rsid w:val="001F1328"/>
    <w:rsid w:val="001F1D27"/>
    <w:rsid w:val="001F1F20"/>
    <w:rsid w:val="001F335A"/>
    <w:rsid w:val="001F37BE"/>
    <w:rsid w:val="001F39C7"/>
    <w:rsid w:val="001F4627"/>
    <w:rsid w:val="001F6B33"/>
    <w:rsid w:val="001F6C3A"/>
    <w:rsid w:val="001F7295"/>
    <w:rsid w:val="002000A5"/>
    <w:rsid w:val="00200835"/>
    <w:rsid w:val="00202050"/>
    <w:rsid w:val="0020235C"/>
    <w:rsid w:val="002027E9"/>
    <w:rsid w:val="00203C5F"/>
    <w:rsid w:val="00203D69"/>
    <w:rsid w:val="00204A2F"/>
    <w:rsid w:val="002054FA"/>
    <w:rsid w:val="00205BC5"/>
    <w:rsid w:val="00206F90"/>
    <w:rsid w:val="00207B75"/>
    <w:rsid w:val="00210C17"/>
    <w:rsid w:val="00210E33"/>
    <w:rsid w:val="00210F92"/>
    <w:rsid w:val="0021212C"/>
    <w:rsid w:val="00212829"/>
    <w:rsid w:val="00212BED"/>
    <w:rsid w:val="00213B6C"/>
    <w:rsid w:val="00213EAF"/>
    <w:rsid w:val="00213F14"/>
    <w:rsid w:val="00214FBA"/>
    <w:rsid w:val="00215AD5"/>
    <w:rsid w:val="00215DE2"/>
    <w:rsid w:val="00217FC7"/>
    <w:rsid w:val="00220167"/>
    <w:rsid w:val="00220902"/>
    <w:rsid w:val="0022111C"/>
    <w:rsid w:val="0022164D"/>
    <w:rsid w:val="00223967"/>
    <w:rsid w:val="00223DCB"/>
    <w:rsid w:val="00227918"/>
    <w:rsid w:val="00227EB2"/>
    <w:rsid w:val="002322FA"/>
    <w:rsid w:val="0023297E"/>
    <w:rsid w:val="002329E6"/>
    <w:rsid w:val="0023335B"/>
    <w:rsid w:val="002333A3"/>
    <w:rsid w:val="00233D68"/>
    <w:rsid w:val="0023401C"/>
    <w:rsid w:val="0023402F"/>
    <w:rsid w:val="002340C5"/>
    <w:rsid w:val="002343C8"/>
    <w:rsid w:val="0023490B"/>
    <w:rsid w:val="002350FE"/>
    <w:rsid w:val="002359BB"/>
    <w:rsid w:val="00235E77"/>
    <w:rsid w:val="00236778"/>
    <w:rsid w:val="002375A3"/>
    <w:rsid w:val="00240B82"/>
    <w:rsid w:val="0024179C"/>
    <w:rsid w:val="00241BD0"/>
    <w:rsid w:val="00242D42"/>
    <w:rsid w:val="00243875"/>
    <w:rsid w:val="00243B2F"/>
    <w:rsid w:val="002453EE"/>
    <w:rsid w:val="00246272"/>
    <w:rsid w:val="00246BB6"/>
    <w:rsid w:val="0025002C"/>
    <w:rsid w:val="0025014B"/>
    <w:rsid w:val="002502C3"/>
    <w:rsid w:val="00251547"/>
    <w:rsid w:val="00251601"/>
    <w:rsid w:val="00254123"/>
    <w:rsid w:val="002544CF"/>
    <w:rsid w:val="002548FE"/>
    <w:rsid w:val="00254B1D"/>
    <w:rsid w:val="00255775"/>
    <w:rsid w:val="00255B28"/>
    <w:rsid w:val="00256659"/>
    <w:rsid w:val="00257555"/>
    <w:rsid w:val="0025798F"/>
    <w:rsid w:val="00257F68"/>
    <w:rsid w:val="00260EAE"/>
    <w:rsid w:val="0026120B"/>
    <w:rsid w:val="0026254E"/>
    <w:rsid w:val="00262857"/>
    <w:rsid w:val="00263AEC"/>
    <w:rsid w:val="002652A7"/>
    <w:rsid w:val="002658BD"/>
    <w:rsid w:val="00266036"/>
    <w:rsid w:val="002676BD"/>
    <w:rsid w:val="002677DB"/>
    <w:rsid w:val="0027285F"/>
    <w:rsid w:val="002742A8"/>
    <w:rsid w:val="002749A0"/>
    <w:rsid w:val="00274C98"/>
    <w:rsid w:val="00274DBF"/>
    <w:rsid w:val="00274EF0"/>
    <w:rsid w:val="00275448"/>
    <w:rsid w:val="002757CC"/>
    <w:rsid w:val="00276248"/>
    <w:rsid w:val="00276386"/>
    <w:rsid w:val="002766A8"/>
    <w:rsid w:val="0028118F"/>
    <w:rsid w:val="00281905"/>
    <w:rsid w:val="0028248C"/>
    <w:rsid w:val="002824D9"/>
    <w:rsid w:val="00282CF2"/>
    <w:rsid w:val="00284689"/>
    <w:rsid w:val="002865C0"/>
    <w:rsid w:val="00287062"/>
    <w:rsid w:val="00290E2F"/>
    <w:rsid w:val="00291BA9"/>
    <w:rsid w:val="00291D46"/>
    <w:rsid w:val="002930AF"/>
    <w:rsid w:val="0029320A"/>
    <w:rsid w:val="00293BD9"/>
    <w:rsid w:val="00293EB4"/>
    <w:rsid w:val="00294339"/>
    <w:rsid w:val="00294A7E"/>
    <w:rsid w:val="00294C88"/>
    <w:rsid w:val="00294EFF"/>
    <w:rsid w:val="00295B32"/>
    <w:rsid w:val="00296129"/>
    <w:rsid w:val="00296A61"/>
    <w:rsid w:val="00296DE7"/>
    <w:rsid w:val="002971A5"/>
    <w:rsid w:val="00297673"/>
    <w:rsid w:val="002A01D5"/>
    <w:rsid w:val="002A0490"/>
    <w:rsid w:val="002A0D1D"/>
    <w:rsid w:val="002A102A"/>
    <w:rsid w:val="002A123F"/>
    <w:rsid w:val="002A140A"/>
    <w:rsid w:val="002A2329"/>
    <w:rsid w:val="002A2DE7"/>
    <w:rsid w:val="002A43C8"/>
    <w:rsid w:val="002A4761"/>
    <w:rsid w:val="002A4ECF"/>
    <w:rsid w:val="002A4F7F"/>
    <w:rsid w:val="002A52C6"/>
    <w:rsid w:val="002A58C3"/>
    <w:rsid w:val="002A67F5"/>
    <w:rsid w:val="002A6E20"/>
    <w:rsid w:val="002A7643"/>
    <w:rsid w:val="002A791E"/>
    <w:rsid w:val="002A7E5E"/>
    <w:rsid w:val="002B0124"/>
    <w:rsid w:val="002B01E0"/>
    <w:rsid w:val="002B0363"/>
    <w:rsid w:val="002B0891"/>
    <w:rsid w:val="002B0D21"/>
    <w:rsid w:val="002B5291"/>
    <w:rsid w:val="002B5BED"/>
    <w:rsid w:val="002B7B35"/>
    <w:rsid w:val="002B7D40"/>
    <w:rsid w:val="002C053C"/>
    <w:rsid w:val="002C0A06"/>
    <w:rsid w:val="002C1D9F"/>
    <w:rsid w:val="002C20F9"/>
    <w:rsid w:val="002C2170"/>
    <w:rsid w:val="002C3C50"/>
    <w:rsid w:val="002C435B"/>
    <w:rsid w:val="002C4CF9"/>
    <w:rsid w:val="002C5152"/>
    <w:rsid w:val="002C517D"/>
    <w:rsid w:val="002C5208"/>
    <w:rsid w:val="002C5796"/>
    <w:rsid w:val="002C6472"/>
    <w:rsid w:val="002C6ACF"/>
    <w:rsid w:val="002C7234"/>
    <w:rsid w:val="002D0CFE"/>
    <w:rsid w:val="002D3A86"/>
    <w:rsid w:val="002D3FFE"/>
    <w:rsid w:val="002D5DAA"/>
    <w:rsid w:val="002D6E65"/>
    <w:rsid w:val="002D75D9"/>
    <w:rsid w:val="002D79FF"/>
    <w:rsid w:val="002E0351"/>
    <w:rsid w:val="002E08E3"/>
    <w:rsid w:val="002E0C00"/>
    <w:rsid w:val="002E15FF"/>
    <w:rsid w:val="002E1C48"/>
    <w:rsid w:val="002E1E22"/>
    <w:rsid w:val="002E2FB3"/>
    <w:rsid w:val="002E3255"/>
    <w:rsid w:val="002E44DE"/>
    <w:rsid w:val="002E4D31"/>
    <w:rsid w:val="002E5ADE"/>
    <w:rsid w:val="002E5D4E"/>
    <w:rsid w:val="002E5D72"/>
    <w:rsid w:val="002E7818"/>
    <w:rsid w:val="002E7F79"/>
    <w:rsid w:val="002F2007"/>
    <w:rsid w:val="002F28BE"/>
    <w:rsid w:val="002F2B3D"/>
    <w:rsid w:val="002F2C57"/>
    <w:rsid w:val="002F3A37"/>
    <w:rsid w:val="002F406F"/>
    <w:rsid w:val="002F4406"/>
    <w:rsid w:val="002F4755"/>
    <w:rsid w:val="002F4B26"/>
    <w:rsid w:val="002F566D"/>
    <w:rsid w:val="002F67D5"/>
    <w:rsid w:val="002F6E1A"/>
    <w:rsid w:val="002F77DE"/>
    <w:rsid w:val="002F7B05"/>
    <w:rsid w:val="002F7DA5"/>
    <w:rsid w:val="00300329"/>
    <w:rsid w:val="00301E5A"/>
    <w:rsid w:val="003020DB"/>
    <w:rsid w:val="003024A3"/>
    <w:rsid w:val="0030291D"/>
    <w:rsid w:val="00303019"/>
    <w:rsid w:val="003038C9"/>
    <w:rsid w:val="00304AE9"/>
    <w:rsid w:val="00305F24"/>
    <w:rsid w:val="003103D2"/>
    <w:rsid w:val="00310E7F"/>
    <w:rsid w:val="00311AC9"/>
    <w:rsid w:val="00312E47"/>
    <w:rsid w:val="003130B0"/>
    <w:rsid w:val="00314CD8"/>
    <w:rsid w:val="00315BB7"/>
    <w:rsid w:val="003164ED"/>
    <w:rsid w:val="00316665"/>
    <w:rsid w:val="00316AD8"/>
    <w:rsid w:val="00316DDF"/>
    <w:rsid w:val="003171AC"/>
    <w:rsid w:val="00317674"/>
    <w:rsid w:val="003176C3"/>
    <w:rsid w:val="00317801"/>
    <w:rsid w:val="00317871"/>
    <w:rsid w:val="0031797A"/>
    <w:rsid w:val="003179BD"/>
    <w:rsid w:val="00320EF0"/>
    <w:rsid w:val="0032106A"/>
    <w:rsid w:val="00322D87"/>
    <w:rsid w:val="003244B6"/>
    <w:rsid w:val="00324645"/>
    <w:rsid w:val="00324F8A"/>
    <w:rsid w:val="00325037"/>
    <w:rsid w:val="0032600F"/>
    <w:rsid w:val="0032624B"/>
    <w:rsid w:val="00326B4F"/>
    <w:rsid w:val="00327415"/>
    <w:rsid w:val="00327EE5"/>
    <w:rsid w:val="00330C6F"/>
    <w:rsid w:val="00331238"/>
    <w:rsid w:val="00331A2B"/>
    <w:rsid w:val="00331BD8"/>
    <w:rsid w:val="00331F4C"/>
    <w:rsid w:val="003325BC"/>
    <w:rsid w:val="003326F5"/>
    <w:rsid w:val="00332FEB"/>
    <w:rsid w:val="003331FB"/>
    <w:rsid w:val="003333E7"/>
    <w:rsid w:val="0033402D"/>
    <w:rsid w:val="0033479E"/>
    <w:rsid w:val="003349EB"/>
    <w:rsid w:val="00335700"/>
    <w:rsid w:val="003365F5"/>
    <w:rsid w:val="00336602"/>
    <w:rsid w:val="003369DC"/>
    <w:rsid w:val="003401E7"/>
    <w:rsid w:val="003407C6"/>
    <w:rsid w:val="0034083D"/>
    <w:rsid w:val="0034119A"/>
    <w:rsid w:val="0034172E"/>
    <w:rsid w:val="00341CA8"/>
    <w:rsid w:val="003422A5"/>
    <w:rsid w:val="003448D9"/>
    <w:rsid w:val="00344E81"/>
    <w:rsid w:val="0034571A"/>
    <w:rsid w:val="00345AB6"/>
    <w:rsid w:val="003466DC"/>
    <w:rsid w:val="003473E9"/>
    <w:rsid w:val="0034766F"/>
    <w:rsid w:val="003516C1"/>
    <w:rsid w:val="00351793"/>
    <w:rsid w:val="003518F3"/>
    <w:rsid w:val="00352C31"/>
    <w:rsid w:val="00352F34"/>
    <w:rsid w:val="0035451D"/>
    <w:rsid w:val="00354C57"/>
    <w:rsid w:val="00354F61"/>
    <w:rsid w:val="00355839"/>
    <w:rsid w:val="00355E00"/>
    <w:rsid w:val="0035673C"/>
    <w:rsid w:val="00356884"/>
    <w:rsid w:val="00357993"/>
    <w:rsid w:val="003601A9"/>
    <w:rsid w:val="00360249"/>
    <w:rsid w:val="00360337"/>
    <w:rsid w:val="00360C8F"/>
    <w:rsid w:val="00362C24"/>
    <w:rsid w:val="00363383"/>
    <w:rsid w:val="0036363F"/>
    <w:rsid w:val="00363D25"/>
    <w:rsid w:val="0036490A"/>
    <w:rsid w:val="00366A5F"/>
    <w:rsid w:val="00367099"/>
    <w:rsid w:val="003671D4"/>
    <w:rsid w:val="00367AA8"/>
    <w:rsid w:val="00367B90"/>
    <w:rsid w:val="003701EE"/>
    <w:rsid w:val="003716EF"/>
    <w:rsid w:val="00371700"/>
    <w:rsid w:val="00371FBD"/>
    <w:rsid w:val="00372507"/>
    <w:rsid w:val="003730F6"/>
    <w:rsid w:val="0037316A"/>
    <w:rsid w:val="00373B2E"/>
    <w:rsid w:val="00373DA1"/>
    <w:rsid w:val="00374549"/>
    <w:rsid w:val="00374CF4"/>
    <w:rsid w:val="00375D88"/>
    <w:rsid w:val="00376B55"/>
    <w:rsid w:val="003771AD"/>
    <w:rsid w:val="00377E0D"/>
    <w:rsid w:val="00380974"/>
    <w:rsid w:val="0038113B"/>
    <w:rsid w:val="003817C4"/>
    <w:rsid w:val="00381EE7"/>
    <w:rsid w:val="00381FC4"/>
    <w:rsid w:val="00381FE6"/>
    <w:rsid w:val="00382A56"/>
    <w:rsid w:val="00382AFD"/>
    <w:rsid w:val="00384739"/>
    <w:rsid w:val="00384A89"/>
    <w:rsid w:val="00384C7C"/>
    <w:rsid w:val="00384EE9"/>
    <w:rsid w:val="00385ABB"/>
    <w:rsid w:val="00385F0B"/>
    <w:rsid w:val="003863B3"/>
    <w:rsid w:val="00386479"/>
    <w:rsid w:val="0038648C"/>
    <w:rsid w:val="003866B7"/>
    <w:rsid w:val="003870C3"/>
    <w:rsid w:val="00391A9E"/>
    <w:rsid w:val="00393237"/>
    <w:rsid w:val="0039352C"/>
    <w:rsid w:val="00394671"/>
    <w:rsid w:val="0039528F"/>
    <w:rsid w:val="003A080B"/>
    <w:rsid w:val="003A1120"/>
    <w:rsid w:val="003A16B0"/>
    <w:rsid w:val="003A20AB"/>
    <w:rsid w:val="003A2282"/>
    <w:rsid w:val="003A22FC"/>
    <w:rsid w:val="003A26AD"/>
    <w:rsid w:val="003A2B1E"/>
    <w:rsid w:val="003A33A7"/>
    <w:rsid w:val="003A359F"/>
    <w:rsid w:val="003A4F73"/>
    <w:rsid w:val="003A541D"/>
    <w:rsid w:val="003A5B0A"/>
    <w:rsid w:val="003A6370"/>
    <w:rsid w:val="003A675F"/>
    <w:rsid w:val="003A70CA"/>
    <w:rsid w:val="003A7461"/>
    <w:rsid w:val="003A7CF2"/>
    <w:rsid w:val="003A7D6F"/>
    <w:rsid w:val="003B0D2D"/>
    <w:rsid w:val="003B15F8"/>
    <w:rsid w:val="003B17FC"/>
    <w:rsid w:val="003B1ABE"/>
    <w:rsid w:val="003B1F8B"/>
    <w:rsid w:val="003B3180"/>
    <w:rsid w:val="003B46D3"/>
    <w:rsid w:val="003B472D"/>
    <w:rsid w:val="003B5AC3"/>
    <w:rsid w:val="003C02B3"/>
    <w:rsid w:val="003C0A8C"/>
    <w:rsid w:val="003C1327"/>
    <w:rsid w:val="003C18D0"/>
    <w:rsid w:val="003C1E9F"/>
    <w:rsid w:val="003C205A"/>
    <w:rsid w:val="003C46CC"/>
    <w:rsid w:val="003C47E1"/>
    <w:rsid w:val="003C4B66"/>
    <w:rsid w:val="003C6161"/>
    <w:rsid w:val="003C78C9"/>
    <w:rsid w:val="003C7EFE"/>
    <w:rsid w:val="003D1300"/>
    <w:rsid w:val="003D19C2"/>
    <w:rsid w:val="003D1F4C"/>
    <w:rsid w:val="003D3FCF"/>
    <w:rsid w:val="003D410D"/>
    <w:rsid w:val="003D4170"/>
    <w:rsid w:val="003D4FEF"/>
    <w:rsid w:val="003D59D0"/>
    <w:rsid w:val="003D5A23"/>
    <w:rsid w:val="003D6DA1"/>
    <w:rsid w:val="003E0F74"/>
    <w:rsid w:val="003E4C49"/>
    <w:rsid w:val="003E6109"/>
    <w:rsid w:val="003E7639"/>
    <w:rsid w:val="003E7F0B"/>
    <w:rsid w:val="003F06F2"/>
    <w:rsid w:val="003F0DB0"/>
    <w:rsid w:val="003F10AA"/>
    <w:rsid w:val="003F1941"/>
    <w:rsid w:val="003F2287"/>
    <w:rsid w:val="003F22EA"/>
    <w:rsid w:val="003F4E0A"/>
    <w:rsid w:val="003F5A29"/>
    <w:rsid w:val="003F6B1E"/>
    <w:rsid w:val="003F75F2"/>
    <w:rsid w:val="00400145"/>
    <w:rsid w:val="00400A66"/>
    <w:rsid w:val="0040347A"/>
    <w:rsid w:val="004034AF"/>
    <w:rsid w:val="0040396F"/>
    <w:rsid w:val="00404205"/>
    <w:rsid w:val="0040487E"/>
    <w:rsid w:val="00405480"/>
    <w:rsid w:val="00405D5E"/>
    <w:rsid w:val="0040608E"/>
    <w:rsid w:val="004068FF"/>
    <w:rsid w:val="00406B30"/>
    <w:rsid w:val="00411449"/>
    <w:rsid w:val="00412B12"/>
    <w:rsid w:val="00412E2F"/>
    <w:rsid w:val="004147DE"/>
    <w:rsid w:val="004151D0"/>
    <w:rsid w:val="00415B6F"/>
    <w:rsid w:val="00416DD1"/>
    <w:rsid w:val="004172CC"/>
    <w:rsid w:val="00417446"/>
    <w:rsid w:val="00420D35"/>
    <w:rsid w:val="004248D0"/>
    <w:rsid w:val="004252EF"/>
    <w:rsid w:val="004256DC"/>
    <w:rsid w:val="00425E14"/>
    <w:rsid w:val="00426694"/>
    <w:rsid w:val="00426A6C"/>
    <w:rsid w:val="00427809"/>
    <w:rsid w:val="00427BFF"/>
    <w:rsid w:val="00427D07"/>
    <w:rsid w:val="004303D8"/>
    <w:rsid w:val="004328CF"/>
    <w:rsid w:val="004344E3"/>
    <w:rsid w:val="00434701"/>
    <w:rsid w:val="004351B3"/>
    <w:rsid w:val="004365B5"/>
    <w:rsid w:val="00436E45"/>
    <w:rsid w:val="0044153E"/>
    <w:rsid w:val="0044292D"/>
    <w:rsid w:val="00444300"/>
    <w:rsid w:val="004443B3"/>
    <w:rsid w:val="004443CB"/>
    <w:rsid w:val="004445A5"/>
    <w:rsid w:val="00444962"/>
    <w:rsid w:val="004450E3"/>
    <w:rsid w:val="00445E1A"/>
    <w:rsid w:val="00445ED2"/>
    <w:rsid w:val="004463B7"/>
    <w:rsid w:val="0044712B"/>
    <w:rsid w:val="004501D7"/>
    <w:rsid w:val="0045061C"/>
    <w:rsid w:val="00451620"/>
    <w:rsid w:val="004522AC"/>
    <w:rsid w:val="00453779"/>
    <w:rsid w:val="00455766"/>
    <w:rsid w:val="00455D38"/>
    <w:rsid w:val="004560AE"/>
    <w:rsid w:val="004577F0"/>
    <w:rsid w:val="00460325"/>
    <w:rsid w:val="0046083F"/>
    <w:rsid w:val="00460A9F"/>
    <w:rsid w:val="00461185"/>
    <w:rsid w:val="0046166D"/>
    <w:rsid w:val="004630AE"/>
    <w:rsid w:val="0046324A"/>
    <w:rsid w:val="00463AFC"/>
    <w:rsid w:val="00464359"/>
    <w:rsid w:val="004646D0"/>
    <w:rsid w:val="00464751"/>
    <w:rsid w:val="00464C73"/>
    <w:rsid w:val="0046742B"/>
    <w:rsid w:val="0046745C"/>
    <w:rsid w:val="00467E63"/>
    <w:rsid w:val="004710A9"/>
    <w:rsid w:val="00471E81"/>
    <w:rsid w:val="00471FF5"/>
    <w:rsid w:val="004725E3"/>
    <w:rsid w:val="0047336A"/>
    <w:rsid w:val="00476C00"/>
    <w:rsid w:val="00477141"/>
    <w:rsid w:val="00477EC2"/>
    <w:rsid w:val="00480E7B"/>
    <w:rsid w:val="004816A5"/>
    <w:rsid w:val="00482381"/>
    <w:rsid w:val="0048245B"/>
    <w:rsid w:val="00486520"/>
    <w:rsid w:val="00490DC3"/>
    <w:rsid w:val="0049103B"/>
    <w:rsid w:val="004916AE"/>
    <w:rsid w:val="0049345A"/>
    <w:rsid w:val="0049394D"/>
    <w:rsid w:val="00494EC6"/>
    <w:rsid w:val="00495019"/>
    <w:rsid w:val="004953AD"/>
    <w:rsid w:val="004972EA"/>
    <w:rsid w:val="00497F38"/>
    <w:rsid w:val="004A1460"/>
    <w:rsid w:val="004A1F49"/>
    <w:rsid w:val="004A2922"/>
    <w:rsid w:val="004A4821"/>
    <w:rsid w:val="004A4FB9"/>
    <w:rsid w:val="004A5207"/>
    <w:rsid w:val="004A7369"/>
    <w:rsid w:val="004A79BE"/>
    <w:rsid w:val="004A7D26"/>
    <w:rsid w:val="004B0D0B"/>
    <w:rsid w:val="004B0D55"/>
    <w:rsid w:val="004B0DBA"/>
    <w:rsid w:val="004B0FE4"/>
    <w:rsid w:val="004B1265"/>
    <w:rsid w:val="004B1D4A"/>
    <w:rsid w:val="004B23D4"/>
    <w:rsid w:val="004B3E8A"/>
    <w:rsid w:val="004B527C"/>
    <w:rsid w:val="004B697E"/>
    <w:rsid w:val="004B6F6C"/>
    <w:rsid w:val="004B7CE6"/>
    <w:rsid w:val="004B7FC8"/>
    <w:rsid w:val="004C06CE"/>
    <w:rsid w:val="004C0D2C"/>
    <w:rsid w:val="004C0E14"/>
    <w:rsid w:val="004C201F"/>
    <w:rsid w:val="004C2E61"/>
    <w:rsid w:val="004C315D"/>
    <w:rsid w:val="004C3B26"/>
    <w:rsid w:val="004C3EF1"/>
    <w:rsid w:val="004C4469"/>
    <w:rsid w:val="004C5BC5"/>
    <w:rsid w:val="004C5D56"/>
    <w:rsid w:val="004C6BC5"/>
    <w:rsid w:val="004C71B0"/>
    <w:rsid w:val="004C7484"/>
    <w:rsid w:val="004C7BBB"/>
    <w:rsid w:val="004D075C"/>
    <w:rsid w:val="004D0D4A"/>
    <w:rsid w:val="004D0E65"/>
    <w:rsid w:val="004D0F6D"/>
    <w:rsid w:val="004D11A0"/>
    <w:rsid w:val="004D1772"/>
    <w:rsid w:val="004D1956"/>
    <w:rsid w:val="004D2852"/>
    <w:rsid w:val="004D307E"/>
    <w:rsid w:val="004D31E0"/>
    <w:rsid w:val="004D3224"/>
    <w:rsid w:val="004D3CC8"/>
    <w:rsid w:val="004D4C99"/>
    <w:rsid w:val="004D50CC"/>
    <w:rsid w:val="004D5C15"/>
    <w:rsid w:val="004D6587"/>
    <w:rsid w:val="004D7362"/>
    <w:rsid w:val="004D791B"/>
    <w:rsid w:val="004D7C84"/>
    <w:rsid w:val="004E089B"/>
    <w:rsid w:val="004E2919"/>
    <w:rsid w:val="004E3154"/>
    <w:rsid w:val="004E38FA"/>
    <w:rsid w:val="004E43C5"/>
    <w:rsid w:val="004E457B"/>
    <w:rsid w:val="004E4EAA"/>
    <w:rsid w:val="004E545D"/>
    <w:rsid w:val="004E6D75"/>
    <w:rsid w:val="004E7853"/>
    <w:rsid w:val="004F041F"/>
    <w:rsid w:val="004F23C1"/>
    <w:rsid w:val="004F28C0"/>
    <w:rsid w:val="004F4B75"/>
    <w:rsid w:val="004F5D64"/>
    <w:rsid w:val="004F6283"/>
    <w:rsid w:val="004F62E9"/>
    <w:rsid w:val="004F72A0"/>
    <w:rsid w:val="005003A5"/>
    <w:rsid w:val="00501596"/>
    <w:rsid w:val="005026ED"/>
    <w:rsid w:val="00502F97"/>
    <w:rsid w:val="00504647"/>
    <w:rsid w:val="0050471E"/>
    <w:rsid w:val="00504FE2"/>
    <w:rsid w:val="00505570"/>
    <w:rsid w:val="005058BE"/>
    <w:rsid w:val="00510749"/>
    <w:rsid w:val="00511E3E"/>
    <w:rsid w:val="00515135"/>
    <w:rsid w:val="00516988"/>
    <w:rsid w:val="00521E13"/>
    <w:rsid w:val="005223F3"/>
    <w:rsid w:val="00523664"/>
    <w:rsid w:val="0052388D"/>
    <w:rsid w:val="00523F47"/>
    <w:rsid w:val="00525CBB"/>
    <w:rsid w:val="00525DA7"/>
    <w:rsid w:val="00525FA8"/>
    <w:rsid w:val="00526DBA"/>
    <w:rsid w:val="005272D6"/>
    <w:rsid w:val="00527EA2"/>
    <w:rsid w:val="0053100B"/>
    <w:rsid w:val="00532687"/>
    <w:rsid w:val="00532CE2"/>
    <w:rsid w:val="00534134"/>
    <w:rsid w:val="005343E5"/>
    <w:rsid w:val="005359F0"/>
    <w:rsid w:val="0053634F"/>
    <w:rsid w:val="00536989"/>
    <w:rsid w:val="00537058"/>
    <w:rsid w:val="00537ED4"/>
    <w:rsid w:val="0054017E"/>
    <w:rsid w:val="005412EB"/>
    <w:rsid w:val="00541754"/>
    <w:rsid w:val="005421A1"/>
    <w:rsid w:val="00542C30"/>
    <w:rsid w:val="00542EE4"/>
    <w:rsid w:val="005449FD"/>
    <w:rsid w:val="00544C19"/>
    <w:rsid w:val="00546173"/>
    <w:rsid w:val="00547D6A"/>
    <w:rsid w:val="00553434"/>
    <w:rsid w:val="00554346"/>
    <w:rsid w:val="005556B9"/>
    <w:rsid w:val="00556681"/>
    <w:rsid w:val="005573CF"/>
    <w:rsid w:val="005609AC"/>
    <w:rsid w:val="00560B2E"/>
    <w:rsid w:val="00561184"/>
    <w:rsid w:val="005612BE"/>
    <w:rsid w:val="00563059"/>
    <w:rsid w:val="00563E94"/>
    <w:rsid w:val="005661DA"/>
    <w:rsid w:val="005677C4"/>
    <w:rsid w:val="0056789D"/>
    <w:rsid w:val="005714C8"/>
    <w:rsid w:val="00572249"/>
    <w:rsid w:val="0057278B"/>
    <w:rsid w:val="00574AA4"/>
    <w:rsid w:val="00574F38"/>
    <w:rsid w:val="00575BC2"/>
    <w:rsid w:val="00575CCC"/>
    <w:rsid w:val="00577318"/>
    <w:rsid w:val="00581210"/>
    <w:rsid w:val="005817D6"/>
    <w:rsid w:val="00581BE9"/>
    <w:rsid w:val="00582668"/>
    <w:rsid w:val="005826A1"/>
    <w:rsid w:val="00582841"/>
    <w:rsid w:val="00583EC0"/>
    <w:rsid w:val="00584850"/>
    <w:rsid w:val="00584FA7"/>
    <w:rsid w:val="00585998"/>
    <w:rsid w:val="00585CB0"/>
    <w:rsid w:val="00585D59"/>
    <w:rsid w:val="00585D70"/>
    <w:rsid w:val="00586BE3"/>
    <w:rsid w:val="00587842"/>
    <w:rsid w:val="00590E22"/>
    <w:rsid w:val="00592124"/>
    <w:rsid w:val="0059236C"/>
    <w:rsid w:val="005936B8"/>
    <w:rsid w:val="0059381D"/>
    <w:rsid w:val="005977AB"/>
    <w:rsid w:val="005A0548"/>
    <w:rsid w:val="005A0DAB"/>
    <w:rsid w:val="005A1392"/>
    <w:rsid w:val="005A2577"/>
    <w:rsid w:val="005A3D21"/>
    <w:rsid w:val="005A41E8"/>
    <w:rsid w:val="005A42E2"/>
    <w:rsid w:val="005A4942"/>
    <w:rsid w:val="005A5871"/>
    <w:rsid w:val="005A6809"/>
    <w:rsid w:val="005A700F"/>
    <w:rsid w:val="005A71F3"/>
    <w:rsid w:val="005A7257"/>
    <w:rsid w:val="005A7CB1"/>
    <w:rsid w:val="005B1106"/>
    <w:rsid w:val="005B12D0"/>
    <w:rsid w:val="005B191E"/>
    <w:rsid w:val="005B1CDA"/>
    <w:rsid w:val="005B20A7"/>
    <w:rsid w:val="005B31B3"/>
    <w:rsid w:val="005B545B"/>
    <w:rsid w:val="005B586F"/>
    <w:rsid w:val="005C2542"/>
    <w:rsid w:val="005C2869"/>
    <w:rsid w:val="005C29CB"/>
    <w:rsid w:val="005C3579"/>
    <w:rsid w:val="005C3D32"/>
    <w:rsid w:val="005C3F6D"/>
    <w:rsid w:val="005C4763"/>
    <w:rsid w:val="005C5578"/>
    <w:rsid w:val="005C6553"/>
    <w:rsid w:val="005C689A"/>
    <w:rsid w:val="005C6E44"/>
    <w:rsid w:val="005C6FB6"/>
    <w:rsid w:val="005C75EC"/>
    <w:rsid w:val="005C7667"/>
    <w:rsid w:val="005C7B72"/>
    <w:rsid w:val="005D024F"/>
    <w:rsid w:val="005D0532"/>
    <w:rsid w:val="005D0D68"/>
    <w:rsid w:val="005D185C"/>
    <w:rsid w:val="005D189A"/>
    <w:rsid w:val="005D1E8A"/>
    <w:rsid w:val="005D2E07"/>
    <w:rsid w:val="005D3604"/>
    <w:rsid w:val="005D3A3A"/>
    <w:rsid w:val="005D526C"/>
    <w:rsid w:val="005D6D36"/>
    <w:rsid w:val="005D73D1"/>
    <w:rsid w:val="005E0503"/>
    <w:rsid w:val="005E0D93"/>
    <w:rsid w:val="005E34ED"/>
    <w:rsid w:val="005E35DB"/>
    <w:rsid w:val="005E4654"/>
    <w:rsid w:val="005E493E"/>
    <w:rsid w:val="005E6CE0"/>
    <w:rsid w:val="005E7A63"/>
    <w:rsid w:val="005E7D6F"/>
    <w:rsid w:val="005F17B6"/>
    <w:rsid w:val="005F1EE8"/>
    <w:rsid w:val="005F2AFB"/>
    <w:rsid w:val="005F2D61"/>
    <w:rsid w:val="005F3524"/>
    <w:rsid w:val="005F4D5C"/>
    <w:rsid w:val="005F56A7"/>
    <w:rsid w:val="005F5907"/>
    <w:rsid w:val="005F6467"/>
    <w:rsid w:val="005F6DD5"/>
    <w:rsid w:val="005F7356"/>
    <w:rsid w:val="005F759E"/>
    <w:rsid w:val="00600309"/>
    <w:rsid w:val="00601EB5"/>
    <w:rsid w:val="00602C58"/>
    <w:rsid w:val="00602F4C"/>
    <w:rsid w:val="0060415E"/>
    <w:rsid w:val="00605829"/>
    <w:rsid w:val="00605B80"/>
    <w:rsid w:val="006064A2"/>
    <w:rsid w:val="00606773"/>
    <w:rsid w:val="00606FF7"/>
    <w:rsid w:val="0060763C"/>
    <w:rsid w:val="0060782E"/>
    <w:rsid w:val="00607EE4"/>
    <w:rsid w:val="00610481"/>
    <w:rsid w:val="00610F87"/>
    <w:rsid w:val="00611A5B"/>
    <w:rsid w:val="006127A6"/>
    <w:rsid w:val="0061307E"/>
    <w:rsid w:val="00613289"/>
    <w:rsid w:val="006143B8"/>
    <w:rsid w:val="006150B0"/>
    <w:rsid w:val="00615347"/>
    <w:rsid w:val="00615FB6"/>
    <w:rsid w:val="00617D8A"/>
    <w:rsid w:val="00617DD5"/>
    <w:rsid w:val="00620370"/>
    <w:rsid w:val="00621986"/>
    <w:rsid w:val="00621A23"/>
    <w:rsid w:val="00622F65"/>
    <w:rsid w:val="0062582B"/>
    <w:rsid w:val="00625FBB"/>
    <w:rsid w:val="00627D91"/>
    <w:rsid w:val="006308C9"/>
    <w:rsid w:val="006309B0"/>
    <w:rsid w:val="00631851"/>
    <w:rsid w:val="00633A76"/>
    <w:rsid w:val="00634132"/>
    <w:rsid w:val="00634650"/>
    <w:rsid w:val="00635155"/>
    <w:rsid w:val="006359B0"/>
    <w:rsid w:val="00636F82"/>
    <w:rsid w:val="006375C3"/>
    <w:rsid w:val="00640053"/>
    <w:rsid w:val="006410F6"/>
    <w:rsid w:val="00641101"/>
    <w:rsid w:val="00641E6B"/>
    <w:rsid w:val="00642E37"/>
    <w:rsid w:val="006431B8"/>
    <w:rsid w:val="00643210"/>
    <w:rsid w:val="006432D1"/>
    <w:rsid w:val="00644356"/>
    <w:rsid w:val="0064564A"/>
    <w:rsid w:val="006460AF"/>
    <w:rsid w:val="00647804"/>
    <w:rsid w:val="00647BCD"/>
    <w:rsid w:val="00650A09"/>
    <w:rsid w:val="00651BF7"/>
    <w:rsid w:val="00651C01"/>
    <w:rsid w:val="006526BA"/>
    <w:rsid w:val="00652766"/>
    <w:rsid w:val="00652980"/>
    <w:rsid w:val="0065379B"/>
    <w:rsid w:val="0065410C"/>
    <w:rsid w:val="00654691"/>
    <w:rsid w:val="006551E1"/>
    <w:rsid w:val="0065575A"/>
    <w:rsid w:val="00656842"/>
    <w:rsid w:val="00660335"/>
    <w:rsid w:val="0066061C"/>
    <w:rsid w:val="00660E17"/>
    <w:rsid w:val="0066121C"/>
    <w:rsid w:val="00665284"/>
    <w:rsid w:val="006657A8"/>
    <w:rsid w:val="00665977"/>
    <w:rsid w:val="00665CA2"/>
    <w:rsid w:val="00665F0D"/>
    <w:rsid w:val="00666A22"/>
    <w:rsid w:val="0067026F"/>
    <w:rsid w:val="00670420"/>
    <w:rsid w:val="006713EE"/>
    <w:rsid w:val="00672B92"/>
    <w:rsid w:val="006739B0"/>
    <w:rsid w:val="00673E8E"/>
    <w:rsid w:val="0067511F"/>
    <w:rsid w:val="006752CA"/>
    <w:rsid w:val="0067542B"/>
    <w:rsid w:val="00675474"/>
    <w:rsid w:val="0067563E"/>
    <w:rsid w:val="006758B4"/>
    <w:rsid w:val="006758E0"/>
    <w:rsid w:val="00675A84"/>
    <w:rsid w:val="0067705A"/>
    <w:rsid w:val="00677DAD"/>
    <w:rsid w:val="0068010B"/>
    <w:rsid w:val="00680198"/>
    <w:rsid w:val="00681610"/>
    <w:rsid w:val="00683E3E"/>
    <w:rsid w:val="0068781E"/>
    <w:rsid w:val="00687DD9"/>
    <w:rsid w:val="0069032C"/>
    <w:rsid w:val="006905F3"/>
    <w:rsid w:val="0069148A"/>
    <w:rsid w:val="00692837"/>
    <w:rsid w:val="0069357A"/>
    <w:rsid w:val="00693701"/>
    <w:rsid w:val="0069495A"/>
    <w:rsid w:val="00694DBF"/>
    <w:rsid w:val="00695747"/>
    <w:rsid w:val="006963EA"/>
    <w:rsid w:val="00697297"/>
    <w:rsid w:val="00697DFA"/>
    <w:rsid w:val="006A04D7"/>
    <w:rsid w:val="006A0581"/>
    <w:rsid w:val="006A0767"/>
    <w:rsid w:val="006A17F0"/>
    <w:rsid w:val="006A1E40"/>
    <w:rsid w:val="006A2223"/>
    <w:rsid w:val="006A2649"/>
    <w:rsid w:val="006A2C6C"/>
    <w:rsid w:val="006A2D1A"/>
    <w:rsid w:val="006A3B8B"/>
    <w:rsid w:val="006A3C9E"/>
    <w:rsid w:val="006A3E22"/>
    <w:rsid w:val="006A5849"/>
    <w:rsid w:val="006A6397"/>
    <w:rsid w:val="006A6947"/>
    <w:rsid w:val="006A6DCC"/>
    <w:rsid w:val="006A7B3E"/>
    <w:rsid w:val="006B030E"/>
    <w:rsid w:val="006B0CE1"/>
    <w:rsid w:val="006B10A7"/>
    <w:rsid w:val="006B143D"/>
    <w:rsid w:val="006B159A"/>
    <w:rsid w:val="006B1A3E"/>
    <w:rsid w:val="006B1FA3"/>
    <w:rsid w:val="006B277E"/>
    <w:rsid w:val="006B2E95"/>
    <w:rsid w:val="006B4952"/>
    <w:rsid w:val="006B56C2"/>
    <w:rsid w:val="006B676D"/>
    <w:rsid w:val="006B6B3E"/>
    <w:rsid w:val="006B6D69"/>
    <w:rsid w:val="006B7C05"/>
    <w:rsid w:val="006C0CB9"/>
    <w:rsid w:val="006C1A73"/>
    <w:rsid w:val="006C20BC"/>
    <w:rsid w:val="006C23E3"/>
    <w:rsid w:val="006C3264"/>
    <w:rsid w:val="006C32D9"/>
    <w:rsid w:val="006C3421"/>
    <w:rsid w:val="006C365A"/>
    <w:rsid w:val="006C376A"/>
    <w:rsid w:val="006C3A57"/>
    <w:rsid w:val="006C5684"/>
    <w:rsid w:val="006C5D80"/>
    <w:rsid w:val="006C675A"/>
    <w:rsid w:val="006C6785"/>
    <w:rsid w:val="006C7500"/>
    <w:rsid w:val="006D15DC"/>
    <w:rsid w:val="006D1BA9"/>
    <w:rsid w:val="006D1C92"/>
    <w:rsid w:val="006D1DAE"/>
    <w:rsid w:val="006D340A"/>
    <w:rsid w:val="006D416D"/>
    <w:rsid w:val="006D4605"/>
    <w:rsid w:val="006D5349"/>
    <w:rsid w:val="006D6109"/>
    <w:rsid w:val="006D6940"/>
    <w:rsid w:val="006D7769"/>
    <w:rsid w:val="006E0E8A"/>
    <w:rsid w:val="006E0ECA"/>
    <w:rsid w:val="006E2026"/>
    <w:rsid w:val="006E25AD"/>
    <w:rsid w:val="006E2C20"/>
    <w:rsid w:val="006E381B"/>
    <w:rsid w:val="006E4767"/>
    <w:rsid w:val="006E4CE9"/>
    <w:rsid w:val="006E4DFA"/>
    <w:rsid w:val="006E4E20"/>
    <w:rsid w:val="006E585C"/>
    <w:rsid w:val="006E6232"/>
    <w:rsid w:val="006E644B"/>
    <w:rsid w:val="006E6944"/>
    <w:rsid w:val="006F18E0"/>
    <w:rsid w:val="006F1A4C"/>
    <w:rsid w:val="006F2169"/>
    <w:rsid w:val="006F22E1"/>
    <w:rsid w:val="006F2389"/>
    <w:rsid w:val="006F278B"/>
    <w:rsid w:val="006F28E9"/>
    <w:rsid w:val="006F2B00"/>
    <w:rsid w:val="006F3FC1"/>
    <w:rsid w:val="006F40D0"/>
    <w:rsid w:val="006F5DC4"/>
    <w:rsid w:val="006F78BE"/>
    <w:rsid w:val="006F7B63"/>
    <w:rsid w:val="007004F6"/>
    <w:rsid w:val="00700A83"/>
    <w:rsid w:val="00701C88"/>
    <w:rsid w:val="0070291F"/>
    <w:rsid w:val="00702C05"/>
    <w:rsid w:val="00703CE5"/>
    <w:rsid w:val="00707F0C"/>
    <w:rsid w:val="007116F8"/>
    <w:rsid w:val="00711BC9"/>
    <w:rsid w:val="007122B9"/>
    <w:rsid w:val="00712426"/>
    <w:rsid w:val="007128F4"/>
    <w:rsid w:val="00712A49"/>
    <w:rsid w:val="007136F9"/>
    <w:rsid w:val="00713C6E"/>
    <w:rsid w:val="00715269"/>
    <w:rsid w:val="0071666D"/>
    <w:rsid w:val="0071780A"/>
    <w:rsid w:val="00717965"/>
    <w:rsid w:val="00721D85"/>
    <w:rsid w:val="007223AA"/>
    <w:rsid w:val="007236B1"/>
    <w:rsid w:val="00724035"/>
    <w:rsid w:val="00724A3B"/>
    <w:rsid w:val="00725C70"/>
    <w:rsid w:val="00725EF7"/>
    <w:rsid w:val="00725FE2"/>
    <w:rsid w:val="00726600"/>
    <w:rsid w:val="00727175"/>
    <w:rsid w:val="0073222B"/>
    <w:rsid w:val="0073235E"/>
    <w:rsid w:val="0073244A"/>
    <w:rsid w:val="00734274"/>
    <w:rsid w:val="007342B2"/>
    <w:rsid w:val="00734820"/>
    <w:rsid w:val="00734FB0"/>
    <w:rsid w:val="00735652"/>
    <w:rsid w:val="0073587C"/>
    <w:rsid w:val="00735E00"/>
    <w:rsid w:val="0073621F"/>
    <w:rsid w:val="0073688F"/>
    <w:rsid w:val="00737086"/>
    <w:rsid w:val="007378FE"/>
    <w:rsid w:val="007406A7"/>
    <w:rsid w:val="007416C4"/>
    <w:rsid w:val="00741DB9"/>
    <w:rsid w:val="0074266F"/>
    <w:rsid w:val="00742BB2"/>
    <w:rsid w:val="007437C4"/>
    <w:rsid w:val="007460E0"/>
    <w:rsid w:val="00747972"/>
    <w:rsid w:val="00747C37"/>
    <w:rsid w:val="007504CF"/>
    <w:rsid w:val="00750CD2"/>
    <w:rsid w:val="007510B3"/>
    <w:rsid w:val="00751FCF"/>
    <w:rsid w:val="007526F2"/>
    <w:rsid w:val="00755C47"/>
    <w:rsid w:val="00755D48"/>
    <w:rsid w:val="00756ABA"/>
    <w:rsid w:val="00756CD0"/>
    <w:rsid w:val="0075713F"/>
    <w:rsid w:val="00757F7A"/>
    <w:rsid w:val="00760E73"/>
    <w:rsid w:val="00761CF3"/>
    <w:rsid w:val="00761F1C"/>
    <w:rsid w:val="00763751"/>
    <w:rsid w:val="0076449F"/>
    <w:rsid w:val="00765164"/>
    <w:rsid w:val="00770963"/>
    <w:rsid w:val="00771486"/>
    <w:rsid w:val="007716CB"/>
    <w:rsid w:val="0077179C"/>
    <w:rsid w:val="007727B4"/>
    <w:rsid w:val="00773361"/>
    <w:rsid w:val="0077399E"/>
    <w:rsid w:val="00774BDD"/>
    <w:rsid w:val="00774F29"/>
    <w:rsid w:val="00775CD0"/>
    <w:rsid w:val="007771F1"/>
    <w:rsid w:val="007777E4"/>
    <w:rsid w:val="007778D6"/>
    <w:rsid w:val="0078025D"/>
    <w:rsid w:val="007805EE"/>
    <w:rsid w:val="00780793"/>
    <w:rsid w:val="00781630"/>
    <w:rsid w:val="007836AD"/>
    <w:rsid w:val="0078377E"/>
    <w:rsid w:val="007838F4"/>
    <w:rsid w:val="00785463"/>
    <w:rsid w:val="0078560C"/>
    <w:rsid w:val="0078663A"/>
    <w:rsid w:val="00787A3A"/>
    <w:rsid w:val="00791EE3"/>
    <w:rsid w:val="007924F9"/>
    <w:rsid w:val="00792762"/>
    <w:rsid w:val="00793365"/>
    <w:rsid w:val="0079425B"/>
    <w:rsid w:val="00794397"/>
    <w:rsid w:val="00794A76"/>
    <w:rsid w:val="00795804"/>
    <w:rsid w:val="00796E5D"/>
    <w:rsid w:val="0079740C"/>
    <w:rsid w:val="00797869"/>
    <w:rsid w:val="007A1EA4"/>
    <w:rsid w:val="007A2C17"/>
    <w:rsid w:val="007A3810"/>
    <w:rsid w:val="007A423B"/>
    <w:rsid w:val="007A5947"/>
    <w:rsid w:val="007A6BF5"/>
    <w:rsid w:val="007B0951"/>
    <w:rsid w:val="007B0A32"/>
    <w:rsid w:val="007B105D"/>
    <w:rsid w:val="007B15EA"/>
    <w:rsid w:val="007B2A45"/>
    <w:rsid w:val="007B32FF"/>
    <w:rsid w:val="007B4383"/>
    <w:rsid w:val="007B4517"/>
    <w:rsid w:val="007B4693"/>
    <w:rsid w:val="007B5059"/>
    <w:rsid w:val="007B59DB"/>
    <w:rsid w:val="007B6CDD"/>
    <w:rsid w:val="007B7A4B"/>
    <w:rsid w:val="007B7AC5"/>
    <w:rsid w:val="007B7C4D"/>
    <w:rsid w:val="007C128E"/>
    <w:rsid w:val="007C1D21"/>
    <w:rsid w:val="007C3033"/>
    <w:rsid w:val="007C621F"/>
    <w:rsid w:val="007C7AD7"/>
    <w:rsid w:val="007D077C"/>
    <w:rsid w:val="007D0889"/>
    <w:rsid w:val="007D0E8A"/>
    <w:rsid w:val="007D19F9"/>
    <w:rsid w:val="007D20D1"/>
    <w:rsid w:val="007D3B69"/>
    <w:rsid w:val="007D4F51"/>
    <w:rsid w:val="007D6E3B"/>
    <w:rsid w:val="007D7257"/>
    <w:rsid w:val="007D7E1E"/>
    <w:rsid w:val="007E0595"/>
    <w:rsid w:val="007E0AD0"/>
    <w:rsid w:val="007E0AE3"/>
    <w:rsid w:val="007E11AF"/>
    <w:rsid w:val="007E1820"/>
    <w:rsid w:val="007E26CA"/>
    <w:rsid w:val="007E3E1D"/>
    <w:rsid w:val="007E3FF4"/>
    <w:rsid w:val="007E45CC"/>
    <w:rsid w:val="007E4B3F"/>
    <w:rsid w:val="007E4FCA"/>
    <w:rsid w:val="007E50A2"/>
    <w:rsid w:val="007E54AD"/>
    <w:rsid w:val="007E5636"/>
    <w:rsid w:val="007F0E99"/>
    <w:rsid w:val="007F1979"/>
    <w:rsid w:val="007F41B2"/>
    <w:rsid w:val="007F477E"/>
    <w:rsid w:val="007F5B6F"/>
    <w:rsid w:val="007F69EA"/>
    <w:rsid w:val="007F6F5E"/>
    <w:rsid w:val="007F7143"/>
    <w:rsid w:val="007F71F5"/>
    <w:rsid w:val="007F7FE5"/>
    <w:rsid w:val="00800CA9"/>
    <w:rsid w:val="008033AE"/>
    <w:rsid w:val="00803FAF"/>
    <w:rsid w:val="00804854"/>
    <w:rsid w:val="008063CF"/>
    <w:rsid w:val="0080707C"/>
    <w:rsid w:val="0080750D"/>
    <w:rsid w:val="00807D90"/>
    <w:rsid w:val="0081074C"/>
    <w:rsid w:val="00810FAB"/>
    <w:rsid w:val="00811BB8"/>
    <w:rsid w:val="00812465"/>
    <w:rsid w:val="00812C90"/>
    <w:rsid w:val="00812CFE"/>
    <w:rsid w:val="0081396D"/>
    <w:rsid w:val="00813C4B"/>
    <w:rsid w:val="00813CA9"/>
    <w:rsid w:val="0081466A"/>
    <w:rsid w:val="00814DCD"/>
    <w:rsid w:val="008154E7"/>
    <w:rsid w:val="008168F5"/>
    <w:rsid w:val="0081709F"/>
    <w:rsid w:val="00817855"/>
    <w:rsid w:val="008216D9"/>
    <w:rsid w:val="00821F84"/>
    <w:rsid w:val="008239F4"/>
    <w:rsid w:val="00825921"/>
    <w:rsid w:val="00825C4C"/>
    <w:rsid w:val="0082680D"/>
    <w:rsid w:val="008315D3"/>
    <w:rsid w:val="008317B3"/>
    <w:rsid w:val="00832AD6"/>
    <w:rsid w:val="00832E9A"/>
    <w:rsid w:val="00834C47"/>
    <w:rsid w:val="00834E64"/>
    <w:rsid w:val="00835AB8"/>
    <w:rsid w:val="008361B3"/>
    <w:rsid w:val="008362F7"/>
    <w:rsid w:val="00836FD8"/>
    <w:rsid w:val="008374B2"/>
    <w:rsid w:val="00837881"/>
    <w:rsid w:val="008409DD"/>
    <w:rsid w:val="00840D42"/>
    <w:rsid w:val="00841FFA"/>
    <w:rsid w:val="00843741"/>
    <w:rsid w:val="00845431"/>
    <w:rsid w:val="00846F74"/>
    <w:rsid w:val="00850268"/>
    <w:rsid w:val="0085027C"/>
    <w:rsid w:val="008509F0"/>
    <w:rsid w:val="00850C9A"/>
    <w:rsid w:val="00851170"/>
    <w:rsid w:val="00851299"/>
    <w:rsid w:val="008513D9"/>
    <w:rsid w:val="008531CB"/>
    <w:rsid w:val="00853E31"/>
    <w:rsid w:val="00854A75"/>
    <w:rsid w:val="00854E14"/>
    <w:rsid w:val="00855548"/>
    <w:rsid w:val="00856432"/>
    <w:rsid w:val="00857835"/>
    <w:rsid w:val="00857EAD"/>
    <w:rsid w:val="008602CE"/>
    <w:rsid w:val="00860A1D"/>
    <w:rsid w:val="00862865"/>
    <w:rsid w:val="00863081"/>
    <w:rsid w:val="008634AB"/>
    <w:rsid w:val="00863CAA"/>
    <w:rsid w:val="00864A79"/>
    <w:rsid w:val="008654D3"/>
    <w:rsid w:val="008674C7"/>
    <w:rsid w:val="00867D1E"/>
    <w:rsid w:val="00870073"/>
    <w:rsid w:val="008712ED"/>
    <w:rsid w:val="00871D1D"/>
    <w:rsid w:val="00872AC5"/>
    <w:rsid w:val="00874CDE"/>
    <w:rsid w:val="008750C3"/>
    <w:rsid w:val="008757BB"/>
    <w:rsid w:val="00875A13"/>
    <w:rsid w:val="00877622"/>
    <w:rsid w:val="008800E5"/>
    <w:rsid w:val="008802F1"/>
    <w:rsid w:val="008804E7"/>
    <w:rsid w:val="00880C9B"/>
    <w:rsid w:val="00880CCE"/>
    <w:rsid w:val="00880F5A"/>
    <w:rsid w:val="00881275"/>
    <w:rsid w:val="00883225"/>
    <w:rsid w:val="00883400"/>
    <w:rsid w:val="00883D2E"/>
    <w:rsid w:val="008860C0"/>
    <w:rsid w:val="0088651C"/>
    <w:rsid w:val="008865EB"/>
    <w:rsid w:val="008866E5"/>
    <w:rsid w:val="00887532"/>
    <w:rsid w:val="00887732"/>
    <w:rsid w:val="00887849"/>
    <w:rsid w:val="008905D3"/>
    <w:rsid w:val="00891011"/>
    <w:rsid w:val="0089134F"/>
    <w:rsid w:val="008916E7"/>
    <w:rsid w:val="0089347B"/>
    <w:rsid w:val="008946D1"/>
    <w:rsid w:val="008948F3"/>
    <w:rsid w:val="008952EB"/>
    <w:rsid w:val="0089792F"/>
    <w:rsid w:val="008A110C"/>
    <w:rsid w:val="008A1B23"/>
    <w:rsid w:val="008A221F"/>
    <w:rsid w:val="008A25D7"/>
    <w:rsid w:val="008A2B88"/>
    <w:rsid w:val="008A3583"/>
    <w:rsid w:val="008A3752"/>
    <w:rsid w:val="008A3C86"/>
    <w:rsid w:val="008A3E1C"/>
    <w:rsid w:val="008A3E51"/>
    <w:rsid w:val="008A4186"/>
    <w:rsid w:val="008A5B63"/>
    <w:rsid w:val="008A676D"/>
    <w:rsid w:val="008A7581"/>
    <w:rsid w:val="008A7865"/>
    <w:rsid w:val="008A7C67"/>
    <w:rsid w:val="008B1018"/>
    <w:rsid w:val="008B246A"/>
    <w:rsid w:val="008B2553"/>
    <w:rsid w:val="008B27E3"/>
    <w:rsid w:val="008B2EA5"/>
    <w:rsid w:val="008B32C5"/>
    <w:rsid w:val="008B3D30"/>
    <w:rsid w:val="008B5CF7"/>
    <w:rsid w:val="008B5FEA"/>
    <w:rsid w:val="008B6951"/>
    <w:rsid w:val="008C0BD8"/>
    <w:rsid w:val="008C0E7D"/>
    <w:rsid w:val="008C12C8"/>
    <w:rsid w:val="008C1DBD"/>
    <w:rsid w:val="008C23FB"/>
    <w:rsid w:val="008C28F9"/>
    <w:rsid w:val="008C3065"/>
    <w:rsid w:val="008C46A1"/>
    <w:rsid w:val="008C60EE"/>
    <w:rsid w:val="008C7459"/>
    <w:rsid w:val="008D0A91"/>
    <w:rsid w:val="008D0A99"/>
    <w:rsid w:val="008D1254"/>
    <w:rsid w:val="008D13C6"/>
    <w:rsid w:val="008D3756"/>
    <w:rsid w:val="008D3FF1"/>
    <w:rsid w:val="008D4518"/>
    <w:rsid w:val="008D4524"/>
    <w:rsid w:val="008D4A35"/>
    <w:rsid w:val="008D4D44"/>
    <w:rsid w:val="008D6DD3"/>
    <w:rsid w:val="008D7134"/>
    <w:rsid w:val="008E0083"/>
    <w:rsid w:val="008E08FE"/>
    <w:rsid w:val="008E1D18"/>
    <w:rsid w:val="008E26AC"/>
    <w:rsid w:val="008E2756"/>
    <w:rsid w:val="008E4212"/>
    <w:rsid w:val="008E542B"/>
    <w:rsid w:val="008E5E2A"/>
    <w:rsid w:val="008E637B"/>
    <w:rsid w:val="008E716E"/>
    <w:rsid w:val="008E73F7"/>
    <w:rsid w:val="008E7ABE"/>
    <w:rsid w:val="008F020C"/>
    <w:rsid w:val="008F1FC9"/>
    <w:rsid w:val="008F201C"/>
    <w:rsid w:val="008F2851"/>
    <w:rsid w:val="008F2F65"/>
    <w:rsid w:val="008F34CD"/>
    <w:rsid w:val="008F4632"/>
    <w:rsid w:val="008F4A25"/>
    <w:rsid w:val="008F4E47"/>
    <w:rsid w:val="008F5E5D"/>
    <w:rsid w:val="008F5FBD"/>
    <w:rsid w:val="00900361"/>
    <w:rsid w:val="00900462"/>
    <w:rsid w:val="00901BAB"/>
    <w:rsid w:val="00901FD2"/>
    <w:rsid w:val="00902162"/>
    <w:rsid w:val="00902A0A"/>
    <w:rsid w:val="00902D36"/>
    <w:rsid w:val="009038A5"/>
    <w:rsid w:val="00903AEC"/>
    <w:rsid w:val="009040D2"/>
    <w:rsid w:val="00905731"/>
    <w:rsid w:val="00906EFB"/>
    <w:rsid w:val="00907445"/>
    <w:rsid w:val="0091039E"/>
    <w:rsid w:val="00911781"/>
    <w:rsid w:val="00911DBC"/>
    <w:rsid w:val="0091210B"/>
    <w:rsid w:val="009126F3"/>
    <w:rsid w:val="00912E87"/>
    <w:rsid w:val="0091337F"/>
    <w:rsid w:val="00913C27"/>
    <w:rsid w:val="00913CE0"/>
    <w:rsid w:val="009140DC"/>
    <w:rsid w:val="00914835"/>
    <w:rsid w:val="00917958"/>
    <w:rsid w:val="0092070F"/>
    <w:rsid w:val="00920AD0"/>
    <w:rsid w:val="00921526"/>
    <w:rsid w:val="00924076"/>
    <w:rsid w:val="00924693"/>
    <w:rsid w:val="00926AF0"/>
    <w:rsid w:val="00926E99"/>
    <w:rsid w:val="00926FDE"/>
    <w:rsid w:val="00930252"/>
    <w:rsid w:val="009315D8"/>
    <w:rsid w:val="0093206E"/>
    <w:rsid w:val="00934F98"/>
    <w:rsid w:val="00935054"/>
    <w:rsid w:val="009364DE"/>
    <w:rsid w:val="0093769B"/>
    <w:rsid w:val="00937A12"/>
    <w:rsid w:val="009413FF"/>
    <w:rsid w:val="00941E11"/>
    <w:rsid w:val="00944745"/>
    <w:rsid w:val="00945D7D"/>
    <w:rsid w:val="0094600C"/>
    <w:rsid w:val="009467CC"/>
    <w:rsid w:val="0094720C"/>
    <w:rsid w:val="009477C7"/>
    <w:rsid w:val="00947FB3"/>
    <w:rsid w:val="00950167"/>
    <w:rsid w:val="00950CF5"/>
    <w:rsid w:val="00952686"/>
    <w:rsid w:val="0095280D"/>
    <w:rsid w:val="00952F8E"/>
    <w:rsid w:val="00953B52"/>
    <w:rsid w:val="00954739"/>
    <w:rsid w:val="00957458"/>
    <w:rsid w:val="00957D24"/>
    <w:rsid w:val="00960641"/>
    <w:rsid w:val="0096118E"/>
    <w:rsid w:val="00961EBE"/>
    <w:rsid w:val="009650C4"/>
    <w:rsid w:val="00965AB6"/>
    <w:rsid w:val="00967F25"/>
    <w:rsid w:val="00967F4D"/>
    <w:rsid w:val="009702AA"/>
    <w:rsid w:val="0097057C"/>
    <w:rsid w:val="009706FE"/>
    <w:rsid w:val="00970BD7"/>
    <w:rsid w:val="00970CE3"/>
    <w:rsid w:val="00971776"/>
    <w:rsid w:val="00971E7A"/>
    <w:rsid w:val="0097286A"/>
    <w:rsid w:val="00973221"/>
    <w:rsid w:val="009748D6"/>
    <w:rsid w:val="009755B9"/>
    <w:rsid w:val="00975955"/>
    <w:rsid w:val="00975FE1"/>
    <w:rsid w:val="00976533"/>
    <w:rsid w:val="00977535"/>
    <w:rsid w:val="00980C00"/>
    <w:rsid w:val="00980CF2"/>
    <w:rsid w:val="009814EB"/>
    <w:rsid w:val="00981C7B"/>
    <w:rsid w:val="00982FEE"/>
    <w:rsid w:val="00983F11"/>
    <w:rsid w:val="0098563D"/>
    <w:rsid w:val="00985A6F"/>
    <w:rsid w:val="00985ADE"/>
    <w:rsid w:val="00985C9A"/>
    <w:rsid w:val="00987531"/>
    <w:rsid w:val="00987AEE"/>
    <w:rsid w:val="00991229"/>
    <w:rsid w:val="009935CE"/>
    <w:rsid w:val="00993A7A"/>
    <w:rsid w:val="00993B4D"/>
    <w:rsid w:val="009970C2"/>
    <w:rsid w:val="00997417"/>
    <w:rsid w:val="00997693"/>
    <w:rsid w:val="009A074E"/>
    <w:rsid w:val="009A29E1"/>
    <w:rsid w:val="009A348A"/>
    <w:rsid w:val="009A3B3C"/>
    <w:rsid w:val="009A44A8"/>
    <w:rsid w:val="009A4648"/>
    <w:rsid w:val="009A4BE0"/>
    <w:rsid w:val="009A5203"/>
    <w:rsid w:val="009A5A7C"/>
    <w:rsid w:val="009A6E2A"/>
    <w:rsid w:val="009A6E74"/>
    <w:rsid w:val="009A76C8"/>
    <w:rsid w:val="009A7E47"/>
    <w:rsid w:val="009B0D8E"/>
    <w:rsid w:val="009B16C5"/>
    <w:rsid w:val="009B1E88"/>
    <w:rsid w:val="009B20CF"/>
    <w:rsid w:val="009B2901"/>
    <w:rsid w:val="009B2A66"/>
    <w:rsid w:val="009B43F4"/>
    <w:rsid w:val="009B44F8"/>
    <w:rsid w:val="009B5062"/>
    <w:rsid w:val="009B5327"/>
    <w:rsid w:val="009B5592"/>
    <w:rsid w:val="009C07C5"/>
    <w:rsid w:val="009C0C67"/>
    <w:rsid w:val="009C4675"/>
    <w:rsid w:val="009C530B"/>
    <w:rsid w:val="009C6C06"/>
    <w:rsid w:val="009C6E62"/>
    <w:rsid w:val="009C7554"/>
    <w:rsid w:val="009C7FDC"/>
    <w:rsid w:val="009D208E"/>
    <w:rsid w:val="009D2DE0"/>
    <w:rsid w:val="009D3CD1"/>
    <w:rsid w:val="009D3FE4"/>
    <w:rsid w:val="009D408C"/>
    <w:rsid w:val="009D40E7"/>
    <w:rsid w:val="009D4FC4"/>
    <w:rsid w:val="009D60D2"/>
    <w:rsid w:val="009D6CD8"/>
    <w:rsid w:val="009E1451"/>
    <w:rsid w:val="009E1B9A"/>
    <w:rsid w:val="009E2BBA"/>
    <w:rsid w:val="009E3D21"/>
    <w:rsid w:val="009E40EF"/>
    <w:rsid w:val="009E4D08"/>
    <w:rsid w:val="009E55B6"/>
    <w:rsid w:val="009E57CF"/>
    <w:rsid w:val="009E5953"/>
    <w:rsid w:val="009E7492"/>
    <w:rsid w:val="009E75DC"/>
    <w:rsid w:val="009E7C06"/>
    <w:rsid w:val="009F0AA4"/>
    <w:rsid w:val="009F1F8D"/>
    <w:rsid w:val="009F22EB"/>
    <w:rsid w:val="009F2B31"/>
    <w:rsid w:val="009F3995"/>
    <w:rsid w:val="009F4D2A"/>
    <w:rsid w:val="009F4E78"/>
    <w:rsid w:val="009F5016"/>
    <w:rsid w:val="009F5516"/>
    <w:rsid w:val="009F57CA"/>
    <w:rsid w:val="009F5F16"/>
    <w:rsid w:val="009F7FD2"/>
    <w:rsid w:val="00A0065E"/>
    <w:rsid w:val="00A00BC8"/>
    <w:rsid w:val="00A011E8"/>
    <w:rsid w:val="00A01875"/>
    <w:rsid w:val="00A02EA8"/>
    <w:rsid w:val="00A03CF4"/>
    <w:rsid w:val="00A04631"/>
    <w:rsid w:val="00A04EE1"/>
    <w:rsid w:val="00A0616D"/>
    <w:rsid w:val="00A06540"/>
    <w:rsid w:val="00A06981"/>
    <w:rsid w:val="00A06C49"/>
    <w:rsid w:val="00A06E76"/>
    <w:rsid w:val="00A06E9B"/>
    <w:rsid w:val="00A079EA"/>
    <w:rsid w:val="00A07BBE"/>
    <w:rsid w:val="00A07BCB"/>
    <w:rsid w:val="00A12E6E"/>
    <w:rsid w:val="00A1558C"/>
    <w:rsid w:val="00A160C1"/>
    <w:rsid w:val="00A174CB"/>
    <w:rsid w:val="00A200BC"/>
    <w:rsid w:val="00A210CA"/>
    <w:rsid w:val="00A212F7"/>
    <w:rsid w:val="00A2186F"/>
    <w:rsid w:val="00A23F63"/>
    <w:rsid w:val="00A257FF"/>
    <w:rsid w:val="00A268AA"/>
    <w:rsid w:val="00A26949"/>
    <w:rsid w:val="00A26C5B"/>
    <w:rsid w:val="00A26E9A"/>
    <w:rsid w:val="00A27E69"/>
    <w:rsid w:val="00A31082"/>
    <w:rsid w:val="00A32DF0"/>
    <w:rsid w:val="00A34FBB"/>
    <w:rsid w:val="00A359AA"/>
    <w:rsid w:val="00A40089"/>
    <w:rsid w:val="00A42568"/>
    <w:rsid w:val="00A433FC"/>
    <w:rsid w:val="00A46886"/>
    <w:rsid w:val="00A47487"/>
    <w:rsid w:val="00A47B43"/>
    <w:rsid w:val="00A47D64"/>
    <w:rsid w:val="00A509A5"/>
    <w:rsid w:val="00A5217C"/>
    <w:rsid w:val="00A529F1"/>
    <w:rsid w:val="00A52DAE"/>
    <w:rsid w:val="00A53DA4"/>
    <w:rsid w:val="00A54421"/>
    <w:rsid w:val="00A5499C"/>
    <w:rsid w:val="00A561B5"/>
    <w:rsid w:val="00A562E8"/>
    <w:rsid w:val="00A56393"/>
    <w:rsid w:val="00A60660"/>
    <w:rsid w:val="00A60877"/>
    <w:rsid w:val="00A60F1F"/>
    <w:rsid w:val="00A61A13"/>
    <w:rsid w:val="00A621CB"/>
    <w:rsid w:val="00A62596"/>
    <w:rsid w:val="00A6317C"/>
    <w:rsid w:val="00A645DF"/>
    <w:rsid w:val="00A654E1"/>
    <w:rsid w:val="00A660F7"/>
    <w:rsid w:val="00A675CC"/>
    <w:rsid w:val="00A67979"/>
    <w:rsid w:val="00A67B70"/>
    <w:rsid w:val="00A67F4F"/>
    <w:rsid w:val="00A70A6D"/>
    <w:rsid w:val="00A719D6"/>
    <w:rsid w:val="00A72D5F"/>
    <w:rsid w:val="00A731F0"/>
    <w:rsid w:val="00A73CE0"/>
    <w:rsid w:val="00A7410B"/>
    <w:rsid w:val="00A77B57"/>
    <w:rsid w:val="00A80606"/>
    <w:rsid w:val="00A8283E"/>
    <w:rsid w:val="00A82B58"/>
    <w:rsid w:val="00A838A8"/>
    <w:rsid w:val="00A87385"/>
    <w:rsid w:val="00A87D14"/>
    <w:rsid w:val="00A91DAE"/>
    <w:rsid w:val="00A91DC0"/>
    <w:rsid w:val="00A926C4"/>
    <w:rsid w:val="00A9339A"/>
    <w:rsid w:val="00A93B6F"/>
    <w:rsid w:val="00A93EC6"/>
    <w:rsid w:val="00A94186"/>
    <w:rsid w:val="00A947CD"/>
    <w:rsid w:val="00A9482C"/>
    <w:rsid w:val="00A94FA1"/>
    <w:rsid w:val="00A9502F"/>
    <w:rsid w:val="00A95B1B"/>
    <w:rsid w:val="00A95D0D"/>
    <w:rsid w:val="00A976F6"/>
    <w:rsid w:val="00AA02EB"/>
    <w:rsid w:val="00AA10D0"/>
    <w:rsid w:val="00AA1A27"/>
    <w:rsid w:val="00AA501F"/>
    <w:rsid w:val="00AA5403"/>
    <w:rsid w:val="00AA76DA"/>
    <w:rsid w:val="00AA7B72"/>
    <w:rsid w:val="00AB0710"/>
    <w:rsid w:val="00AB2AA2"/>
    <w:rsid w:val="00AB310F"/>
    <w:rsid w:val="00AB3E9F"/>
    <w:rsid w:val="00AB4964"/>
    <w:rsid w:val="00AB4F09"/>
    <w:rsid w:val="00AB5CB8"/>
    <w:rsid w:val="00AB5D64"/>
    <w:rsid w:val="00AB6AC4"/>
    <w:rsid w:val="00AC0391"/>
    <w:rsid w:val="00AC1BC6"/>
    <w:rsid w:val="00AC2845"/>
    <w:rsid w:val="00AC3531"/>
    <w:rsid w:val="00AC3A3B"/>
    <w:rsid w:val="00AC4007"/>
    <w:rsid w:val="00AC4084"/>
    <w:rsid w:val="00AC49EE"/>
    <w:rsid w:val="00AC60C1"/>
    <w:rsid w:val="00AC7009"/>
    <w:rsid w:val="00AD1673"/>
    <w:rsid w:val="00AD24C1"/>
    <w:rsid w:val="00AD3C59"/>
    <w:rsid w:val="00AD4589"/>
    <w:rsid w:val="00AD45E3"/>
    <w:rsid w:val="00AD4E51"/>
    <w:rsid w:val="00AD5011"/>
    <w:rsid w:val="00AD539F"/>
    <w:rsid w:val="00AD7E1C"/>
    <w:rsid w:val="00AE214C"/>
    <w:rsid w:val="00AE2523"/>
    <w:rsid w:val="00AE297C"/>
    <w:rsid w:val="00AE33B9"/>
    <w:rsid w:val="00AE3C73"/>
    <w:rsid w:val="00AE487C"/>
    <w:rsid w:val="00AE5671"/>
    <w:rsid w:val="00AE59E2"/>
    <w:rsid w:val="00AE6383"/>
    <w:rsid w:val="00AE7B6A"/>
    <w:rsid w:val="00AF09F6"/>
    <w:rsid w:val="00AF2BAA"/>
    <w:rsid w:val="00AF4860"/>
    <w:rsid w:val="00AF4BAE"/>
    <w:rsid w:val="00AF5C86"/>
    <w:rsid w:val="00AF67B9"/>
    <w:rsid w:val="00AF7046"/>
    <w:rsid w:val="00B00EA5"/>
    <w:rsid w:val="00B0108F"/>
    <w:rsid w:val="00B01B85"/>
    <w:rsid w:val="00B02957"/>
    <w:rsid w:val="00B02A0A"/>
    <w:rsid w:val="00B02F34"/>
    <w:rsid w:val="00B04FE7"/>
    <w:rsid w:val="00B0514D"/>
    <w:rsid w:val="00B0553A"/>
    <w:rsid w:val="00B070AB"/>
    <w:rsid w:val="00B07250"/>
    <w:rsid w:val="00B077C5"/>
    <w:rsid w:val="00B07F3D"/>
    <w:rsid w:val="00B11740"/>
    <w:rsid w:val="00B123CF"/>
    <w:rsid w:val="00B14445"/>
    <w:rsid w:val="00B14E76"/>
    <w:rsid w:val="00B15F67"/>
    <w:rsid w:val="00B1669A"/>
    <w:rsid w:val="00B20528"/>
    <w:rsid w:val="00B21664"/>
    <w:rsid w:val="00B2352E"/>
    <w:rsid w:val="00B23FC7"/>
    <w:rsid w:val="00B241B6"/>
    <w:rsid w:val="00B24B0E"/>
    <w:rsid w:val="00B250E7"/>
    <w:rsid w:val="00B266B3"/>
    <w:rsid w:val="00B26B58"/>
    <w:rsid w:val="00B30D92"/>
    <w:rsid w:val="00B31334"/>
    <w:rsid w:val="00B32E25"/>
    <w:rsid w:val="00B335C1"/>
    <w:rsid w:val="00B3568A"/>
    <w:rsid w:val="00B35934"/>
    <w:rsid w:val="00B35E58"/>
    <w:rsid w:val="00B36FDF"/>
    <w:rsid w:val="00B373F0"/>
    <w:rsid w:val="00B443DF"/>
    <w:rsid w:val="00B44FE7"/>
    <w:rsid w:val="00B459AB"/>
    <w:rsid w:val="00B46B2A"/>
    <w:rsid w:val="00B47F72"/>
    <w:rsid w:val="00B506FB"/>
    <w:rsid w:val="00B50C7C"/>
    <w:rsid w:val="00B510E1"/>
    <w:rsid w:val="00B5115B"/>
    <w:rsid w:val="00B517E7"/>
    <w:rsid w:val="00B51C1A"/>
    <w:rsid w:val="00B51D55"/>
    <w:rsid w:val="00B51E55"/>
    <w:rsid w:val="00B52554"/>
    <w:rsid w:val="00B52B3B"/>
    <w:rsid w:val="00B5325B"/>
    <w:rsid w:val="00B5360E"/>
    <w:rsid w:val="00B54002"/>
    <w:rsid w:val="00B556B6"/>
    <w:rsid w:val="00B557A0"/>
    <w:rsid w:val="00B55E88"/>
    <w:rsid w:val="00B55EAA"/>
    <w:rsid w:val="00B55F60"/>
    <w:rsid w:val="00B567D0"/>
    <w:rsid w:val="00B5723A"/>
    <w:rsid w:val="00B604C4"/>
    <w:rsid w:val="00B611F1"/>
    <w:rsid w:val="00B61E88"/>
    <w:rsid w:val="00B62B31"/>
    <w:rsid w:val="00B62F5A"/>
    <w:rsid w:val="00B63659"/>
    <w:rsid w:val="00B64683"/>
    <w:rsid w:val="00B64E77"/>
    <w:rsid w:val="00B651BE"/>
    <w:rsid w:val="00B65357"/>
    <w:rsid w:val="00B6646A"/>
    <w:rsid w:val="00B67062"/>
    <w:rsid w:val="00B67FD9"/>
    <w:rsid w:val="00B70CE5"/>
    <w:rsid w:val="00B7123B"/>
    <w:rsid w:val="00B72407"/>
    <w:rsid w:val="00B72855"/>
    <w:rsid w:val="00B729DD"/>
    <w:rsid w:val="00B72CE4"/>
    <w:rsid w:val="00B73150"/>
    <w:rsid w:val="00B73218"/>
    <w:rsid w:val="00B737B1"/>
    <w:rsid w:val="00B73A6A"/>
    <w:rsid w:val="00B73AF5"/>
    <w:rsid w:val="00B73E2C"/>
    <w:rsid w:val="00B75B8C"/>
    <w:rsid w:val="00B7637C"/>
    <w:rsid w:val="00B76AE8"/>
    <w:rsid w:val="00B81A0F"/>
    <w:rsid w:val="00B8266F"/>
    <w:rsid w:val="00B8350A"/>
    <w:rsid w:val="00B83E16"/>
    <w:rsid w:val="00B83F33"/>
    <w:rsid w:val="00B843B1"/>
    <w:rsid w:val="00B84790"/>
    <w:rsid w:val="00B84860"/>
    <w:rsid w:val="00B853D4"/>
    <w:rsid w:val="00B87953"/>
    <w:rsid w:val="00B87BB9"/>
    <w:rsid w:val="00B87EB1"/>
    <w:rsid w:val="00B9199E"/>
    <w:rsid w:val="00B943F8"/>
    <w:rsid w:val="00B94791"/>
    <w:rsid w:val="00B959C9"/>
    <w:rsid w:val="00B959F9"/>
    <w:rsid w:val="00B96494"/>
    <w:rsid w:val="00B96745"/>
    <w:rsid w:val="00B96A46"/>
    <w:rsid w:val="00B96D1B"/>
    <w:rsid w:val="00B97201"/>
    <w:rsid w:val="00B97424"/>
    <w:rsid w:val="00B97D2A"/>
    <w:rsid w:val="00BA13F7"/>
    <w:rsid w:val="00BA152D"/>
    <w:rsid w:val="00BA17B9"/>
    <w:rsid w:val="00BA1F81"/>
    <w:rsid w:val="00BA2D6D"/>
    <w:rsid w:val="00BA4A92"/>
    <w:rsid w:val="00BA5602"/>
    <w:rsid w:val="00BA58E9"/>
    <w:rsid w:val="00BA70AD"/>
    <w:rsid w:val="00BA716A"/>
    <w:rsid w:val="00BA77BD"/>
    <w:rsid w:val="00BA7A86"/>
    <w:rsid w:val="00BB2289"/>
    <w:rsid w:val="00BB262D"/>
    <w:rsid w:val="00BB38A7"/>
    <w:rsid w:val="00BB3CBB"/>
    <w:rsid w:val="00BB4012"/>
    <w:rsid w:val="00BB52F7"/>
    <w:rsid w:val="00BB5CE2"/>
    <w:rsid w:val="00BB6830"/>
    <w:rsid w:val="00BC1553"/>
    <w:rsid w:val="00BC1C2C"/>
    <w:rsid w:val="00BC1F00"/>
    <w:rsid w:val="00BC1F5E"/>
    <w:rsid w:val="00BC24DE"/>
    <w:rsid w:val="00BC26C4"/>
    <w:rsid w:val="00BC3D59"/>
    <w:rsid w:val="00BC486C"/>
    <w:rsid w:val="00BC4AB5"/>
    <w:rsid w:val="00BC535C"/>
    <w:rsid w:val="00BC57AE"/>
    <w:rsid w:val="00BC6143"/>
    <w:rsid w:val="00BC67C4"/>
    <w:rsid w:val="00BD03F3"/>
    <w:rsid w:val="00BD2339"/>
    <w:rsid w:val="00BD251E"/>
    <w:rsid w:val="00BD4234"/>
    <w:rsid w:val="00BD547F"/>
    <w:rsid w:val="00BD5641"/>
    <w:rsid w:val="00BD7671"/>
    <w:rsid w:val="00BD7846"/>
    <w:rsid w:val="00BE0980"/>
    <w:rsid w:val="00BE5F9D"/>
    <w:rsid w:val="00BF16E0"/>
    <w:rsid w:val="00BF182C"/>
    <w:rsid w:val="00BF2626"/>
    <w:rsid w:val="00BF29D0"/>
    <w:rsid w:val="00BF354A"/>
    <w:rsid w:val="00BF45FE"/>
    <w:rsid w:val="00BF6598"/>
    <w:rsid w:val="00C00122"/>
    <w:rsid w:val="00C00288"/>
    <w:rsid w:val="00C00481"/>
    <w:rsid w:val="00C00661"/>
    <w:rsid w:val="00C01150"/>
    <w:rsid w:val="00C011F7"/>
    <w:rsid w:val="00C0296E"/>
    <w:rsid w:val="00C02AF0"/>
    <w:rsid w:val="00C02BD5"/>
    <w:rsid w:val="00C039C8"/>
    <w:rsid w:val="00C03D49"/>
    <w:rsid w:val="00C06B58"/>
    <w:rsid w:val="00C07940"/>
    <w:rsid w:val="00C11943"/>
    <w:rsid w:val="00C11D9A"/>
    <w:rsid w:val="00C12F3F"/>
    <w:rsid w:val="00C13664"/>
    <w:rsid w:val="00C13B62"/>
    <w:rsid w:val="00C14BE6"/>
    <w:rsid w:val="00C15672"/>
    <w:rsid w:val="00C16328"/>
    <w:rsid w:val="00C16406"/>
    <w:rsid w:val="00C17A8D"/>
    <w:rsid w:val="00C20172"/>
    <w:rsid w:val="00C20418"/>
    <w:rsid w:val="00C21D29"/>
    <w:rsid w:val="00C223CD"/>
    <w:rsid w:val="00C226B9"/>
    <w:rsid w:val="00C22954"/>
    <w:rsid w:val="00C23A1D"/>
    <w:rsid w:val="00C253F9"/>
    <w:rsid w:val="00C2557F"/>
    <w:rsid w:val="00C25B69"/>
    <w:rsid w:val="00C26343"/>
    <w:rsid w:val="00C2709C"/>
    <w:rsid w:val="00C31B3E"/>
    <w:rsid w:val="00C31F1D"/>
    <w:rsid w:val="00C332EE"/>
    <w:rsid w:val="00C34EA0"/>
    <w:rsid w:val="00C3522A"/>
    <w:rsid w:val="00C35F1E"/>
    <w:rsid w:val="00C360FC"/>
    <w:rsid w:val="00C36DE6"/>
    <w:rsid w:val="00C373F1"/>
    <w:rsid w:val="00C37A65"/>
    <w:rsid w:val="00C40179"/>
    <w:rsid w:val="00C418BF"/>
    <w:rsid w:val="00C432D6"/>
    <w:rsid w:val="00C43443"/>
    <w:rsid w:val="00C4510B"/>
    <w:rsid w:val="00C463B8"/>
    <w:rsid w:val="00C46809"/>
    <w:rsid w:val="00C52281"/>
    <w:rsid w:val="00C52CC7"/>
    <w:rsid w:val="00C530F6"/>
    <w:rsid w:val="00C53DDB"/>
    <w:rsid w:val="00C558B8"/>
    <w:rsid w:val="00C55F94"/>
    <w:rsid w:val="00C574CB"/>
    <w:rsid w:val="00C57551"/>
    <w:rsid w:val="00C5762F"/>
    <w:rsid w:val="00C6074B"/>
    <w:rsid w:val="00C60FFE"/>
    <w:rsid w:val="00C615EA"/>
    <w:rsid w:val="00C61D5E"/>
    <w:rsid w:val="00C632F4"/>
    <w:rsid w:val="00C63770"/>
    <w:rsid w:val="00C656AE"/>
    <w:rsid w:val="00C661CF"/>
    <w:rsid w:val="00C6645C"/>
    <w:rsid w:val="00C66909"/>
    <w:rsid w:val="00C670CF"/>
    <w:rsid w:val="00C67BDB"/>
    <w:rsid w:val="00C704E9"/>
    <w:rsid w:val="00C70A55"/>
    <w:rsid w:val="00C70F64"/>
    <w:rsid w:val="00C71470"/>
    <w:rsid w:val="00C71770"/>
    <w:rsid w:val="00C71EA6"/>
    <w:rsid w:val="00C71F29"/>
    <w:rsid w:val="00C71F6C"/>
    <w:rsid w:val="00C72EE3"/>
    <w:rsid w:val="00C72F0D"/>
    <w:rsid w:val="00C7380A"/>
    <w:rsid w:val="00C751A0"/>
    <w:rsid w:val="00C75893"/>
    <w:rsid w:val="00C761B4"/>
    <w:rsid w:val="00C76D7F"/>
    <w:rsid w:val="00C76FBE"/>
    <w:rsid w:val="00C77F32"/>
    <w:rsid w:val="00C81EB1"/>
    <w:rsid w:val="00C83492"/>
    <w:rsid w:val="00C83B84"/>
    <w:rsid w:val="00C85A64"/>
    <w:rsid w:val="00C85CCA"/>
    <w:rsid w:val="00C86242"/>
    <w:rsid w:val="00C8694C"/>
    <w:rsid w:val="00C86A99"/>
    <w:rsid w:val="00C87FBF"/>
    <w:rsid w:val="00C9004C"/>
    <w:rsid w:val="00C90AF2"/>
    <w:rsid w:val="00C90B9D"/>
    <w:rsid w:val="00C90C35"/>
    <w:rsid w:val="00C90EF0"/>
    <w:rsid w:val="00C91C7E"/>
    <w:rsid w:val="00C957AA"/>
    <w:rsid w:val="00C95B4A"/>
    <w:rsid w:val="00C963D9"/>
    <w:rsid w:val="00C965D6"/>
    <w:rsid w:val="00C97065"/>
    <w:rsid w:val="00C9770B"/>
    <w:rsid w:val="00CA0701"/>
    <w:rsid w:val="00CA0884"/>
    <w:rsid w:val="00CA0B04"/>
    <w:rsid w:val="00CA0BD7"/>
    <w:rsid w:val="00CA1EA3"/>
    <w:rsid w:val="00CA361A"/>
    <w:rsid w:val="00CA49EC"/>
    <w:rsid w:val="00CA7176"/>
    <w:rsid w:val="00CB0059"/>
    <w:rsid w:val="00CB37E3"/>
    <w:rsid w:val="00CB3FFD"/>
    <w:rsid w:val="00CB4132"/>
    <w:rsid w:val="00CB62EF"/>
    <w:rsid w:val="00CB71D0"/>
    <w:rsid w:val="00CB7ED3"/>
    <w:rsid w:val="00CC0DAD"/>
    <w:rsid w:val="00CC1F8E"/>
    <w:rsid w:val="00CC47DD"/>
    <w:rsid w:val="00CC75C5"/>
    <w:rsid w:val="00CC7A3B"/>
    <w:rsid w:val="00CD044C"/>
    <w:rsid w:val="00CD073A"/>
    <w:rsid w:val="00CD0849"/>
    <w:rsid w:val="00CD15BE"/>
    <w:rsid w:val="00CD3DDC"/>
    <w:rsid w:val="00CD4B4C"/>
    <w:rsid w:val="00CD4C00"/>
    <w:rsid w:val="00CD57D5"/>
    <w:rsid w:val="00CD5ECC"/>
    <w:rsid w:val="00CD6C04"/>
    <w:rsid w:val="00CD6F3F"/>
    <w:rsid w:val="00CD7A43"/>
    <w:rsid w:val="00CE018C"/>
    <w:rsid w:val="00CE048F"/>
    <w:rsid w:val="00CE0552"/>
    <w:rsid w:val="00CE0C36"/>
    <w:rsid w:val="00CE0E37"/>
    <w:rsid w:val="00CE0F78"/>
    <w:rsid w:val="00CE38D2"/>
    <w:rsid w:val="00CE4977"/>
    <w:rsid w:val="00CE6CCC"/>
    <w:rsid w:val="00CE70F2"/>
    <w:rsid w:val="00CE7BE7"/>
    <w:rsid w:val="00CE7D64"/>
    <w:rsid w:val="00CE7DDD"/>
    <w:rsid w:val="00CF0393"/>
    <w:rsid w:val="00CF12A4"/>
    <w:rsid w:val="00CF12D0"/>
    <w:rsid w:val="00CF1BDF"/>
    <w:rsid w:val="00CF1EBD"/>
    <w:rsid w:val="00CF3190"/>
    <w:rsid w:val="00CF34A4"/>
    <w:rsid w:val="00CF3DCC"/>
    <w:rsid w:val="00CF42D3"/>
    <w:rsid w:val="00CF4868"/>
    <w:rsid w:val="00CF5BB2"/>
    <w:rsid w:val="00CF6216"/>
    <w:rsid w:val="00CF63D1"/>
    <w:rsid w:val="00CF6CB0"/>
    <w:rsid w:val="00CF7BBC"/>
    <w:rsid w:val="00D00262"/>
    <w:rsid w:val="00D00352"/>
    <w:rsid w:val="00D00E0F"/>
    <w:rsid w:val="00D01C04"/>
    <w:rsid w:val="00D02516"/>
    <w:rsid w:val="00D04B70"/>
    <w:rsid w:val="00D057D4"/>
    <w:rsid w:val="00D07353"/>
    <w:rsid w:val="00D0738A"/>
    <w:rsid w:val="00D07DF3"/>
    <w:rsid w:val="00D11657"/>
    <w:rsid w:val="00D1261B"/>
    <w:rsid w:val="00D12975"/>
    <w:rsid w:val="00D12F16"/>
    <w:rsid w:val="00D140E6"/>
    <w:rsid w:val="00D141A4"/>
    <w:rsid w:val="00D15152"/>
    <w:rsid w:val="00D16931"/>
    <w:rsid w:val="00D17344"/>
    <w:rsid w:val="00D17A1A"/>
    <w:rsid w:val="00D201F7"/>
    <w:rsid w:val="00D21A57"/>
    <w:rsid w:val="00D224A5"/>
    <w:rsid w:val="00D22A37"/>
    <w:rsid w:val="00D230A5"/>
    <w:rsid w:val="00D26259"/>
    <w:rsid w:val="00D26476"/>
    <w:rsid w:val="00D26C4A"/>
    <w:rsid w:val="00D27A8E"/>
    <w:rsid w:val="00D311E6"/>
    <w:rsid w:val="00D31501"/>
    <w:rsid w:val="00D32642"/>
    <w:rsid w:val="00D32861"/>
    <w:rsid w:val="00D32D01"/>
    <w:rsid w:val="00D33884"/>
    <w:rsid w:val="00D34F67"/>
    <w:rsid w:val="00D3636A"/>
    <w:rsid w:val="00D366A3"/>
    <w:rsid w:val="00D37654"/>
    <w:rsid w:val="00D379DF"/>
    <w:rsid w:val="00D37D41"/>
    <w:rsid w:val="00D426D2"/>
    <w:rsid w:val="00D42AFA"/>
    <w:rsid w:val="00D42FF8"/>
    <w:rsid w:val="00D43DA7"/>
    <w:rsid w:val="00D44262"/>
    <w:rsid w:val="00D45C6D"/>
    <w:rsid w:val="00D46E26"/>
    <w:rsid w:val="00D50100"/>
    <w:rsid w:val="00D50225"/>
    <w:rsid w:val="00D512AA"/>
    <w:rsid w:val="00D52593"/>
    <w:rsid w:val="00D52E69"/>
    <w:rsid w:val="00D52F15"/>
    <w:rsid w:val="00D53F3B"/>
    <w:rsid w:val="00D54169"/>
    <w:rsid w:val="00D542F2"/>
    <w:rsid w:val="00D547D8"/>
    <w:rsid w:val="00D5491B"/>
    <w:rsid w:val="00D56698"/>
    <w:rsid w:val="00D56D4E"/>
    <w:rsid w:val="00D56EE1"/>
    <w:rsid w:val="00D575AA"/>
    <w:rsid w:val="00D60264"/>
    <w:rsid w:val="00D6097D"/>
    <w:rsid w:val="00D6099D"/>
    <w:rsid w:val="00D61246"/>
    <w:rsid w:val="00D6146C"/>
    <w:rsid w:val="00D61C54"/>
    <w:rsid w:val="00D61D1C"/>
    <w:rsid w:val="00D6329F"/>
    <w:rsid w:val="00D632D1"/>
    <w:rsid w:val="00D63901"/>
    <w:rsid w:val="00D66A94"/>
    <w:rsid w:val="00D676F4"/>
    <w:rsid w:val="00D677B0"/>
    <w:rsid w:val="00D70170"/>
    <w:rsid w:val="00D7199B"/>
    <w:rsid w:val="00D71C07"/>
    <w:rsid w:val="00D72196"/>
    <w:rsid w:val="00D72C7C"/>
    <w:rsid w:val="00D72D9D"/>
    <w:rsid w:val="00D74535"/>
    <w:rsid w:val="00D753B7"/>
    <w:rsid w:val="00D75937"/>
    <w:rsid w:val="00D8042F"/>
    <w:rsid w:val="00D805FC"/>
    <w:rsid w:val="00D8085F"/>
    <w:rsid w:val="00D8272E"/>
    <w:rsid w:val="00D82DFC"/>
    <w:rsid w:val="00D83946"/>
    <w:rsid w:val="00D83A5B"/>
    <w:rsid w:val="00D83C9F"/>
    <w:rsid w:val="00D84AA3"/>
    <w:rsid w:val="00D851C4"/>
    <w:rsid w:val="00D86736"/>
    <w:rsid w:val="00D86AF9"/>
    <w:rsid w:val="00D86E8B"/>
    <w:rsid w:val="00D90907"/>
    <w:rsid w:val="00D92E53"/>
    <w:rsid w:val="00D93185"/>
    <w:rsid w:val="00D94681"/>
    <w:rsid w:val="00DA0080"/>
    <w:rsid w:val="00DA14D1"/>
    <w:rsid w:val="00DA1938"/>
    <w:rsid w:val="00DA2DB4"/>
    <w:rsid w:val="00DA3C43"/>
    <w:rsid w:val="00DA5508"/>
    <w:rsid w:val="00DA55B7"/>
    <w:rsid w:val="00DA56A8"/>
    <w:rsid w:val="00DA6477"/>
    <w:rsid w:val="00DA79AD"/>
    <w:rsid w:val="00DA7AC7"/>
    <w:rsid w:val="00DB025C"/>
    <w:rsid w:val="00DB0969"/>
    <w:rsid w:val="00DB172A"/>
    <w:rsid w:val="00DB1D2D"/>
    <w:rsid w:val="00DB328F"/>
    <w:rsid w:val="00DB44E0"/>
    <w:rsid w:val="00DB5164"/>
    <w:rsid w:val="00DB71C2"/>
    <w:rsid w:val="00DB763B"/>
    <w:rsid w:val="00DB7ED1"/>
    <w:rsid w:val="00DC0198"/>
    <w:rsid w:val="00DC14A3"/>
    <w:rsid w:val="00DC14A4"/>
    <w:rsid w:val="00DC1FE7"/>
    <w:rsid w:val="00DC451E"/>
    <w:rsid w:val="00DC4A6B"/>
    <w:rsid w:val="00DC4FCA"/>
    <w:rsid w:val="00DC5197"/>
    <w:rsid w:val="00DC5895"/>
    <w:rsid w:val="00DC5AAC"/>
    <w:rsid w:val="00DC5C74"/>
    <w:rsid w:val="00DD0033"/>
    <w:rsid w:val="00DD0115"/>
    <w:rsid w:val="00DD13D7"/>
    <w:rsid w:val="00DD152B"/>
    <w:rsid w:val="00DD1ED5"/>
    <w:rsid w:val="00DD2875"/>
    <w:rsid w:val="00DD4541"/>
    <w:rsid w:val="00DD4AFC"/>
    <w:rsid w:val="00DD53F8"/>
    <w:rsid w:val="00DD564F"/>
    <w:rsid w:val="00DD6048"/>
    <w:rsid w:val="00DD6305"/>
    <w:rsid w:val="00DD630D"/>
    <w:rsid w:val="00DD6707"/>
    <w:rsid w:val="00DD6888"/>
    <w:rsid w:val="00DD6C12"/>
    <w:rsid w:val="00DD7979"/>
    <w:rsid w:val="00DD7C19"/>
    <w:rsid w:val="00DD7D57"/>
    <w:rsid w:val="00DE0150"/>
    <w:rsid w:val="00DE0340"/>
    <w:rsid w:val="00DE09AA"/>
    <w:rsid w:val="00DE1899"/>
    <w:rsid w:val="00DE230F"/>
    <w:rsid w:val="00DE286A"/>
    <w:rsid w:val="00DE3DA9"/>
    <w:rsid w:val="00DE4045"/>
    <w:rsid w:val="00DE4539"/>
    <w:rsid w:val="00DE5676"/>
    <w:rsid w:val="00DE59FD"/>
    <w:rsid w:val="00DE6761"/>
    <w:rsid w:val="00DE79CA"/>
    <w:rsid w:val="00DF1E46"/>
    <w:rsid w:val="00DF212C"/>
    <w:rsid w:val="00DF2639"/>
    <w:rsid w:val="00DF3A59"/>
    <w:rsid w:val="00DF50BA"/>
    <w:rsid w:val="00DF5797"/>
    <w:rsid w:val="00DF5B78"/>
    <w:rsid w:val="00DF661D"/>
    <w:rsid w:val="00DF73AC"/>
    <w:rsid w:val="00DF74DC"/>
    <w:rsid w:val="00DF7F6E"/>
    <w:rsid w:val="00E005D6"/>
    <w:rsid w:val="00E00983"/>
    <w:rsid w:val="00E00DEB"/>
    <w:rsid w:val="00E02C1C"/>
    <w:rsid w:val="00E0335F"/>
    <w:rsid w:val="00E03C43"/>
    <w:rsid w:val="00E03DDB"/>
    <w:rsid w:val="00E05FA8"/>
    <w:rsid w:val="00E07082"/>
    <w:rsid w:val="00E072D3"/>
    <w:rsid w:val="00E07BBF"/>
    <w:rsid w:val="00E108E7"/>
    <w:rsid w:val="00E10A8D"/>
    <w:rsid w:val="00E13208"/>
    <w:rsid w:val="00E14945"/>
    <w:rsid w:val="00E14FA3"/>
    <w:rsid w:val="00E155A6"/>
    <w:rsid w:val="00E155BA"/>
    <w:rsid w:val="00E156D7"/>
    <w:rsid w:val="00E16743"/>
    <w:rsid w:val="00E16A4E"/>
    <w:rsid w:val="00E17121"/>
    <w:rsid w:val="00E17D4F"/>
    <w:rsid w:val="00E21E02"/>
    <w:rsid w:val="00E221F7"/>
    <w:rsid w:val="00E230EB"/>
    <w:rsid w:val="00E24058"/>
    <w:rsid w:val="00E2478A"/>
    <w:rsid w:val="00E254DD"/>
    <w:rsid w:val="00E258EA"/>
    <w:rsid w:val="00E27E42"/>
    <w:rsid w:val="00E30633"/>
    <w:rsid w:val="00E32074"/>
    <w:rsid w:val="00E33A58"/>
    <w:rsid w:val="00E3604F"/>
    <w:rsid w:val="00E379DC"/>
    <w:rsid w:val="00E433B5"/>
    <w:rsid w:val="00E43F54"/>
    <w:rsid w:val="00E44566"/>
    <w:rsid w:val="00E44D59"/>
    <w:rsid w:val="00E50BB8"/>
    <w:rsid w:val="00E50FC2"/>
    <w:rsid w:val="00E537E0"/>
    <w:rsid w:val="00E53CF6"/>
    <w:rsid w:val="00E54105"/>
    <w:rsid w:val="00E54127"/>
    <w:rsid w:val="00E54951"/>
    <w:rsid w:val="00E54E75"/>
    <w:rsid w:val="00E55243"/>
    <w:rsid w:val="00E60521"/>
    <w:rsid w:val="00E60E77"/>
    <w:rsid w:val="00E616A5"/>
    <w:rsid w:val="00E6294B"/>
    <w:rsid w:val="00E62A92"/>
    <w:rsid w:val="00E62D5E"/>
    <w:rsid w:val="00E63B82"/>
    <w:rsid w:val="00E64338"/>
    <w:rsid w:val="00E652BB"/>
    <w:rsid w:val="00E65A36"/>
    <w:rsid w:val="00E65AE4"/>
    <w:rsid w:val="00E65F67"/>
    <w:rsid w:val="00E6668A"/>
    <w:rsid w:val="00E673E5"/>
    <w:rsid w:val="00E67563"/>
    <w:rsid w:val="00E675AD"/>
    <w:rsid w:val="00E67FD1"/>
    <w:rsid w:val="00E7036D"/>
    <w:rsid w:val="00E7078A"/>
    <w:rsid w:val="00E71728"/>
    <w:rsid w:val="00E71E65"/>
    <w:rsid w:val="00E7321C"/>
    <w:rsid w:val="00E74311"/>
    <w:rsid w:val="00E74601"/>
    <w:rsid w:val="00E74A40"/>
    <w:rsid w:val="00E76F7D"/>
    <w:rsid w:val="00E774DC"/>
    <w:rsid w:val="00E7783A"/>
    <w:rsid w:val="00E77955"/>
    <w:rsid w:val="00E77B7B"/>
    <w:rsid w:val="00E80F7A"/>
    <w:rsid w:val="00E820BA"/>
    <w:rsid w:val="00E82AB5"/>
    <w:rsid w:val="00E82AF0"/>
    <w:rsid w:val="00E82BE3"/>
    <w:rsid w:val="00E82F08"/>
    <w:rsid w:val="00E85085"/>
    <w:rsid w:val="00E850B5"/>
    <w:rsid w:val="00E87780"/>
    <w:rsid w:val="00E90E43"/>
    <w:rsid w:val="00E9176B"/>
    <w:rsid w:val="00E9390B"/>
    <w:rsid w:val="00E95561"/>
    <w:rsid w:val="00E95B03"/>
    <w:rsid w:val="00E9710B"/>
    <w:rsid w:val="00E97E1B"/>
    <w:rsid w:val="00EA0A1B"/>
    <w:rsid w:val="00EA0FED"/>
    <w:rsid w:val="00EA14EE"/>
    <w:rsid w:val="00EA17A7"/>
    <w:rsid w:val="00EA1F14"/>
    <w:rsid w:val="00EA29FA"/>
    <w:rsid w:val="00EA2FC6"/>
    <w:rsid w:val="00EA3A8B"/>
    <w:rsid w:val="00EA445F"/>
    <w:rsid w:val="00EA481A"/>
    <w:rsid w:val="00EA5264"/>
    <w:rsid w:val="00EA53ED"/>
    <w:rsid w:val="00EA5FC5"/>
    <w:rsid w:val="00EB133A"/>
    <w:rsid w:val="00EB1EA6"/>
    <w:rsid w:val="00EB2172"/>
    <w:rsid w:val="00EB232A"/>
    <w:rsid w:val="00EB3596"/>
    <w:rsid w:val="00EB45C1"/>
    <w:rsid w:val="00EB4EBC"/>
    <w:rsid w:val="00EB5282"/>
    <w:rsid w:val="00EB5802"/>
    <w:rsid w:val="00EB7700"/>
    <w:rsid w:val="00EC1DAB"/>
    <w:rsid w:val="00EC1F8C"/>
    <w:rsid w:val="00EC3762"/>
    <w:rsid w:val="00EC3B87"/>
    <w:rsid w:val="00EC3CCC"/>
    <w:rsid w:val="00EC59A9"/>
    <w:rsid w:val="00ED08D7"/>
    <w:rsid w:val="00ED0A62"/>
    <w:rsid w:val="00ED0E4F"/>
    <w:rsid w:val="00ED11CF"/>
    <w:rsid w:val="00ED1552"/>
    <w:rsid w:val="00ED1753"/>
    <w:rsid w:val="00ED239A"/>
    <w:rsid w:val="00ED2798"/>
    <w:rsid w:val="00ED2C9E"/>
    <w:rsid w:val="00ED30DD"/>
    <w:rsid w:val="00ED32EA"/>
    <w:rsid w:val="00ED4849"/>
    <w:rsid w:val="00ED546E"/>
    <w:rsid w:val="00ED6305"/>
    <w:rsid w:val="00ED6314"/>
    <w:rsid w:val="00ED67C5"/>
    <w:rsid w:val="00ED6B69"/>
    <w:rsid w:val="00EE24A5"/>
    <w:rsid w:val="00EE29E7"/>
    <w:rsid w:val="00EE2F9F"/>
    <w:rsid w:val="00EE39E1"/>
    <w:rsid w:val="00EE4E19"/>
    <w:rsid w:val="00EF22F5"/>
    <w:rsid w:val="00EF264E"/>
    <w:rsid w:val="00EF33E0"/>
    <w:rsid w:val="00EF3498"/>
    <w:rsid w:val="00EF3991"/>
    <w:rsid w:val="00EF4992"/>
    <w:rsid w:val="00EF49C7"/>
    <w:rsid w:val="00EF4B04"/>
    <w:rsid w:val="00EF4C4B"/>
    <w:rsid w:val="00EF4F99"/>
    <w:rsid w:val="00EF4FF6"/>
    <w:rsid w:val="00EF62BD"/>
    <w:rsid w:val="00EF6E82"/>
    <w:rsid w:val="00EF77D9"/>
    <w:rsid w:val="00EF7F5D"/>
    <w:rsid w:val="00F0127E"/>
    <w:rsid w:val="00F02AC7"/>
    <w:rsid w:val="00F04D79"/>
    <w:rsid w:val="00F069B0"/>
    <w:rsid w:val="00F07DB8"/>
    <w:rsid w:val="00F10B2B"/>
    <w:rsid w:val="00F1174C"/>
    <w:rsid w:val="00F12731"/>
    <w:rsid w:val="00F12F71"/>
    <w:rsid w:val="00F13CCB"/>
    <w:rsid w:val="00F141C9"/>
    <w:rsid w:val="00F153FB"/>
    <w:rsid w:val="00F1589C"/>
    <w:rsid w:val="00F169E3"/>
    <w:rsid w:val="00F16D28"/>
    <w:rsid w:val="00F17873"/>
    <w:rsid w:val="00F179A5"/>
    <w:rsid w:val="00F201E6"/>
    <w:rsid w:val="00F206DB"/>
    <w:rsid w:val="00F20860"/>
    <w:rsid w:val="00F2106A"/>
    <w:rsid w:val="00F211B0"/>
    <w:rsid w:val="00F21A21"/>
    <w:rsid w:val="00F221EB"/>
    <w:rsid w:val="00F230AF"/>
    <w:rsid w:val="00F2339A"/>
    <w:rsid w:val="00F23E55"/>
    <w:rsid w:val="00F24785"/>
    <w:rsid w:val="00F2585C"/>
    <w:rsid w:val="00F26355"/>
    <w:rsid w:val="00F26D90"/>
    <w:rsid w:val="00F26F1F"/>
    <w:rsid w:val="00F2741C"/>
    <w:rsid w:val="00F2782A"/>
    <w:rsid w:val="00F27C58"/>
    <w:rsid w:val="00F30AD6"/>
    <w:rsid w:val="00F33309"/>
    <w:rsid w:val="00F337D2"/>
    <w:rsid w:val="00F34B1D"/>
    <w:rsid w:val="00F34EAC"/>
    <w:rsid w:val="00F34EE8"/>
    <w:rsid w:val="00F352F3"/>
    <w:rsid w:val="00F3658E"/>
    <w:rsid w:val="00F367F3"/>
    <w:rsid w:val="00F368AE"/>
    <w:rsid w:val="00F36AF4"/>
    <w:rsid w:val="00F36EB6"/>
    <w:rsid w:val="00F4022D"/>
    <w:rsid w:val="00F40BE8"/>
    <w:rsid w:val="00F41807"/>
    <w:rsid w:val="00F4211E"/>
    <w:rsid w:val="00F42F02"/>
    <w:rsid w:val="00F439D6"/>
    <w:rsid w:val="00F43EE7"/>
    <w:rsid w:val="00F4538F"/>
    <w:rsid w:val="00F46078"/>
    <w:rsid w:val="00F4691E"/>
    <w:rsid w:val="00F46DC7"/>
    <w:rsid w:val="00F46E62"/>
    <w:rsid w:val="00F472E3"/>
    <w:rsid w:val="00F51D58"/>
    <w:rsid w:val="00F53977"/>
    <w:rsid w:val="00F54B0B"/>
    <w:rsid w:val="00F559C9"/>
    <w:rsid w:val="00F55BBF"/>
    <w:rsid w:val="00F55E61"/>
    <w:rsid w:val="00F56002"/>
    <w:rsid w:val="00F56E86"/>
    <w:rsid w:val="00F60EF9"/>
    <w:rsid w:val="00F6139A"/>
    <w:rsid w:val="00F618A1"/>
    <w:rsid w:val="00F63472"/>
    <w:rsid w:val="00F647B7"/>
    <w:rsid w:val="00F66AE2"/>
    <w:rsid w:val="00F7183E"/>
    <w:rsid w:val="00F722CE"/>
    <w:rsid w:val="00F72B95"/>
    <w:rsid w:val="00F72E7E"/>
    <w:rsid w:val="00F7301F"/>
    <w:rsid w:val="00F73134"/>
    <w:rsid w:val="00F751CA"/>
    <w:rsid w:val="00F7631E"/>
    <w:rsid w:val="00F765BE"/>
    <w:rsid w:val="00F76E92"/>
    <w:rsid w:val="00F8124C"/>
    <w:rsid w:val="00F81BFB"/>
    <w:rsid w:val="00F8283A"/>
    <w:rsid w:val="00F83693"/>
    <w:rsid w:val="00F839F5"/>
    <w:rsid w:val="00F851FA"/>
    <w:rsid w:val="00F86804"/>
    <w:rsid w:val="00F86E3B"/>
    <w:rsid w:val="00F9051C"/>
    <w:rsid w:val="00F909C9"/>
    <w:rsid w:val="00F90F82"/>
    <w:rsid w:val="00F91142"/>
    <w:rsid w:val="00F91871"/>
    <w:rsid w:val="00F93708"/>
    <w:rsid w:val="00F93767"/>
    <w:rsid w:val="00F94266"/>
    <w:rsid w:val="00F948C1"/>
    <w:rsid w:val="00F94B52"/>
    <w:rsid w:val="00F94EE7"/>
    <w:rsid w:val="00F95E8A"/>
    <w:rsid w:val="00F96770"/>
    <w:rsid w:val="00F970F7"/>
    <w:rsid w:val="00F97D3D"/>
    <w:rsid w:val="00F97FDD"/>
    <w:rsid w:val="00FA0606"/>
    <w:rsid w:val="00FA06E0"/>
    <w:rsid w:val="00FA0B32"/>
    <w:rsid w:val="00FA0BD4"/>
    <w:rsid w:val="00FA119E"/>
    <w:rsid w:val="00FA151D"/>
    <w:rsid w:val="00FA336B"/>
    <w:rsid w:val="00FA370C"/>
    <w:rsid w:val="00FA509C"/>
    <w:rsid w:val="00FA56A3"/>
    <w:rsid w:val="00FA6C09"/>
    <w:rsid w:val="00FA79E3"/>
    <w:rsid w:val="00FB0218"/>
    <w:rsid w:val="00FB0498"/>
    <w:rsid w:val="00FB156E"/>
    <w:rsid w:val="00FB2D4D"/>
    <w:rsid w:val="00FB3AF6"/>
    <w:rsid w:val="00FB3B3D"/>
    <w:rsid w:val="00FB4CDA"/>
    <w:rsid w:val="00FB5FCB"/>
    <w:rsid w:val="00FB642D"/>
    <w:rsid w:val="00FB7583"/>
    <w:rsid w:val="00FB7F38"/>
    <w:rsid w:val="00FC07F7"/>
    <w:rsid w:val="00FC2389"/>
    <w:rsid w:val="00FC29D1"/>
    <w:rsid w:val="00FC2AD3"/>
    <w:rsid w:val="00FC3016"/>
    <w:rsid w:val="00FC4DCD"/>
    <w:rsid w:val="00FC518A"/>
    <w:rsid w:val="00FC61A0"/>
    <w:rsid w:val="00FC655C"/>
    <w:rsid w:val="00FC6F7F"/>
    <w:rsid w:val="00FD16A2"/>
    <w:rsid w:val="00FD1CF2"/>
    <w:rsid w:val="00FD350E"/>
    <w:rsid w:val="00FD395A"/>
    <w:rsid w:val="00FD5517"/>
    <w:rsid w:val="00FD5E1C"/>
    <w:rsid w:val="00FD6B2D"/>
    <w:rsid w:val="00FD6DF9"/>
    <w:rsid w:val="00FD7B9F"/>
    <w:rsid w:val="00FE00BA"/>
    <w:rsid w:val="00FE147D"/>
    <w:rsid w:val="00FE1EAE"/>
    <w:rsid w:val="00FE26F2"/>
    <w:rsid w:val="00FE3249"/>
    <w:rsid w:val="00FE3697"/>
    <w:rsid w:val="00FE3EE5"/>
    <w:rsid w:val="00FE47FD"/>
    <w:rsid w:val="00FE5370"/>
    <w:rsid w:val="00FE5CC4"/>
    <w:rsid w:val="00FE6935"/>
    <w:rsid w:val="00FE7369"/>
    <w:rsid w:val="00FF11D9"/>
    <w:rsid w:val="00FF12B9"/>
    <w:rsid w:val="00FF1D4E"/>
    <w:rsid w:val="00FF1F32"/>
    <w:rsid w:val="00FF289E"/>
    <w:rsid w:val="00FF3269"/>
    <w:rsid w:val="00FF49D5"/>
    <w:rsid w:val="00FF53A1"/>
    <w:rsid w:val="00FF5D13"/>
    <w:rsid w:val="00FF724C"/>
    <w:rsid w:val="00FF72BB"/>
    <w:rsid w:val="00FF758D"/>
    <w:rsid w:val="00FF79DC"/>
    <w:rsid w:val="00FF7B98"/>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D77E35"/>
  <w15:docId w15:val="{98C015C0-479D-4654-A70B-15C80160A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nl-BE" w:eastAsia="nl-B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A77BD"/>
    <w:pPr>
      <w:keepLines/>
      <w:suppressAutoHyphens/>
      <w:spacing w:after="120" w:line="276" w:lineRule="auto"/>
      <w:jc w:val="both"/>
    </w:pPr>
    <w:rPr>
      <w:rFonts w:asciiTheme="minorHAnsi" w:eastAsia="DejaVu LGC Sans" w:hAnsiTheme="minorHAnsi"/>
      <w:color w:val="000000" w:themeColor="text1"/>
      <w:kern w:val="22"/>
      <w:sz w:val="22"/>
      <w:szCs w:val="24"/>
    </w:rPr>
  </w:style>
  <w:style w:type="paragraph" w:styleId="Heading1">
    <w:name w:val="heading 1"/>
    <w:basedOn w:val="Normal"/>
    <w:next w:val="Normal"/>
    <w:qFormat/>
    <w:rsid w:val="00F55BBF"/>
    <w:pPr>
      <w:keepNext/>
      <w:numPr>
        <w:numId w:val="2"/>
      </w:numPr>
      <w:pBdr>
        <w:bottom w:val="single" w:sz="4" w:space="1" w:color="806000"/>
      </w:pBdr>
      <w:spacing w:before="240"/>
      <w:outlineLvl w:val="0"/>
    </w:pPr>
    <w:rPr>
      <w:b/>
      <w:bCs/>
      <w:color w:val="806000"/>
      <w:sz w:val="32"/>
    </w:rPr>
  </w:style>
  <w:style w:type="paragraph" w:styleId="Heading2">
    <w:name w:val="heading 2"/>
    <w:basedOn w:val="Normal"/>
    <w:next w:val="Normal"/>
    <w:qFormat/>
    <w:rsid w:val="00D61C54"/>
    <w:pPr>
      <w:keepNext/>
      <w:numPr>
        <w:ilvl w:val="1"/>
        <w:numId w:val="2"/>
      </w:numPr>
      <w:spacing w:before="60" w:after="60"/>
      <w:outlineLvl w:val="1"/>
    </w:pPr>
    <w:rPr>
      <w:b/>
      <w:bCs/>
      <w:color w:val="806000"/>
      <w:sz w:val="24"/>
    </w:rPr>
  </w:style>
  <w:style w:type="paragraph" w:styleId="Heading3">
    <w:name w:val="heading 3"/>
    <w:basedOn w:val="Normal"/>
    <w:next w:val="Normal"/>
    <w:link w:val="Heading3Char"/>
    <w:qFormat/>
    <w:rsid w:val="00D61C54"/>
    <w:pPr>
      <w:keepNext/>
      <w:numPr>
        <w:ilvl w:val="2"/>
        <w:numId w:val="2"/>
      </w:numPr>
      <w:spacing w:before="60" w:after="60"/>
      <w:outlineLvl w:val="2"/>
    </w:pPr>
    <w:rPr>
      <w:rFonts w:eastAsiaTheme="majorEastAsia" w:cstheme="majorBidi"/>
      <w:bCs/>
      <w:i/>
      <w:color w:val="806000"/>
    </w:rPr>
  </w:style>
  <w:style w:type="paragraph" w:styleId="Heading4">
    <w:name w:val="heading 4"/>
    <w:next w:val="Normal"/>
    <w:link w:val="Heading4Char"/>
    <w:qFormat/>
    <w:rsid w:val="003E4C49"/>
    <w:pPr>
      <w:keepNext/>
      <w:keepLines/>
      <w:numPr>
        <w:ilvl w:val="3"/>
        <w:numId w:val="2"/>
      </w:numPr>
      <w:suppressAutoHyphens/>
      <w:spacing w:before="60" w:after="60"/>
      <w:jc w:val="both"/>
      <w:outlineLvl w:val="3"/>
    </w:pPr>
    <w:rPr>
      <w:rFonts w:asciiTheme="minorHAnsi" w:eastAsiaTheme="majorEastAsia" w:hAnsiTheme="minorHAnsi" w:cstheme="minorHAnsi"/>
      <w:bCs/>
      <w:iCs/>
      <w:color w:val="806000"/>
      <w:kern w:val="22"/>
      <w:sz w:val="22"/>
      <w:szCs w:val="24"/>
    </w:rPr>
  </w:style>
  <w:style w:type="paragraph" w:styleId="Heading5">
    <w:name w:val="heading 5"/>
    <w:basedOn w:val="Normal"/>
    <w:next w:val="Normal"/>
    <w:link w:val="Heading5Char"/>
    <w:semiHidden/>
    <w:unhideWhenUsed/>
    <w:qFormat/>
    <w:rsid w:val="00F4211E"/>
    <w:pPr>
      <w:keepNext/>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C40179"/>
    <w:pPr>
      <w:keepNext/>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unhideWhenUsed/>
    <w:qFormat/>
    <w:rsid w:val="00F4211E"/>
    <w:pPr>
      <w:keepNext/>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unhideWhenUsed/>
    <w:qFormat/>
    <w:rsid w:val="00F4211E"/>
    <w:pPr>
      <w:keepNext/>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F4211E"/>
    <w:pPr>
      <w:keepNext/>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536"/>
        <w:tab w:val="right" w:pos="9072"/>
      </w:tabs>
    </w:pPr>
  </w:style>
  <w:style w:type="paragraph" w:styleId="Footer">
    <w:name w:val="footer"/>
    <w:basedOn w:val="Normal"/>
    <w:link w:val="FooterChar"/>
    <w:uiPriority w:val="99"/>
    <w:pPr>
      <w:tabs>
        <w:tab w:val="center" w:pos="4536"/>
        <w:tab w:val="right" w:pos="9072"/>
      </w:tabs>
    </w:p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Lijstalinea1">
    <w:name w:val="Lijstalinea1"/>
    <w:basedOn w:val="Normal"/>
    <w:rsid w:val="00255B28"/>
    <w:pPr>
      <w:suppressAutoHyphens w:val="0"/>
      <w:ind w:left="720"/>
    </w:pPr>
    <w:rPr>
      <w:rFonts w:eastAsia="Times New Roman"/>
      <w:kern w:val="0"/>
      <w:lang w:eastAsia="en-US"/>
    </w:rPr>
  </w:style>
  <w:style w:type="paragraph" w:styleId="Caption">
    <w:name w:val="caption"/>
    <w:basedOn w:val="Normal"/>
    <w:next w:val="Normal"/>
    <w:qFormat/>
    <w:rsid w:val="00A04631"/>
    <w:pPr>
      <w:keepNext/>
      <w:suppressAutoHyphens w:val="0"/>
      <w:spacing w:before="120"/>
      <w:ind w:left="567" w:right="567"/>
    </w:pPr>
    <w:rPr>
      <w:rFonts w:eastAsia="Times New Roman"/>
      <w:kern w:val="0"/>
      <w:sz w:val="20"/>
      <w:szCs w:val="20"/>
      <w:lang w:eastAsia="nl-NL"/>
    </w:rPr>
  </w:style>
  <w:style w:type="paragraph" w:styleId="BalloonText">
    <w:name w:val="Balloon Text"/>
    <w:basedOn w:val="Normal"/>
    <w:link w:val="BalloonTextChar"/>
    <w:rsid w:val="006758B4"/>
    <w:rPr>
      <w:rFonts w:ascii="Tahoma" w:hAnsi="Tahoma" w:cs="Tahoma"/>
      <w:sz w:val="16"/>
      <w:szCs w:val="16"/>
    </w:rPr>
  </w:style>
  <w:style w:type="character" w:customStyle="1" w:styleId="BalloonTextChar">
    <w:name w:val="Balloon Text Char"/>
    <w:basedOn w:val="DefaultParagraphFont"/>
    <w:link w:val="BalloonText"/>
    <w:rsid w:val="006758B4"/>
    <w:rPr>
      <w:rFonts w:ascii="Tahoma" w:eastAsia="DejaVu LGC Sans" w:hAnsi="Tahoma" w:cs="Tahoma"/>
      <w:kern w:val="1"/>
      <w:sz w:val="16"/>
      <w:szCs w:val="16"/>
      <w:lang w:val="nl-NL"/>
    </w:rPr>
  </w:style>
  <w:style w:type="paragraph" w:customStyle="1" w:styleId="Titela">
    <w:name w:val="Titel a"/>
    <w:basedOn w:val="ListParagraph"/>
    <w:link w:val="TitelaChar"/>
    <w:qFormat/>
    <w:rsid w:val="004710A9"/>
    <w:pPr>
      <w:keepNext/>
      <w:numPr>
        <w:ilvl w:val="1"/>
        <w:numId w:val="1"/>
      </w:numPr>
      <w:outlineLvl w:val="0"/>
    </w:pPr>
    <w:rPr>
      <w:rFonts w:eastAsia="DejaVu LGC Sans"/>
      <w:b/>
      <w:bCs/>
      <w:kern w:val="1"/>
      <w:sz w:val="28"/>
    </w:rPr>
  </w:style>
  <w:style w:type="character" w:customStyle="1" w:styleId="TitelaChar">
    <w:name w:val="Titel a Char"/>
    <w:basedOn w:val="BodyText3Char"/>
    <w:link w:val="Titela"/>
    <w:rsid w:val="004710A9"/>
    <w:rPr>
      <w:rFonts w:asciiTheme="minorHAnsi" w:eastAsia="DejaVu LGC Sans" w:hAnsiTheme="minorHAnsi"/>
      <w:b/>
      <w:bCs/>
      <w:color w:val="000000" w:themeColor="text1"/>
      <w:kern w:val="1"/>
      <w:sz w:val="28"/>
      <w:szCs w:val="24"/>
      <w:lang w:val="nl-NL" w:eastAsia="nl-NL"/>
    </w:rPr>
  </w:style>
  <w:style w:type="paragraph" w:styleId="BodyText3">
    <w:name w:val="Body Text 3"/>
    <w:basedOn w:val="Normal"/>
    <w:link w:val="BodyText3Char"/>
    <w:uiPriority w:val="99"/>
    <w:unhideWhenUsed/>
    <w:rsid w:val="00C90AF2"/>
    <w:pPr>
      <w:suppressAutoHyphens w:val="0"/>
    </w:pPr>
    <w:rPr>
      <w:rFonts w:eastAsia="Times New Roman"/>
      <w:kern w:val="0"/>
      <w:sz w:val="16"/>
      <w:szCs w:val="16"/>
      <w:lang w:eastAsia="nl-NL"/>
    </w:rPr>
  </w:style>
  <w:style w:type="character" w:customStyle="1" w:styleId="BodyText3Char">
    <w:name w:val="Body Text 3 Char"/>
    <w:basedOn w:val="DefaultParagraphFont"/>
    <w:link w:val="BodyText3"/>
    <w:uiPriority w:val="99"/>
    <w:rsid w:val="00C90AF2"/>
    <w:rPr>
      <w:sz w:val="16"/>
      <w:szCs w:val="16"/>
      <w:lang w:val="nl-NL" w:eastAsia="nl-NL"/>
    </w:rPr>
  </w:style>
  <w:style w:type="paragraph" w:customStyle="1" w:styleId="Titelb">
    <w:name w:val="Titel b"/>
    <w:basedOn w:val="Normal"/>
    <w:link w:val="TitelbChar"/>
    <w:qFormat/>
    <w:rsid w:val="009C0C67"/>
    <w:pPr>
      <w:keepNext/>
      <w:suppressAutoHyphens w:val="0"/>
      <w:outlineLvl w:val="1"/>
    </w:pPr>
    <w:rPr>
      <w:rFonts w:eastAsia="Times New Roman"/>
      <w:b/>
      <w:bCs/>
      <w:kern w:val="0"/>
      <w:lang w:eastAsia="nl-NL"/>
    </w:rPr>
  </w:style>
  <w:style w:type="paragraph" w:styleId="BodyText">
    <w:name w:val="Body Text"/>
    <w:basedOn w:val="Normal"/>
    <w:link w:val="BodyTextChar"/>
    <w:rsid w:val="00C90AF2"/>
    <w:pPr>
      <w:suppressAutoHyphens w:val="0"/>
    </w:pPr>
    <w:rPr>
      <w:rFonts w:eastAsia="Times New Roman"/>
      <w:kern w:val="0"/>
      <w:lang w:eastAsia="nl-NL"/>
    </w:rPr>
  </w:style>
  <w:style w:type="character" w:customStyle="1" w:styleId="BodyTextChar">
    <w:name w:val="Body Text Char"/>
    <w:basedOn w:val="DefaultParagraphFont"/>
    <w:link w:val="BodyText"/>
    <w:rsid w:val="00C90AF2"/>
    <w:rPr>
      <w:sz w:val="24"/>
      <w:szCs w:val="24"/>
      <w:lang w:val="nl-NL" w:eastAsia="nl-NL"/>
    </w:rPr>
  </w:style>
  <w:style w:type="paragraph" w:styleId="ListParagraph">
    <w:name w:val="List Paragraph"/>
    <w:basedOn w:val="Normal"/>
    <w:uiPriority w:val="34"/>
    <w:qFormat/>
    <w:rsid w:val="00A675CC"/>
    <w:pPr>
      <w:suppressAutoHyphens w:val="0"/>
      <w:ind w:left="720"/>
    </w:pPr>
    <w:rPr>
      <w:rFonts w:eastAsia="Times New Roman"/>
      <w:kern w:val="0"/>
      <w:lang w:eastAsia="nl-NL"/>
    </w:rPr>
  </w:style>
  <w:style w:type="paragraph" w:styleId="TOC1">
    <w:name w:val="toc 1"/>
    <w:basedOn w:val="Normal"/>
    <w:next w:val="Normal"/>
    <w:autoRedefine/>
    <w:uiPriority w:val="39"/>
    <w:qFormat/>
    <w:rsid w:val="00ED0E4F"/>
    <w:pPr>
      <w:tabs>
        <w:tab w:val="left" w:pos="284"/>
        <w:tab w:val="right" w:leader="dot" w:pos="9060"/>
      </w:tabs>
    </w:pPr>
  </w:style>
  <w:style w:type="paragraph" w:styleId="TOC2">
    <w:name w:val="toc 2"/>
    <w:basedOn w:val="Normal"/>
    <w:next w:val="Normal"/>
    <w:autoRedefine/>
    <w:uiPriority w:val="39"/>
    <w:qFormat/>
    <w:rsid w:val="00100463"/>
    <w:pPr>
      <w:tabs>
        <w:tab w:val="left" w:pos="709"/>
        <w:tab w:val="right" w:leader="dot" w:pos="9072"/>
      </w:tabs>
      <w:spacing w:after="100"/>
      <w:ind w:left="709" w:right="-2" w:hanging="425"/>
    </w:pPr>
  </w:style>
  <w:style w:type="paragraph" w:customStyle="1" w:styleId="Default">
    <w:name w:val="Default"/>
    <w:rsid w:val="00D60264"/>
    <w:pPr>
      <w:autoSpaceDE w:val="0"/>
      <w:autoSpaceDN w:val="0"/>
      <w:adjustRightInd w:val="0"/>
    </w:pPr>
    <w:rPr>
      <w:color w:val="000000"/>
      <w:sz w:val="24"/>
      <w:szCs w:val="24"/>
    </w:rPr>
  </w:style>
  <w:style w:type="paragraph" w:customStyle="1" w:styleId="Titelc">
    <w:name w:val="Titel c"/>
    <w:basedOn w:val="Titelb"/>
    <w:link w:val="TitelcChar"/>
    <w:qFormat/>
    <w:rsid w:val="00C2709C"/>
    <w:pPr>
      <w:numPr>
        <w:ilvl w:val="2"/>
      </w:numPr>
      <w:tabs>
        <w:tab w:val="num" w:pos="709"/>
      </w:tabs>
      <w:ind w:left="504"/>
      <w:outlineLvl w:val="2"/>
    </w:pPr>
    <w:rPr>
      <w:b w:val="0"/>
    </w:rPr>
  </w:style>
  <w:style w:type="character" w:customStyle="1" w:styleId="TitelbChar">
    <w:name w:val="Titel b Char"/>
    <w:basedOn w:val="DefaultParagraphFont"/>
    <w:link w:val="Titelb"/>
    <w:rsid w:val="00ED08D7"/>
    <w:rPr>
      <w:b/>
      <w:bCs/>
      <w:sz w:val="24"/>
      <w:szCs w:val="24"/>
      <w:lang w:eastAsia="nl-NL"/>
    </w:rPr>
  </w:style>
  <w:style w:type="character" w:customStyle="1" w:styleId="TitelcChar">
    <w:name w:val="Titel c Char"/>
    <w:basedOn w:val="TitelbChar"/>
    <w:link w:val="Titelc"/>
    <w:rsid w:val="00C2709C"/>
    <w:rPr>
      <w:b w:val="0"/>
      <w:bCs/>
      <w:sz w:val="24"/>
      <w:szCs w:val="24"/>
      <w:lang w:eastAsia="nl-NL"/>
    </w:rPr>
  </w:style>
  <w:style w:type="paragraph" w:styleId="Title">
    <w:name w:val="Title"/>
    <w:basedOn w:val="Normal"/>
    <w:next w:val="Normal"/>
    <w:link w:val="TitleChar"/>
    <w:qFormat/>
    <w:rsid w:val="006B1FA3"/>
    <w:pPr>
      <w:spacing w:after="300"/>
      <w:contextualSpacing/>
    </w:pPr>
    <w:rPr>
      <w:rFonts w:asciiTheme="majorHAnsi" w:eastAsiaTheme="majorEastAsia" w:hAnsiTheme="majorHAnsi" w:cstheme="majorBidi"/>
      <w:color w:val="auto"/>
      <w:spacing w:val="5"/>
      <w:kern w:val="28"/>
      <w:sz w:val="52"/>
      <w:szCs w:val="52"/>
    </w:rPr>
  </w:style>
  <w:style w:type="character" w:customStyle="1" w:styleId="TitleChar">
    <w:name w:val="Title Char"/>
    <w:basedOn w:val="DefaultParagraphFont"/>
    <w:link w:val="Title"/>
    <w:rsid w:val="006B1FA3"/>
    <w:rPr>
      <w:rFonts w:asciiTheme="majorHAnsi" w:eastAsiaTheme="majorEastAsia" w:hAnsiTheme="majorHAnsi" w:cstheme="majorBidi"/>
      <w:spacing w:val="5"/>
      <w:kern w:val="28"/>
      <w:sz w:val="52"/>
      <w:szCs w:val="52"/>
    </w:rPr>
  </w:style>
  <w:style w:type="character" w:styleId="PlaceholderText">
    <w:name w:val="Placeholder Text"/>
    <w:basedOn w:val="DefaultParagraphFont"/>
    <w:uiPriority w:val="99"/>
    <w:semiHidden/>
    <w:rsid w:val="0039352C"/>
    <w:rPr>
      <w:color w:val="808080"/>
    </w:rPr>
  </w:style>
  <w:style w:type="paragraph" w:styleId="TOC3">
    <w:name w:val="toc 3"/>
    <w:basedOn w:val="Normal"/>
    <w:next w:val="Normal"/>
    <w:autoRedefine/>
    <w:uiPriority w:val="39"/>
    <w:qFormat/>
    <w:rsid w:val="00ED0E4F"/>
    <w:pPr>
      <w:tabs>
        <w:tab w:val="left" w:pos="1134"/>
        <w:tab w:val="right" w:leader="dot" w:pos="9060"/>
      </w:tabs>
      <w:spacing w:after="100"/>
      <w:ind w:left="1134" w:hanging="654"/>
    </w:pPr>
  </w:style>
  <w:style w:type="character" w:customStyle="1" w:styleId="Heading6Char">
    <w:name w:val="Heading 6 Char"/>
    <w:basedOn w:val="DefaultParagraphFont"/>
    <w:link w:val="Heading6"/>
    <w:semiHidden/>
    <w:rsid w:val="00C40179"/>
    <w:rPr>
      <w:rFonts w:asciiTheme="majorHAnsi" w:eastAsiaTheme="majorEastAsia" w:hAnsiTheme="majorHAnsi" w:cstheme="majorBidi"/>
      <w:i/>
      <w:iCs/>
      <w:color w:val="243F60" w:themeColor="accent1" w:themeShade="7F"/>
      <w:kern w:val="22"/>
      <w:sz w:val="22"/>
      <w:szCs w:val="24"/>
    </w:rPr>
  </w:style>
  <w:style w:type="paragraph" w:styleId="BodyText2">
    <w:name w:val="Body Text 2"/>
    <w:basedOn w:val="Normal"/>
    <w:link w:val="BodyText2Char"/>
    <w:rsid w:val="00C40179"/>
    <w:pPr>
      <w:spacing w:line="480" w:lineRule="auto"/>
    </w:pPr>
  </w:style>
  <w:style w:type="character" w:customStyle="1" w:styleId="BodyText2Char">
    <w:name w:val="Body Text 2 Char"/>
    <w:basedOn w:val="DefaultParagraphFont"/>
    <w:link w:val="BodyText2"/>
    <w:rsid w:val="00C40179"/>
    <w:rPr>
      <w:rFonts w:ascii="Liberation Serif" w:eastAsia="DejaVu LGC Sans" w:hAnsi="Liberation Serif"/>
      <w:kern w:val="1"/>
      <w:sz w:val="24"/>
      <w:szCs w:val="24"/>
    </w:rPr>
  </w:style>
  <w:style w:type="table" w:styleId="TableGrid">
    <w:name w:val="Table Grid"/>
    <w:basedOn w:val="TableNormal"/>
    <w:uiPriority w:val="59"/>
    <w:rsid w:val="00C029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1">
    <w:name w:val="index 1"/>
    <w:basedOn w:val="Normal"/>
    <w:next w:val="Normal"/>
    <w:autoRedefine/>
    <w:rsid w:val="00F86804"/>
    <w:pPr>
      <w:spacing w:after="0"/>
      <w:ind w:left="240" w:hanging="240"/>
    </w:pPr>
  </w:style>
  <w:style w:type="paragraph" w:styleId="NoSpacing">
    <w:name w:val="No Spacing"/>
    <w:link w:val="NoSpacingChar"/>
    <w:uiPriority w:val="1"/>
    <w:qFormat/>
    <w:rsid w:val="003B3180"/>
    <w:pPr>
      <w:jc w:val="both"/>
    </w:pPr>
    <w:rPr>
      <w:rFonts w:asciiTheme="minorHAnsi" w:eastAsiaTheme="minorHAnsi" w:hAnsiTheme="minorHAnsi" w:cstheme="minorBidi"/>
      <w:sz w:val="22"/>
      <w:szCs w:val="22"/>
      <w:lang w:eastAsia="en-US"/>
    </w:rPr>
  </w:style>
  <w:style w:type="character" w:customStyle="1" w:styleId="Heading3Char">
    <w:name w:val="Heading 3 Char"/>
    <w:basedOn w:val="DefaultParagraphFont"/>
    <w:link w:val="Heading3"/>
    <w:rsid w:val="00D61C54"/>
    <w:rPr>
      <w:rFonts w:asciiTheme="minorHAnsi" w:eastAsiaTheme="majorEastAsia" w:hAnsiTheme="minorHAnsi" w:cstheme="majorBidi"/>
      <w:bCs/>
      <w:i/>
      <w:color w:val="806000"/>
      <w:kern w:val="22"/>
      <w:sz w:val="22"/>
      <w:szCs w:val="24"/>
    </w:rPr>
  </w:style>
  <w:style w:type="character" w:customStyle="1" w:styleId="Heading4Char">
    <w:name w:val="Heading 4 Char"/>
    <w:basedOn w:val="DefaultParagraphFont"/>
    <w:link w:val="Heading4"/>
    <w:rsid w:val="003E4C49"/>
    <w:rPr>
      <w:rFonts w:asciiTheme="minorHAnsi" w:eastAsiaTheme="majorEastAsia" w:hAnsiTheme="minorHAnsi" w:cstheme="minorHAnsi"/>
      <w:bCs/>
      <w:iCs/>
      <w:color w:val="806000"/>
      <w:kern w:val="22"/>
      <w:sz w:val="22"/>
      <w:szCs w:val="24"/>
    </w:rPr>
  </w:style>
  <w:style w:type="character" w:customStyle="1" w:styleId="Heading5Char">
    <w:name w:val="Heading 5 Char"/>
    <w:basedOn w:val="DefaultParagraphFont"/>
    <w:link w:val="Heading5"/>
    <w:semiHidden/>
    <w:rsid w:val="00F4211E"/>
    <w:rPr>
      <w:rFonts w:asciiTheme="majorHAnsi" w:eastAsiaTheme="majorEastAsia" w:hAnsiTheme="majorHAnsi" w:cstheme="majorBidi"/>
      <w:color w:val="243F60" w:themeColor="accent1" w:themeShade="7F"/>
      <w:kern w:val="22"/>
      <w:sz w:val="22"/>
      <w:szCs w:val="24"/>
    </w:rPr>
  </w:style>
  <w:style w:type="character" w:customStyle="1" w:styleId="Heading7Char">
    <w:name w:val="Heading 7 Char"/>
    <w:basedOn w:val="DefaultParagraphFont"/>
    <w:link w:val="Heading7"/>
    <w:semiHidden/>
    <w:rsid w:val="00F4211E"/>
    <w:rPr>
      <w:rFonts w:asciiTheme="majorHAnsi" w:eastAsiaTheme="majorEastAsia" w:hAnsiTheme="majorHAnsi" w:cstheme="majorBidi"/>
      <w:i/>
      <w:iCs/>
      <w:color w:val="404040" w:themeColor="text1" w:themeTint="BF"/>
      <w:kern w:val="22"/>
      <w:sz w:val="22"/>
      <w:szCs w:val="24"/>
    </w:rPr>
  </w:style>
  <w:style w:type="character" w:customStyle="1" w:styleId="Heading8Char">
    <w:name w:val="Heading 8 Char"/>
    <w:basedOn w:val="DefaultParagraphFont"/>
    <w:link w:val="Heading8"/>
    <w:semiHidden/>
    <w:rsid w:val="00F4211E"/>
    <w:rPr>
      <w:rFonts w:asciiTheme="majorHAnsi" w:eastAsiaTheme="majorEastAsia" w:hAnsiTheme="majorHAnsi" w:cstheme="majorBidi"/>
      <w:color w:val="404040" w:themeColor="text1" w:themeTint="BF"/>
      <w:kern w:val="22"/>
    </w:rPr>
  </w:style>
  <w:style w:type="character" w:customStyle="1" w:styleId="Heading9Char">
    <w:name w:val="Heading 9 Char"/>
    <w:basedOn w:val="DefaultParagraphFont"/>
    <w:link w:val="Heading9"/>
    <w:semiHidden/>
    <w:rsid w:val="00F4211E"/>
    <w:rPr>
      <w:rFonts w:asciiTheme="majorHAnsi" w:eastAsiaTheme="majorEastAsia" w:hAnsiTheme="majorHAnsi" w:cstheme="majorBidi"/>
      <w:i/>
      <w:iCs/>
      <w:color w:val="404040" w:themeColor="text1" w:themeTint="BF"/>
      <w:kern w:val="22"/>
    </w:rPr>
  </w:style>
  <w:style w:type="character" w:customStyle="1" w:styleId="HeaderChar">
    <w:name w:val="Header Char"/>
    <w:basedOn w:val="DefaultParagraphFont"/>
    <w:link w:val="Header"/>
    <w:uiPriority w:val="99"/>
    <w:rsid w:val="007D3B69"/>
    <w:rPr>
      <w:rFonts w:ascii="Calibri" w:eastAsia="DejaVu LGC Sans" w:hAnsi="Calibri"/>
      <w:color w:val="000000" w:themeColor="text1"/>
      <w:kern w:val="22"/>
      <w:sz w:val="22"/>
      <w:szCs w:val="24"/>
    </w:rPr>
  </w:style>
  <w:style w:type="character" w:customStyle="1" w:styleId="FooterChar">
    <w:name w:val="Footer Char"/>
    <w:basedOn w:val="DefaultParagraphFont"/>
    <w:link w:val="Footer"/>
    <w:uiPriority w:val="99"/>
    <w:rsid w:val="007D3B69"/>
    <w:rPr>
      <w:rFonts w:ascii="Calibri" w:eastAsia="DejaVu LGC Sans" w:hAnsi="Calibri"/>
      <w:color w:val="000000" w:themeColor="text1"/>
      <w:kern w:val="22"/>
      <w:sz w:val="22"/>
      <w:szCs w:val="24"/>
    </w:rPr>
  </w:style>
  <w:style w:type="paragraph" w:styleId="TOCHeading">
    <w:name w:val="TOC Heading"/>
    <w:basedOn w:val="Heading1"/>
    <w:next w:val="Normal"/>
    <w:uiPriority w:val="39"/>
    <w:semiHidden/>
    <w:unhideWhenUsed/>
    <w:qFormat/>
    <w:rsid w:val="00F21A21"/>
    <w:pPr>
      <w:numPr>
        <w:numId w:val="0"/>
      </w:numPr>
      <w:suppressAutoHyphens w:val="0"/>
      <w:spacing w:before="480" w:after="0"/>
      <w:jc w:val="left"/>
      <w:outlineLvl w:val="9"/>
    </w:pPr>
    <w:rPr>
      <w:rFonts w:asciiTheme="majorHAnsi" w:eastAsiaTheme="majorEastAsia" w:hAnsiTheme="majorHAnsi" w:cstheme="majorBidi"/>
      <w:color w:val="365F91" w:themeColor="accent1" w:themeShade="BF"/>
      <w:kern w:val="0"/>
      <w:szCs w:val="28"/>
    </w:rPr>
  </w:style>
  <w:style w:type="paragraph" w:styleId="TableofFigures">
    <w:name w:val="table of figures"/>
    <w:basedOn w:val="Normal"/>
    <w:next w:val="Normal"/>
    <w:uiPriority w:val="99"/>
    <w:rsid w:val="00F21A21"/>
  </w:style>
  <w:style w:type="paragraph" w:customStyle="1" w:styleId="Bijschriftfiguren">
    <w:name w:val="Bijschrift_figuren"/>
    <w:basedOn w:val="Caption"/>
    <w:next w:val="Normal"/>
    <w:qFormat/>
    <w:rsid w:val="00A04631"/>
    <w:pPr>
      <w:keepNext w:val="0"/>
    </w:pPr>
  </w:style>
  <w:style w:type="character" w:styleId="Strong">
    <w:name w:val="Strong"/>
    <w:basedOn w:val="DefaultParagraphFont"/>
    <w:uiPriority w:val="22"/>
    <w:qFormat/>
    <w:rsid w:val="00412B12"/>
    <w:rPr>
      <w:b/>
      <w:bCs/>
    </w:rPr>
  </w:style>
  <w:style w:type="paragraph" w:customStyle="1" w:styleId="Stijl1">
    <w:name w:val="Stijl1"/>
    <w:basedOn w:val="Heading3"/>
    <w:link w:val="Stijl1Char"/>
    <w:qFormat/>
    <w:rsid w:val="009B0D8E"/>
  </w:style>
  <w:style w:type="character" w:customStyle="1" w:styleId="Stijl1Char">
    <w:name w:val="Stijl1 Char"/>
    <w:basedOn w:val="Heading3Char"/>
    <w:link w:val="Stijl1"/>
    <w:rsid w:val="009B0D8E"/>
    <w:rPr>
      <w:rFonts w:asciiTheme="minorHAnsi" w:eastAsiaTheme="majorEastAsia" w:hAnsiTheme="minorHAnsi" w:cstheme="majorBidi"/>
      <w:bCs/>
      <w:i/>
      <w:color w:val="806000"/>
      <w:kern w:val="22"/>
      <w:sz w:val="22"/>
      <w:szCs w:val="24"/>
    </w:rPr>
  </w:style>
  <w:style w:type="paragraph" w:customStyle="1" w:styleId="Stijl2">
    <w:name w:val="Stijl2"/>
    <w:basedOn w:val="Heading3"/>
    <w:link w:val="Stijl2Char"/>
    <w:qFormat/>
    <w:rsid w:val="009B0D8E"/>
  </w:style>
  <w:style w:type="character" w:customStyle="1" w:styleId="Stijl2Char">
    <w:name w:val="Stijl2 Char"/>
    <w:basedOn w:val="Heading3Char"/>
    <w:link w:val="Stijl2"/>
    <w:rsid w:val="009B0D8E"/>
    <w:rPr>
      <w:rFonts w:asciiTheme="minorHAnsi" w:eastAsiaTheme="majorEastAsia" w:hAnsiTheme="minorHAnsi" w:cstheme="majorBidi"/>
      <w:bCs/>
      <w:i/>
      <w:color w:val="806000"/>
      <w:kern w:val="22"/>
      <w:sz w:val="22"/>
      <w:szCs w:val="24"/>
    </w:rPr>
  </w:style>
  <w:style w:type="paragraph" w:customStyle="1" w:styleId="Kop1-copy">
    <w:name w:val="Kop1-copy"/>
    <w:next w:val="Normal"/>
    <w:qFormat/>
    <w:rsid w:val="0075713F"/>
    <w:pPr>
      <w:spacing w:after="240"/>
    </w:pPr>
    <w:rPr>
      <w:rFonts w:asciiTheme="minorHAnsi" w:eastAsia="DejaVu LGC Sans" w:hAnsiTheme="minorHAnsi"/>
      <w:b/>
      <w:bCs/>
      <w:color w:val="000000" w:themeColor="text1"/>
      <w:kern w:val="22"/>
      <w:sz w:val="32"/>
      <w:szCs w:val="24"/>
    </w:rPr>
  </w:style>
  <w:style w:type="character" w:customStyle="1" w:styleId="NoSpacingChar">
    <w:name w:val="No Spacing Char"/>
    <w:basedOn w:val="DefaultParagraphFont"/>
    <w:link w:val="NoSpacing"/>
    <w:uiPriority w:val="1"/>
    <w:rsid w:val="00950167"/>
    <w:rPr>
      <w:rFonts w:asciiTheme="minorHAnsi" w:eastAsiaTheme="minorHAnsi" w:hAnsiTheme="minorHAnsi" w:cstheme="minorBidi"/>
      <w:sz w:val="22"/>
      <w:szCs w:val="22"/>
      <w:lang w:eastAsia="en-US"/>
    </w:rPr>
  </w:style>
  <w:style w:type="character" w:styleId="CommentReference">
    <w:name w:val="annotation reference"/>
    <w:basedOn w:val="DefaultParagraphFont"/>
    <w:uiPriority w:val="99"/>
    <w:semiHidden/>
    <w:unhideWhenUsed/>
    <w:rsid w:val="00694DBF"/>
    <w:rPr>
      <w:sz w:val="16"/>
      <w:szCs w:val="16"/>
    </w:rPr>
  </w:style>
  <w:style w:type="paragraph" w:styleId="CommentText">
    <w:name w:val="annotation text"/>
    <w:basedOn w:val="Normal"/>
    <w:link w:val="CommentTextChar"/>
    <w:uiPriority w:val="99"/>
    <w:unhideWhenUsed/>
    <w:rsid w:val="00694DBF"/>
    <w:pPr>
      <w:spacing w:line="240" w:lineRule="auto"/>
    </w:pPr>
    <w:rPr>
      <w:sz w:val="20"/>
      <w:szCs w:val="20"/>
    </w:rPr>
  </w:style>
  <w:style w:type="character" w:customStyle="1" w:styleId="CommentTextChar">
    <w:name w:val="Comment Text Char"/>
    <w:basedOn w:val="DefaultParagraphFont"/>
    <w:link w:val="CommentText"/>
    <w:uiPriority w:val="99"/>
    <w:rsid w:val="00694DBF"/>
    <w:rPr>
      <w:rFonts w:asciiTheme="minorHAnsi" w:eastAsia="DejaVu LGC Sans" w:hAnsiTheme="minorHAnsi"/>
      <w:color w:val="000000" w:themeColor="text1"/>
      <w:kern w:val="22"/>
    </w:rPr>
  </w:style>
  <w:style w:type="paragraph" w:styleId="CommentSubject">
    <w:name w:val="annotation subject"/>
    <w:basedOn w:val="CommentText"/>
    <w:next w:val="CommentText"/>
    <w:link w:val="CommentSubjectChar"/>
    <w:semiHidden/>
    <w:unhideWhenUsed/>
    <w:rsid w:val="00694DBF"/>
    <w:rPr>
      <w:b/>
      <w:bCs/>
    </w:rPr>
  </w:style>
  <w:style w:type="character" w:customStyle="1" w:styleId="CommentSubjectChar">
    <w:name w:val="Comment Subject Char"/>
    <w:basedOn w:val="CommentTextChar"/>
    <w:link w:val="CommentSubject"/>
    <w:semiHidden/>
    <w:rsid w:val="00694DBF"/>
    <w:rPr>
      <w:rFonts w:asciiTheme="minorHAnsi" w:eastAsia="DejaVu LGC Sans" w:hAnsiTheme="minorHAnsi"/>
      <w:b/>
      <w:bCs/>
      <w:color w:val="000000" w:themeColor="text1"/>
      <w:kern w:val="22"/>
    </w:rPr>
  </w:style>
  <w:style w:type="character" w:customStyle="1" w:styleId="Onopgelostemelding1">
    <w:name w:val="Onopgeloste melding1"/>
    <w:basedOn w:val="DefaultParagraphFont"/>
    <w:uiPriority w:val="99"/>
    <w:semiHidden/>
    <w:unhideWhenUsed/>
    <w:rsid w:val="00BA716A"/>
    <w:rPr>
      <w:color w:val="808080"/>
      <w:shd w:val="clear" w:color="auto" w:fill="E6E6E6"/>
    </w:rPr>
  </w:style>
  <w:style w:type="character" w:customStyle="1" w:styleId="Onopgelostemelding2">
    <w:name w:val="Onopgeloste melding2"/>
    <w:basedOn w:val="DefaultParagraphFont"/>
    <w:uiPriority w:val="99"/>
    <w:semiHidden/>
    <w:unhideWhenUsed/>
    <w:rsid w:val="00FB156E"/>
    <w:rPr>
      <w:color w:val="808080"/>
      <w:shd w:val="clear" w:color="auto" w:fill="E6E6E6"/>
    </w:rPr>
  </w:style>
  <w:style w:type="character" w:styleId="UnresolvedMention">
    <w:name w:val="Unresolved Mention"/>
    <w:basedOn w:val="DefaultParagraphFont"/>
    <w:uiPriority w:val="99"/>
    <w:semiHidden/>
    <w:unhideWhenUsed/>
    <w:rsid w:val="00FF1D4E"/>
    <w:rPr>
      <w:color w:val="605E5C"/>
      <w:shd w:val="clear" w:color="auto" w:fill="E1DFDD"/>
    </w:rPr>
  </w:style>
  <w:style w:type="paragraph" w:styleId="Bibliography">
    <w:name w:val="Bibliography"/>
    <w:basedOn w:val="Normal"/>
    <w:next w:val="Normal"/>
    <w:uiPriority w:val="37"/>
    <w:unhideWhenUsed/>
    <w:rsid w:val="00031BD2"/>
  </w:style>
  <w:style w:type="character" w:customStyle="1" w:styleId="fontstyle01">
    <w:name w:val="fontstyle01"/>
    <w:basedOn w:val="DefaultParagraphFont"/>
    <w:rsid w:val="000C02D8"/>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6375C3"/>
    <w:rPr>
      <w:rFonts w:ascii="Verdana-Italic" w:hAnsi="Verdana-Italic" w:hint="default"/>
      <w:b w:val="0"/>
      <w:bCs w:val="0"/>
      <w:i/>
      <w:iCs/>
      <w:color w:val="000000"/>
      <w:sz w:val="18"/>
      <w:szCs w:val="18"/>
    </w:rPr>
  </w:style>
  <w:style w:type="paragraph" w:styleId="Revision">
    <w:name w:val="Revision"/>
    <w:hidden/>
    <w:uiPriority w:val="99"/>
    <w:semiHidden/>
    <w:rsid w:val="00B959F9"/>
    <w:rPr>
      <w:rFonts w:asciiTheme="minorHAnsi" w:eastAsia="DejaVu LGC Sans" w:hAnsiTheme="minorHAnsi"/>
      <w:color w:val="000000" w:themeColor="text1"/>
      <w:kern w:val="2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07330">
      <w:bodyDiv w:val="1"/>
      <w:marLeft w:val="0"/>
      <w:marRight w:val="0"/>
      <w:marTop w:val="0"/>
      <w:marBottom w:val="0"/>
      <w:divBdr>
        <w:top w:val="none" w:sz="0" w:space="0" w:color="auto"/>
        <w:left w:val="none" w:sz="0" w:space="0" w:color="auto"/>
        <w:bottom w:val="none" w:sz="0" w:space="0" w:color="auto"/>
        <w:right w:val="none" w:sz="0" w:space="0" w:color="auto"/>
      </w:divBdr>
    </w:div>
    <w:div w:id="118888500">
      <w:bodyDiv w:val="1"/>
      <w:marLeft w:val="0"/>
      <w:marRight w:val="0"/>
      <w:marTop w:val="0"/>
      <w:marBottom w:val="0"/>
      <w:divBdr>
        <w:top w:val="none" w:sz="0" w:space="0" w:color="auto"/>
        <w:left w:val="none" w:sz="0" w:space="0" w:color="auto"/>
        <w:bottom w:val="none" w:sz="0" w:space="0" w:color="auto"/>
        <w:right w:val="none" w:sz="0" w:space="0" w:color="auto"/>
      </w:divBdr>
    </w:div>
    <w:div w:id="152110166">
      <w:bodyDiv w:val="1"/>
      <w:marLeft w:val="0"/>
      <w:marRight w:val="0"/>
      <w:marTop w:val="0"/>
      <w:marBottom w:val="0"/>
      <w:divBdr>
        <w:top w:val="none" w:sz="0" w:space="0" w:color="auto"/>
        <w:left w:val="none" w:sz="0" w:space="0" w:color="auto"/>
        <w:bottom w:val="none" w:sz="0" w:space="0" w:color="auto"/>
        <w:right w:val="none" w:sz="0" w:space="0" w:color="auto"/>
      </w:divBdr>
    </w:div>
    <w:div w:id="163054656">
      <w:bodyDiv w:val="1"/>
      <w:marLeft w:val="0"/>
      <w:marRight w:val="0"/>
      <w:marTop w:val="0"/>
      <w:marBottom w:val="0"/>
      <w:divBdr>
        <w:top w:val="none" w:sz="0" w:space="0" w:color="auto"/>
        <w:left w:val="none" w:sz="0" w:space="0" w:color="auto"/>
        <w:bottom w:val="none" w:sz="0" w:space="0" w:color="auto"/>
        <w:right w:val="none" w:sz="0" w:space="0" w:color="auto"/>
      </w:divBdr>
    </w:div>
    <w:div w:id="173570294">
      <w:bodyDiv w:val="1"/>
      <w:marLeft w:val="0"/>
      <w:marRight w:val="0"/>
      <w:marTop w:val="0"/>
      <w:marBottom w:val="0"/>
      <w:divBdr>
        <w:top w:val="none" w:sz="0" w:space="0" w:color="auto"/>
        <w:left w:val="none" w:sz="0" w:space="0" w:color="auto"/>
        <w:bottom w:val="none" w:sz="0" w:space="0" w:color="auto"/>
        <w:right w:val="none" w:sz="0" w:space="0" w:color="auto"/>
      </w:divBdr>
    </w:div>
    <w:div w:id="262955684">
      <w:bodyDiv w:val="1"/>
      <w:marLeft w:val="0"/>
      <w:marRight w:val="0"/>
      <w:marTop w:val="0"/>
      <w:marBottom w:val="0"/>
      <w:divBdr>
        <w:top w:val="none" w:sz="0" w:space="0" w:color="auto"/>
        <w:left w:val="none" w:sz="0" w:space="0" w:color="auto"/>
        <w:bottom w:val="none" w:sz="0" w:space="0" w:color="auto"/>
        <w:right w:val="none" w:sz="0" w:space="0" w:color="auto"/>
      </w:divBdr>
    </w:div>
    <w:div w:id="273446661">
      <w:bodyDiv w:val="1"/>
      <w:marLeft w:val="0"/>
      <w:marRight w:val="0"/>
      <w:marTop w:val="0"/>
      <w:marBottom w:val="0"/>
      <w:divBdr>
        <w:top w:val="none" w:sz="0" w:space="0" w:color="auto"/>
        <w:left w:val="none" w:sz="0" w:space="0" w:color="auto"/>
        <w:bottom w:val="none" w:sz="0" w:space="0" w:color="auto"/>
        <w:right w:val="none" w:sz="0" w:space="0" w:color="auto"/>
      </w:divBdr>
    </w:div>
    <w:div w:id="300229971">
      <w:bodyDiv w:val="1"/>
      <w:marLeft w:val="0"/>
      <w:marRight w:val="0"/>
      <w:marTop w:val="0"/>
      <w:marBottom w:val="0"/>
      <w:divBdr>
        <w:top w:val="none" w:sz="0" w:space="0" w:color="auto"/>
        <w:left w:val="none" w:sz="0" w:space="0" w:color="auto"/>
        <w:bottom w:val="none" w:sz="0" w:space="0" w:color="auto"/>
        <w:right w:val="none" w:sz="0" w:space="0" w:color="auto"/>
      </w:divBdr>
    </w:div>
    <w:div w:id="308902993">
      <w:bodyDiv w:val="1"/>
      <w:marLeft w:val="0"/>
      <w:marRight w:val="0"/>
      <w:marTop w:val="0"/>
      <w:marBottom w:val="0"/>
      <w:divBdr>
        <w:top w:val="none" w:sz="0" w:space="0" w:color="auto"/>
        <w:left w:val="none" w:sz="0" w:space="0" w:color="auto"/>
        <w:bottom w:val="none" w:sz="0" w:space="0" w:color="auto"/>
        <w:right w:val="none" w:sz="0" w:space="0" w:color="auto"/>
      </w:divBdr>
    </w:div>
    <w:div w:id="364644728">
      <w:bodyDiv w:val="1"/>
      <w:marLeft w:val="0"/>
      <w:marRight w:val="0"/>
      <w:marTop w:val="0"/>
      <w:marBottom w:val="0"/>
      <w:divBdr>
        <w:top w:val="none" w:sz="0" w:space="0" w:color="auto"/>
        <w:left w:val="none" w:sz="0" w:space="0" w:color="auto"/>
        <w:bottom w:val="none" w:sz="0" w:space="0" w:color="auto"/>
        <w:right w:val="none" w:sz="0" w:space="0" w:color="auto"/>
      </w:divBdr>
    </w:div>
    <w:div w:id="367460718">
      <w:bodyDiv w:val="1"/>
      <w:marLeft w:val="0"/>
      <w:marRight w:val="0"/>
      <w:marTop w:val="0"/>
      <w:marBottom w:val="0"/>
      <w:divBdr>
        <w:top w:val="none" w:sz="0" w:space="0" w:color="auto"/>
        <w:left w:val="none" w:sz="0" w:space="0" w:color="auto"/>
        <w:bottom w:val="none" w:sz="0" w:space="0" w:color="auto"/>
        <w:right w:val="none" w:sz="0" w:space="0" w:color="auto"/>
      </w:divBdr>
    </w:div>
    <w:div w:id="393897395">
      <w:bodyDiv w:val="1"/>
      <w:marLeft w:val="0"/>
      <w:marRight w:val="0"/>
      <w:marTop w:val="0"/>
      <w:marBottom w:val="0"/>
      <w:divBdr>
        <w:top w:val="none" w:sz="0" w:space="0" w:color="auto"/>
        <w:left w:val="none" w:sz="0" w:space="0" w:color="auto"/>
        <w:bottom w:val="none" w:sz="0" w:space="0" w:color="auto"/>
        <w:right w:val="none" w:sz="0" w:space="0" w:color="auto"/>
      </w:divBdr>
    </w:div>
    <w:div w:id="421490534">
      <w:bodyDiv w:val="1"/>
      <w:marLeft w:val="0"/>
      <w:marRight w:val="0"/>
      <w:marTop w:val="0"/>
      <w:marBottom w:val="0"/>
      <w:divBdr>
        <w:top w:val="none" w:sz="0" w:space="0" w:color="auto"/>
        <w:left w:val="none" w:sz="0" w:space="0" w:color="auto"/>
        <w:bottom w:val="none" w:sz="0" w:space="0" w:color="auto"/>
        <w:right w:val="none" w:sz="0" w:space="0" w:color="auto"/>
      </w:divBdr>
    </w:div>
    <w:div w:id="423649342">
      <w:bodyDiv w:val="1"/>
      <w:marLeft w:val="0"/>
      <w:marRight w:val="0"/>
      <w:marTop w:val="0"/>
      <w:marBottom w:val="0"/>
      <w:divBdr>
        <w:top w:val="none" w:sz="0" w:space="0" w:color="auto"/>
        <w:left w:val="none" w:sz="0" w:space="0" w:color="auto"/>
        <w:bottom w:val="none" w:sz="0" w:space="0" w:color="auto"/>
        <w:right w:val="none" w:sz="0" w:space="0" w:color="auto"/>
      </w:divBdr>
    </w:div>
    <w:div w:id="472144419">
      <w:bodyDiv w:val="1"/>
      <w:marLeft w:val="0"/>
      <w:marRight w:val="0"/>
      <w:marTop w:val="0"/>
      <w:marBottom w:val="0"/>
      <w:divBdr>
        <w:top w:val="none" w:sz="0" w:space="0" w:color="auto"/>
        <w:left w:val="none" w:sz="0" w:space="0" w:color="auto"/>
        <w:bottom w:val="none" w:sz="0" w:space="0" w:color="auto"/>
        <w:right w:val="none" w:sz="0" w:space="0" w:color="auto"/>
      </w:divBdr>
    </w:div>
    <w:div w:id="478421250">
      <w:bodyDiv w:val="1"/>
      <w:marLeft w:val="0"/>
      <w:marRight w:val="0"/>
      <w:marTop w:val="0"/>
      <w:marBottom w:val="0"/>
      <w:divBdr>
        <w:top w:val="none" w:sz="0" w:space="0" w:color="auto"/>
        <w:left w:val="none" w:sz="0" w:space="0" w:color="auto"/>
        <w:bottom w:val="none" w:sz="0" w:space="0" w:color="auto"/>
        <w:right w:val="none" w:sz="0" w:space="0" w:color="auto"/>
      </w:divBdr>
    </w:div>
    <w:div w:id="491608615">
      <w:bodyDiv w:val="1"/>
      <w:marLeft w:val="0"/>
      <w:marRight w:val="0"/>
      <w:marTop w:val="0"/>
      <w:marBottom w:val="0"/>
      <w:divBdr>
        <w:top w:val="none" w:sz="0" w:space="0" w:color="auto"/>
        <w:left w:val="none" w:sz="0" w:space="0" w:color="auto"/>
        <w:bottom w:val="none" w:sz="0" w:space="0" w:color="auto"/>
        <w:right w:val="none" w:sz="0" w:space="0" w:color="auto"/>
      </w:divBdr>
    </w:div>
    <w:div w:id="497695437">
      <w:bodyDiv w:val="1"/>
      <w:marLeft w:val="0"/>
      <w:marRight w:val="0"/>
      <w:marTop w:val="0"/>
      <w:marBottom w:val="0"/>
      <w:divBdr>
        <w:top w:val="none" w:sz="0" w:space="0" w:color="auto"/>
        <w:left w:val="none" w:sz="0" w:space="0" w:color="auto"/>
        <w:bottom w:val="none" w:sz="0" w:space="0" w:color="auto"/>
        <w:right w:val="none" w:sz="0" w:space="0" w:color="auto"/>
      </w:divBdr>
    </w:div>
    <w:div w:id="527909323">
      <w:bodyDiv w:val="1"/>
      <w:marLeft w:val="0"/>
      <w:marRight w:val="0"/>
      <w:marTop w:val="0"/>
      <w:marBottom w:val="0"/>
      <w:divBdr>
        <w:top w:val="none" w:sz="0" w:space="0" w:color="auto"/>
        <w:left w:val="none" w:sz="0" w:space="0" w:color="auto"/>
        <w:bottom w:val="none" w:sz="0" w:space="0" w:color="auto"/>
        <w:right w:val="none" w:sz="0" w:space="0" w:color="auto"/>
      </w:divBdr>
    </w:div>
    <w:div w:id="565841628">
      <w:bodyDiv w:val="1"/>
      <w:marLeft w:val="0"/>
      <w:marRight w:val="0"/>
      <w:marTop w:val="0"/>
      <w:marBottom w:val="0"/>
      <w:divBdr>
        <w:top w:val="none" w:sz="0" w:space="0" w:color="auto"/>
        <w:left w:val="none" w:sz="0" w:space="0" w:color="auto"/>
        <w:bottom w:val="none" w:sz="0" w:space="0" w:color="auto"/>
        <w:right w:val="none" w:sz="0" w:space="0" w:color="auto"/>
      </w:divBdr>
    </w:div>
    <w:div w:id="577324299">
      <w:bodyDiv w:val="1"/>
      <w:marLeft w:val="0"/>
      <w:marRight w:val="0"/>
      <w:marTop w:val="0"/>
      <w:marBottom w:val="0"/>
      <w:divBdr>
        <w:top w:val="none" w:sz="0" w:space="0" w:color="auto"/>
        <w:left w:val="none" w:sz="0" w:space="0" w:color="auto"/>
        <w:bottom w:val="none" w:sz="0" w:space="0" w:color="auto"/>
        <w:right w:val="none" w:sz="0" w:space="0" w:color="auto"/>
      </w:divBdr>
    </w:div>
    <w:div w:id="586499018">
      <w:bodyDiv w:val="1"/>
      <w:marLeft w:val="0"/>
      <w:marRight w:val="0"/>
      <w:marTop w:val="0"/>
      <w:marBottom w:val="0"/>
      <w:divBdr>
        <w:top w:val="none" w:sz="0" w:space="0" w:color="auto"/>
        <w:left w:val="none" w:sz="0" w:space="0" w:color="auto"/>
        <w:bottom w:val="none" w:sz="0" w:space="0" w:color="auto"/>
        <w:right w:val="none" w:sz="0" w:space="0" w:color="auto"/>
      </w:divBdr>
    </w:div>
    <w:div w:id="591358325">
      <w:bodyDiv w:val="1"/>
      <w:marLeft w:val="0"/>
      <w:marRight w:val="0"/>
      <w:marTop w:val="0"/>
      <w:marBottom w:val="0"/>
      <w:divBdr>
        <w:top w:val="none" w:sz="0" w:space="0" w:color="auto"/>
        <w:left w:val="none" w:sz="0" w:space="0" w:color="auto"/>
        <w:bottom w:val="none" w:sz="0" w:space="0" w:color="auto"/>
        <w:right w:val="none" w:sz="0" w:space="0" w:color="auto"/>
      </w:divBdr>
    </w:div>
    <w:div w:id="600993642">
      <w:bodyDiv w:val="1"/>
      <w:marLeft w:val="0"/>
      <w:marRight w:val="0"/>
      <w:marTop w:val="0"/>
      <w:marBottom w:val="0"/>
      <w:divBdr>
        <w:top w:val="none" w:sz="0" w:space="0" w:color="auto"/>
        <w:left w:val="none" w:sz="0" w:space="0" w:color="auto"/>
        <w:bottom w:val="none" w:sz="0" w:space="0" w:color="auto"/>
        <w:right w:val="none" w:sz="0" w:space="0" w:color="auto"/>
      </w:divBdr>
    </w:div>
    <w:div w:id="612522743">
      <w:bodyDiv w:val="1"/>
      <w:marLeft w:val="0"/>
      <w:marRight w:val="0"/>
      <w:marTop w:val="0"/>
      <w:marBottom w:val="0"/>
      <w:divBdr>
        <w:top w:val="none" w:sz="0" w:space="0" w:color="auto"/>
        <w:left w:val="none" w:sz="0" w:space="0" w:color="auto"/>
        <w:bottom w:val="none" w:sz="0" w:space="0" w:color="auto"/>
        <w:right w:val="none" w:sz="0" w:space="0" w:color="auto"/>
      </w:divBdr>
    </w:div>
    <w:div w:id="635792794">
      <w:bodyDiv w:val="1"/>
      <w:marLeft w:val="0"/>
      <w:marRight w:val="0"/>
      <w:marTop w:val="0"/>
      <w:marBottom w:val="0"/>
      <w:divBdr>
        <w:top w:val="none" w:sz="0" w:space="0" w:color="auto"/>
        <w:left w:val="none" w:sz="0" w:space="0" w:color="auto"/>
        <w:bottom w:val="none" w:sz="0" w:space="0" w:color="auto"/>
        <w:right w:val="none" w:sz="0" w:space="0" w:color="auto"/>
      </w:divBdr>
    </w:div>
    <w:div w:id="636422007">
      <w:bodyDiv w:val="1"/>
      <w:marLeft w:val="0"/>
      <w:marRight w:val="0"/>
      <w:marTop w:val="0"/>
      <w:marBottom w:val="0"/>
      <w:divBdr>
        <w:top w:val="none" w:sz="0" w:space="0" w:color="auto"/>
        <w:left w:val="none" w:sz="0" w:space="0" w:color="auto"/>
        <w:bottom w:val="none" w:sz="0" w:space="0" w:color="auto"/>
        <w:right w:val="none" w:sz="0" w:space="0" w:color="auto"/>
      </w:divBdr>
    </w:div>
    <w:div w:id="657459474">
      <w:bodyDiv w:val="1"/>
      <w:marLeft w:val="0"/>
      <w:marRight w:val="0"/>
      <w:marTop w:val="0"/>
      <w:marBottom w:val="0"/>
      <w:divBdr>
        <w:top w:val="none" w:sz="0" w:space="0" w:color="auto"/>
        <w:left w:val="none" w:sz="0" w:space="0" w:color="auto"/>
        <w:bottom w:val="none" w:sz="0" w:space="0" w:color="auto"/>
        <w:right w:val="none" w:sz="0" w:space="0" w:color="auto"/>
      </w:divBdr>
    </w:div>
    <w:div w:id="665088643">
      <w:bodyDiv w:val="1"/>
      <w:marLeft w:val="0"/>
      <w:marRight w:val="0"/>
      <w:marTop w:val="0"/>
      <w:marBottom w:val="0"/>
      <w:divBdr>
        <w:top w:val="none" w:sz="0" w:space="0" w:color="auto"/>
        <w:left w:val="none" w:sz="0" w:space="0" w:color="auto"/>
        <w:bottom w:val="none" w:sz="0" w:space="0" w:color="auto"/>
        <w:right w:val="none" w:sz="0" w:space="0" w:color="auto"/>
      </w:divBdr>
    </w:div>
    <w:div w:id="670254773">
      <w:bodyDiv w:val="1"/>
      <w:marLeft w:val="0"/>
      <w:marRight w:val="0"/>
      <w:marTop w:val="0"/>
      <w:marBottom w:val="0"/>
      <w:divBdr>
        <w:top w:val="none" w:sz="0" w:space="0" w:color="auto"/>
        <w:left w:val="none" w:sz="0" w:space="0" w:color="auto"/>
        <w:bottom w:val="none" w:sz="0" w:space="0" w:color="auto"/>
        <w:right w:val="none" w:sz="0" w:space="0" w:color="auto"/>
      </w:divBdr>
    </w:div>
    <w:div w:id="675036162">
      <w:bodyDiv w:val="1"/>
      <w:marLeft w:val="0"/>
      <w:marRight w:val="0"/>
      <w:marTop w:val="0"/>
      <w:marBottom w:val="0"/>
      <w:divBdr>
        <w:top w:val="none" w:sz="0" w:space="0" w:color="auto"/>
        <w:left w:val="none" w:sz="0" w:space="0" w:color="auto"/>
        <w:bottom w:val="none" w:sz="0" w:space="0" w:color="auto"/>
        <w:right w:val="none" w:sz="0" w:space="0" w:color="auto"/>
      </w:divBdr>
    </w:div>
    <w:div w:id="717704385">
      <w:bodyDiv w:val="1"/>
      <w:marLeft w:val="0"/>
      <w:marRight w:val="0"/>
      <w:marTop w:val="0"/>
      <w:marBottom w:val="0"/>
      <w:divBdr>
        <w:top w:val="none" w:sz="0" w:space="0" w:color="auto"/>
        <w:left w:val="none" w:sz="0" w:space="0" w:color="auto"/>
        <w:bottom w:val="none" w:sz="0" w:space="0" w:color="auto"/>
        <w:right w:val="none" w:sz="0" w:space="0" w:color="auto"/>
      </w:divBdr>
    </w:div>
    <w:div w:id="739519582">
      <w:bodyDiv w:val="1"/>
      <w:marLeft w:val="0"/>
      <w:marRight w:val="0"/>
      <w:marTop w:val="0"/>
      <w:marBottom w:val="0"/>
      <w:divBdr>
        <w:top w:val="none" w:sz="0" w:space="0" w:color="auto"/>
        <w:left w:val="none" w:sz="0" w:space="0" w:color="auto"/>
        <w:bottom w:val="none" w:sz="0" w:space="0" w:color="auto"/>
        <w:right w:val="none" w:sz="0" w:space="0" w:color="auto"/>
      </w:divBdr>
    </w:div>
    <w:div w:id="739640838">
      <w:bodyDiv w:val="1"/>
      <w:marLeft w:val="0"/>
      <w:marRight w:val="0"/>
      <w:marTop w:val="0"/>
      <w:marBottom w:val="0"/>
      <w:divBdr>
        <w:top w:val="none" w:sz="0" w:space="0" w:color="auto"/>
        <w:left w:val="none" w:sz="0" w:space="0" w:color="auto"/>
        <w:bottom w:val="none" w:sz="0" w:space="0" w:color="auto"/>
        <w:right w:val="none" w:sz="0" w:space="0" w:color="auto"/>
      </w:divBdr>
    </w:div>
    <w:div w:id="741177495">
      <w:bodyDiv w:val="1"/>
      <w:marLeft w:val="0"/>
      <w:marRight w:val="0"/>
      <w:marTop w:val="0"/>
      <w:marBottom w:val="0"/>
      <w:divBdr>
        <w:top w:val="none" w:sz="0" w:space="0" w:color="auto"/>
        <w:left w:val="none" w:sz="0" w:space="0" w:color="auto"/>
        <w:bottom w:val="none" w:sz="0" w:space="0" w:color="auto"/>
        <w:right w:val="none" w:sz="0" w:space="0" w:color="auto"/>
      </w:divBdr>
    </w:div>
    <w:div w:id="741179041">
      <w:bodyDiv w:val="1"/>
      <w:marLeft w:val="0"/>
      <w:marRight w:val="0"/>
      <w:marTop w:val="0"/>
      <w:marBottom w:val="0"/>
      <w:divBdr>
        <w:top w:val="none" w:sz="0" w:space="0" w:color="auto"/>
        <w:left w:val="none" w:sz="0" w:space="0" w:color="auto"/>
        <w:bottom w:val="none" w:sz="0" w:space="0" w:color="auto"/>
        <w:right w:val="none" w:sz="0" w:space="0" w:color="auto"/>
      </w:divBdr>
    </w:div>
    <w:div w:id="749812725">
      <w:bodyDiv w:val="1"/>
      <w:marLeft w:val="0"/>
      <w:marRight w:val="0"/>
      <w:marTop w:val="0"/>
      <w:marBottom w:val="0"/>
      <w:divBdr>
        <w:top w:val="none" w:sz="0" w:space="0" w:color="auto"/>
        <w:left w:val="none" w:sz="0" w:space="0" w:color="auto"/>
        <w:bottom w:val="none" w:sz="0" w:space="0" w:color="auto"/>
        <w:right w:val="none" w:sz="0" w:space="0" w:color="auto"/>
      </w:divBdr>
    </w:div>
    <w:div w:id="767889762">
      <w:bodyDiv w:val="1"/>
      <w:marLeft w:val="0"/>
      <w:marRight w:val="0"/>
      <w:marTop w:val="0"/>
      <w:marBottom w:val="0"/>
      <w:divBdr>
        <w:top w:val="none" w:sz="0" w:space="0" w:color="auto"/>
        <w:left w:val="none" w:sz="0" w:space="0" w:color="auto"/>
        <w:bottom w:val="none" w:sz="0" w:space="0" w:color="auto"/>
        <w:right w:val="none" w:sz="0" w:space="0" w:color="auto"/>
      </w:divBdr>
    </w:div>
    <w:div w:id="772480345">
      <w:bodyDiv w:val="1"/>
      <w:marLeft w:val="0"/>
      <w:marRight w:val="0"/>
      <w:marTop w:val="0"/>
      <w:marBottom w:val="0"/>
      <w:divBdr>
        <w:top w:val="none" w:sz="0" w:space="0" w:color="auto"/>
        <w:left w:val="none" w:sz="0" w:space="0" w:color="auto"/>
        <w:bottom w:val="none" w:sz="0" w:space="0" w:color="auto"/>
        <w:right w:val="none" w:sz="0" w:space="0" w:color="auto"/>
      </w:divBdr>
    </w:div>
    <w:div w:id="788747164">
      <w:bodyDiv w:val="1"/>
      <w:marLeft w:val="0"/>
      <w:marRight w:val="0"/>
      <w:marTop w:val="0"/>
      <w:marBottom w:val="0"/>
      <w:divBdr>
        <w:top w:val="none" w:sz="0" w:space="0" w:color="auto"/>
        <w:left w:val="none" w:sz="0" w:space="0" w:color="auto"/>
        <w:bottom w:val="none" w:sz="0" w:space="0" w:color="auto"/>
        <w:right w:val="none" w:sz="0" w:space="0" w:color="auto"/>
      </w:divBdr>
    </w:div>
    <w:div w:id="792097537">
      <w:bodyDiv w:val="1"/>
      <w:marLeft w:val="0"/>
      <w:marRight w:val="0"/>
      <w:marTop w:val="0"/>
      <w:marBottom w:val="0"/>
      <w:divBdr>
        <w:top w:val="none" w:sz="0" w:space="0" w:color="auto"/>
        <w:left w:val="none" w:sz="0" w:space="0" w:color="auto"/>
        <w:bottom w:val="none" w:sz="0" w:space="0" w:color="auto"/>
        <w:right w:val="none" w:sz="0" w:space="0" w:color="auto"/>
      </w:divBdr>
    </w:div>
    <w:div w:id="805896360">
      <w:bodyDiv w:val="1"/>
      <w:marLeft w:val="0"/>
      <w:marRight w:val="0"/>
      <w:marTop w:val="0"/>
      <w:marBottom w:val="0"/>
      <w:divBdr>
        <w:top w:val="none" w:sz="0" w:space="0" w:color="auto"/>
        <w:left w:val="none" w:sz="0" w:space="0" w:color="auto"/>
        <w:bottom w:val="none" w:sz="0" w:space="0" w:color="auto"/>
        <w:right w:val="none" w:sz="0" w:space="0" w:color="auto"/>
      </w:divBdr>
    </w:div>
    <w:div w:id="830802094">
      <w:bodyDiv w:val="1"/>
      <w:marLeft w:val="0"/>
      <w:marRight w:val="0"/>
      <w:marTop w:val="0"/>
      <w:marBottom w:val="0"/>
      <w:divBdr>
        <w:top w:val="none" w:sz="0" w:space="0" w:color="auto"/>
        <w:left w:val="none" w:sz="0" w:space="0" w:color="auto"/>
        <w:bottom w:val="none" w:sz="0" w:space="0" w:color="auto"/>
        <w:right w:val="none" w:sz="0" w:space="0" w:color="auto"/>
      </w:divBdr>
    </w:div>
    <w:div w:id="844706404">
      <w:bodyDiv w:val="1"/>
      <w:marLeft w:val="0"/>
      <w:marRight w:val="0"/>
      <w:marTop w:val="0"/>
      <w:marBottom w:val="0"/>
      <w:divBdr>
        <w:top w:val="none" w:sz="0" w:space="0" w:color="auto"/>
        <w:left w:val="none" w:sz="0" w:space="0" w:color="auto"/>
        <w:bottom w:val="none" w:sz="0" w:space="0" w:color="auto"/>
        <w:right w:val="none" w:sz="0" w:space="0" w:color="auto"/>
      </w:divBdr>
    </w:div>
    <w:div w:id="873157436">
      <w:bodyDiv w:val="1"/>
      <w:marLeft w:val="0"/>
      <w:marRight w:val="0"/>
      <w:marTop w:val="0"/>
      <w:marBottom w:val="0"/>
      <w:divBdr>
        <w:top w:val="none" w:sz="0" w:space="0" w:color="auto"/>
        <w:left w:val="none" w:sz="0" w:space="0" w:color="auto"/>
        <w:bottom w:val="none" w:sz="0" w:space="0" w:color="auto"/>
        <w:right w:val="none" w:sz="0" w:space="0" w:color="auto"/>
      </w:divBdr>
    </w:div>
    <w:div w:id="885138837">
      <w:bodyDiv w:val="1"/>
      <w:marLeft w:val="0"/>
      <w:marRight w:val="0"/>
      <w:marTop w:val="0"/>
      <w:marBottom w:val="0"/>
      <w:divBdr>
        <w:top w:val="none" w:sz="0" w:space="0" w:color="auto"/>
        <w:left w:val="none" w:sz="0" w:space="0" w:color="auto"/>
        <w:bottom w:val="none" w:sz="0" w:space="0" w:color="auto"/>
        <w:right w:val="none" w:sz="0" w:space="0" w:color="auto"/>
      </w:divBdr>
    </w:div>
    <w:div w:id="974061679">
      <w:bodyDiv w:val="1"/>
      <w:marLeft w:val="0"/>
      <w:marRight w:val="0"/>
      <w:marTop w:val="0"/>
      <w:marBottom w:val="0"/>
      <w:divBdr>
        <w:top w:val="none" w:sz="0" w:space="0" w:color="auto"/>
        <w:left w:val="none" w:sz="0" w:space="0" w:color="auto"/>
        <w:bottom w:val="none" w:sz="0" w:space="0" w:color="auto"/>
        <w:right w:val="none" w:sz="0" w:space="0" w:color="auto"/>
      </w:divBdr>
    </w:div>
    <w:div w:id="1027099538">
      <w:bodyDiv w:val="1"/>
      <w:marLeft w:val="0"/>
      <w:marRight w:val="0"/>
      <w:marTop w:val="0"/>
      <w:marBottom w:val="0"/>
      <w:divBdr>
        <w:top w:val="none" w:sz="0" w:space="0" w:color="auto"/>
        <w:left w:val="none" w:sz="0" w:space="0" w:color="auto"/>
        <w:bottom w:val="none" w:sz="0" w:space="0" w:color="auto"/>
        <w:right w:val="none" w:sz="0" w:space="0" w:color="auto"/>
      </w:divBdr>
    </w:div>
    <w:div w:id="1054352878">
      <w:bodyDiv w:val="1"/>
      <w:marLeft w:val="0"/>
      <w:marRight w:val="0"/>
      <w:marTop w:val="0"/>
      <w:marBottom w:val="0"/>
      <w:divBdr>
        <w:top w:val="none" w:sz="0" w:space="0" w:color="auto"/>
        <w:left w:val="none" w:sz="0" w:space="0" w:color="auto"/>
        <w:bottom w:val="none" w:sz="0" w:space="0" w:color="auto"/>
        <w:right w:val="none" w:sz="0" w:space="0" w:color="auto"/>
      </w:divBdr>
    </w:div>
    <w:div w:id="1098018989">
      <w:bodyDiv w:val="1"/>
      <w:marLeft w:val="0"/>
      <w:marRight w:val="0"/>
      <w:marTop w:val="0"/>
      <w:marBottom w:val="0"/>
      <w:divBdr>
        <w:top w:val="none" w:sz="0" w:space="0" w:color="auto"/>
        <w:left w:val="none" w:sz="0" w:space="0" w:color="auto"/>
        <w:bottom w:val="none" w:sz="0" w:space="0" w:color="auto"/>
        <w:right w:val="none" w:sz="0" w:space="0" w:color="auto"/>
      </w:divBdr>
    </w:div>
    <w:div w:id="1108506307">
      <w:bodyDiv w:val="1"/>
      <w:marLeft w:val="0"/>
      <w:marRight w:val="0"/>
      <w:marTop w:val="0"/>
      <w:marBottom w:val="0"/>
      <w:divBdr>
        <w:top w:val="none" w:sz="0" w:space="0" w:color="auto"/>
        <w:left w:val="none" w:sz="0" w:space="0" w:color="auto"/>
        <w:bottom w:val="none" w:sz="0" w:space="0" w:color="auto"/>
        <w:right w:val="none" w:sz="0" w:space="0" w:color="auto"/>
      </w:divBdr>
    </w:div>
    <w:div w:id="1171213785">
      <w:bodyDiv w:val="1"/>
      <w:marLeft w:val="0"/>
      <w:marRight w:val="0"/>
      <w:marTop w:val="0"/>
      <w:marBottom w:val="0"/>
      <w:divBdr>
        <w:top w:val="none" w:sz="0" w:space="0" w:color="auto"/>
        <w:left w:val="none" w:sz="0" w:space="0" w:color="auto"/>
        <w:bottom w:val="none" w:sz="0" w:space="0" w:color="auto"/>
        <w:right w:val="none" w:sz="0" w:space="0" w:color="auto"/>
      </w:divBdr>
    </w:div>
    <w:div w:id="1174997190">
      <w:bodyDiv w:val="1"/>
      <w:marLeft w:val="0"/>
      <w:marRight w:val="0"/>
      <w:marTop w:val="0"/>
      <w:marBottom w:val="0"/>
      <w:divBdr>
        <w:top w:val="none" w:sz="0" w:space="0" w:color="auto"/>
        <w:left w:val="none" w:sz="0" w:space="0" w:color="auto"/>
        <w:bottom w:val="none" w:sz="0" w:space="0" w:color="auto"/>
        <w:right w:val="none" w:sz="0" w:space="0" w:color="auto"/>
      </w:divBdr>
    </w:div>
    <w:div w:id="1177306791">
      <w:bodyDiv w:val="1"/>
      <w:marLeft w:val="0"/>
      <w:marRight w:val="0"/>
      <w:marTop w:val="0"/>
      <w:marBottom w:val="0"/>
      <w:divBdr>
        <w:top w:val="none" w:sz="0" w:space="0" w:color="auto"/>
        <w:left w:val="none" w:sz="0" w:space="0" w:color="auto"/>
        <w:bottom w:val="none" w:sz="0" w:space="0" w:color="auto"/>
        <w:right w:val="none" w:sz="0" w:space="0" w:color="auto"/>
      </w:divBdr>
    </w:div>
    <w:div w:id="1193108549">
      <w:bodyDiv w:val="1"/>
      <w:marLeft w:val="0"/>
      <w:marRight w:val="0"/>
      <w:marTop w:val="0"/>
      <w:marBottom w:val="0"/>
      <w:divBdr>
        <w:top w:val="none" w:sz="0" w:space="0" w:color="auto"/>
        <w:left w:val="none" w:sz="0" w:space="0" w:color="auto"/>
        <w:bottom w:val="none" w:sz="0" w:space="0" w:color="auto"/>
        <w:right w:val="none" w:sz="0" w:space="0" w:color="auto"/>
      </w:divBdr>
    </w:div>
    <w:div w:id="1208370227">
      <w:bodyDiv w:val="1"/>
      <w:marLeft w:val="0"/>
      <w:marRight w:val="0"/>
      <w:marTop w:val="0"/>
      <w:marBottom w:val="0"/>
      <w:divBdr>
        <w:top w:val="none" w:sz="0" w:space="0" w:color="auto"/>
        <w:left w:val="none" w:sz="0" w:space="0" w:color="auto"/>
        <w:bottom w:val="none" w:sz="0" w:space="0" w:color="auto"/>
        <w:right w:val="none" w:sz="0" w:space="0" w:color="auto"/>
      </w:divBdr>
    </w:div>
    <w:div w:id="1227688761">
      <w:bodyDiv w:val="1"/>
      <w:marLeft w:val="0"/>
      <w:marRight w:val="0"/>
      <w:marTop w:val="0"/>
      <w:marBottom w:val="0"/>
      <w:divBdr>
        <w:top w:val="none" w:sz="0" w:space="0" w:color="auto"/>
        <w:left w:val="none" w:sz="0" w:space="0" w:color="auto"/>
        <w:bottom w:val="none" w:sz="0" w:space="0" w:color="auto"/>
        <w:right w:val="none" w:sz="0" w:space="0" w:color="auto"/>
      </w:divBdr>
    </w:div>
    <w:div w:id="1236016054">
      <w:bodyDiv w:val="1"/>
      <w:marLeft w:val="0"/>
      <w:marRight w:val="0"/>
      <w:marTop w:val="0"/>
      <w:marBottom w:val="0"/>
      <w:divBdr>
        <w:top w:val="none" w:sz="0" w:space="0" w:color="auto"/>
        <w:left w:val="none" w:sz="0" w:space="0" w:color="auto"/>
        <w:bottom w:val="none" w:sz="0" w:space="0" w:color="auto"/>
        <w:right w:val="none" w:sz="0" w:space="0" w:color="auto"/>
      </w:divBdr>
    </w:div>
    <w:div w:id="1306810549">
      <w:bodyDiv w:val="1"/>
      <w:marLeft w:val="0"/>
      <w:marRight w:val="0"/>
      <w:marTop w:val="0"/>
      <w:marBottom w:val="0"/>
      <w:divBdr>
        <w:top w:val="none" w:sz="0" w:space="0" w:color="auto"/>
        <w:left w:val="none" w:sz="0" w:space="0" w:color="auto"/>
        <w:bottom w:val="none" w:sz="0" w:space="0" w:color="auto"/>
        <w:right w:val="none" w:sz="0" w:space="0" w:color="auto"/>
      </w:divBdr>
    </w:div>
    <w:div w:id="1310861709">
      <w:bodyDiv w:val="1"/>
      <w:marLeft w:val="0"/>
      <w:marRight w:val="0"/>
      <w:marTop w:val="0"/>
      <w:marBottom w:val="0"/>
      <w:divBdr>
        <w:top w:val="none" w:sz="0" w:space="0" w:color="auto"/>
        <w:left w:val="none" w:sz="0" w:space="0" w:color="auto"/>
        <w:bottom w:val="none" w:sz="0" w:space="0" w:color="auto"/>
        <w:right w:val="none" w:sz="0" w:space="0" w:color="auto"/>
      </w:divBdr>
    </w:div>
    <w:div w:id="1326665080">
      <w:bodyDiv w:val="1"/>
      <w:marLeft w:val="0"/>
      <w:marRight w:val="0"/>
      <w:marTop w:val="0"/>
      <w:marBottom w:val="0"/>
      <w:divBdr>
        <w:top w:val="none" w:sz="0" w:space="0" w:color="auto"/>
        <w:left w:val="none" w:sz="0" w:space="0" w:color="auto"/>
        <w:bottom w:val="none" w:sz="0" w:space="0" w:color="auto"/>
        <w:right w:val="none" w:sz="0" w:space="0" w:color="auto"/>
      </w:divBdr>
    </w:div>
    <w:div w:id="1348210569">
      <w:bodyDiv w:val="1"/>
      <w:marLeft w:val="0"/>
      <w:marRight w:val="0"/>
      <w:marTop w:val="0"/>
      <w:marBottom w:val="0"/>
      <w:divBdr>
        <w:top w:val="none" w:sz="0" w:space="0" w:color="auto"/>
        <w:left w:val="none" w:sz="0" w:space="0" w:color="auto"/>
        <w:bottom w:val="none" w:sz="0" w:space="0" w:color="auto"/>
        <w:right w:val="none" w:sz="0" w:space="0" w:color="auto"/>
      </w:divBdr>
    </w:div>
    <w:div w:id="1365449845">
      <w:bodyDiv w:val="1"/>
      <w:marLeft w:val="0"/>
      <w:marRight w:val="0"/>
      <w:marTop w:val="0"/>
      <w:marBottom w:val="0"/>
      <w:divBdr>
        <w:top w:val="none" w:sz="0" w:space="0" w:color="auto"/>
        <w:left w:val="none" w:sz="0" w:space="0" w:color="auto"/>
        <w:bottom w:val="none" w:sz="0" w:space="0" w:color="auto"/>
        <w:right w:val="none" w:sz="0" w:space="0" w:color="auto"/>
      </w:divBdr>
    </w:div>
    <w:div w:id="1414813392">
      <w:bodyDiv w:val="1"/>
      <w:marLeft w:val="0"/>
      <w:marRight w:val="0"/>
      <w:marTop w:val="0"/>
      <w:marBottom w:val="0"/>
      <w:divBdr>
        <w:top w:val="none" w:sz="0" w:space="0" w:color="auto"/>
        <w:left w:val="none" w:sz="0" w:space="0" w:color="auto"/>
        <w:bottom w:val="none" w:sz="0" w:space="0" w:color="auto"/>
        <w:right w:val="none" w:sz="0" w:space="0" w:color="auto"/>
      </w:divBdr>
    </w:div>
    <w:div w:id="1426920827">
      <w:bodyDiv w:val="1"/>
      <w:marLeft w:val="0"/>
      <w:marRight w:val="0"/>
      <w:marTop w:val="0"/>
      <w:marBottom w:val="0"/>
      <w:divBdr>
        <w:top w:val="none" w:sz="0" w:space="0" w:color="auto"/>
        <w:left w:val="none" w:sz="0" w:space="0" w:color="auto"/>
        <w:bottom w:val="none" w:sz="0" w:space="0" w:color="auto"/>
        <w:right w:val="none" w:sz="0" w:space="0" w:color="auto"/>
      </w:divBdr>
    </w:div>
    <w:div w:id="1428038502">
      <w:bodyDiv w:val="1"/>
      <w:marLeft w:val="0"/>
      <w:marRight w:val="0"/>
      <w:marTop w:val="0"/>
      <w:marBottom w:val="0"/>
      <w:divBdr>
        <w:top w:val="none" w:sz="0" w:space="0" w:color="auto"/>
        <w:left w:val="none" w:sz="0" w:space="0" w:color="auto"/>
        <w:bottom w:val="none" w:sz="0" w:space="0" w:color="auto"/>
        <w:right w:val="none" w:sz="0" w:space="0" w:color="auto"/>
      </w:divBdr>
    </w:div>
    <w:div w:id="1508859043">
      <w:bodyDiv w:val="1"/>
      <w:marLeft w:val="0"/>
      <w:marRight w:val="0"/>
      <w:marTop w:val="0"/>
      <w:marBottom w:val="0"/>
      <w:divBdr>
        <w:top w:val="none" w:sz="0" w:space="0" w:color="auto"/>
        <w:left w:val="none" w:sz="0" w:space="0" w:color="auto"/>
        <w:bottom w:val="none" w:sz="0" w:space="0" w:color="auto"/>
        <w:right w:val="none" w:sz="0" w:space="0" w:color="auto"/>
      </w:divBdr>
    </w:div>
    <w:div w:id="1544902843">
      <w:bodyDiv w:val="1"/>
      <w:marLeft w:val="0"/>
      <w:marRight w:val="0"/>
      <w:marTop w:val="0"/>
      <w:marBottom w:val="0"/>
      <w:divBdr>
        <w:top w:val="none" w:sz="0" w:space="0" w:color="auto"/>
        <w:left w:val="none" w:sz="0" w:space="0" w:color="auto"/>
        <w:bottom w:val="none" w:sz="0" w:space="0" w:color="auto"/>
        <w:right w:val="none" w:sz="0" w:space="0" w:color="auto"/>
      </w:divBdr>
    </w:div>
    <w:div w:id="1546944498">
      <w:bodyDiv w:val="1"/>
      <w:marLeft w:val="0"/>
      <w:marRight w:val="0"/>
      <w:marTop w:val="0"/>
      <w:marBottom w:val="0"/>
      <w:divBdr>
        <w:top w:val="none" w:sz="0" w:space="0" w:color="auto"/>
        <w:left w:val="none" w:sz="0" w:space="0" w:color="auto"/>
        <w:bottom w:val="none" w:sz="0" w:space="0" w:color="auto"/>
        <w:right w:val="none" w:sz="0" w:space="0" w:color="auto"/>
      </w:divBdr>
    </w:div>
    <w:div w:id="1550069467">
      <w:bodyDiv w:val="1"/>
      <w:marLeft w:val="0"/>
      <w:marRight w:val="0"/>
      <w:marTop w:val="0"/>
      <w:marBottom w:val="0"/>
      <w:divBdr>
        <w:top w:val="none" w:sz="0" w:space="0" w:color="auto"/>
        <w:left w:val="none" w:sz="0" w:space="0" w:color="auto"/>
        <w:bottom w:val="none" w:sz="0" w:space="0" w:color="auto"/>
        <w:right w:val="none" w:sz="0" w:space="0" w:color="auto"/>
      </w:divBdr>
    </w:div>
    <w:div w:id="1565212021">
      <w:bodyDiv w:val="1"/>
      <w:marLeft w:val="0"/>
      <w:marRight w:val="0"/>
      <w:marTop w:val="0"/>
      <w:marBottom w:val="0"/>
      <w:divBdr>
        <w:top w:val="none" w:sz="0" w:space="0" w:color="auto"/>
        <w:left w:val="none" w:sz="0" w:space="0" w:color="auto"/>
        <w:bottom w:val="none" w:sz="0" w:space="0" w:color="auto"/>
        <w:right w:val="none" w:sz="0" w:space="0" w:color="auto"/>
      </w:divBdr>
    </w:div>
    <w:div w:id="1575582284">
      <w:bodyDiv w:val="1"/>
      <w:marLeft w:val="0"/>
      <w:marRight w:val="0"/>
      <w:marTop w:val="0"/>
      <w:marBottom w:val="0"/>
      <w:divBdr>
        <w:top w:val="none" w:sz="0" w:space="0" w:color="auto"/>
        <w:left w:val="none" w:sz="0" w:space="0" w:color="auto"/>
        <w:bottom w:val="none" w:sz="0" w:space="0" w:color="auto"/>
        <w:right w:val="none" w:sz="0" w:space="0" w:color="auto"/>
      </w:divBdr>
    </w:div>
    <w:div w:id="1580671067">
      <w:bodyDiv w:val="1"/>
      <w:marLeft w:val="0"/>
      <w:marRight w:val="0"/>
      <w:marTop w:val="0"/>
      <w:marBottom w:val="0"/>
      <w:divBdr>
        <w:top w:val="none" w:sz="0" w:space="0" w:color="auto"/>
        <w:left w:val="none" w:sz="0" w:space="0" w:color="auto"/>
        <w:bottom w:val="none" w:sz="0" w:space="0" w:color="auto"/>
        <w:right w:val="none" w:sz="0" w:space="0" w:color="auto"/>
      </w:divBdr>
    </w:div>
    <w:div w:id="1592394936">
      <w:bodyDiv w:val="1"/>
      <w:marLeft w:val="0"/>
      <w:marRight w:val="0"/>
      <w:marTop w:val="0"/>
      <w:marBottom w:val="0"/>
      <w:divBdr>
        <w:top w:val="none" w:sz="0" w:space="0" w:color="auto"/>
        <w:left w:val="none" w:sz="0" w:space="0" w:color="auto"/>
        <w:bottom w:val="none" w:sz="0" w:space="0" w:color="auto"/>
        <w:right w:val="none" w:sz="0" w:space="0" w:color="auto"/>
      </w:divBdr>
    </w:div>
    <w:div w:id="1595479611">
      <w:bodyDiv w:val="1"/>
      <w:marLeft w:val="0"/>
      <w:marRight w:val="0"/>
      <w:marTop w:val="0"/>
      <w:marBottom w:val="0"/>
      <w:divBdr>
        <w:top w:val="none" w:sz="0" w:space="0" w:color="auto"/>
        <w:left w:val="none" w:sz="0" w:space="0" w:color="auto"/>
        <w:bottom w:val="none" w:sz="0" w:space="0" w:color="auto"/>
        <w:right w:val="none" w:sz="0" w:space="0" w:color="auto"/>
      </w:divBdr>
    </w:div>
    <w:div w:id="1596204522">
      <w:bodyDiv w:val="1"/>
      <w:marLeft w:val="0"/>
      <w:marRight w:val="0"/>
      <w:marTop w:val="0"/>
      <w:marBottom w:val="0"/>
      <w:divBdr>
        <w:top w:val="none" w:sz="0" w:space="0" w:color="auto"/>
        <w:left w:val="none" w:sz="0" w:space="0" w:color="auto"/>
        <w:bottom w:val="none" w:sz="0" w:space="0" w:color="auto"/>
        <w:right w:val="none" w:sz="0" w:space="0" w:color="auto"/>
      </w:divBdr>
    </w:div>
    <w:div w:id="1603879774">
      <w:bodyDiv w:val="1"/>
      <w:marLeft w:val="0"/>
      <w:marRight w:val="0"/>
      <w:marTop w:val="0"/>
      <w:marBottom w:val="0"/>
      <w:divBdr>
        <w:top w:val="none" w:sz="0" w:space="0" w:color="auto"/>
        <w:left w:val="none" w:sz="0" w:space="0" w:color="auto"/>
        <w:bottom w:val="none" w:sz="0" w:space="0" w:color="auto"/>
        <w:right w:val="none" w:sz="0" w:space="0" w:color="auto"/>
      </w:divBdr>
    </w:div>
    <w:div w:id="1615206189">
      <w:bodyDiv w:val="1"/>
      <w:marLeft w:val="0"/>
      <w:marRight w:val="0"/>
      <w:marTop w:val="0"/>
      <w:marBottom w:val="0"/>
      <w:divBdr>
        <w:top w:val="none" w:sz="0" w:space="0" w:color="auto"/>
        <w:left w:val="none" w:sz="0" w:space="0" w:color="auto"/>
        <w:bottom w:val="none" w:sz="0" w:space="0" w:color="auto"/>
        <w:right w:val="none" w:sz="0" w:space="0" w:color="auto"/>
      </w:divBdr>
    </w:div>
    <w:div w:id="1622420116">
      <w:bodyDiv w:val="1"/>
      <w:marLeft w:val="0"/>
      <w:marRight w:val="0"/>
      <w:marTop w:val="0"/>
      <w:marBottom w:val="0"/>
      <w:divBdr>
        <w:top w:val="none" w:sz="0" w:space="0" w:color="auto"/>
        <w:left w:val="none" w:sz="0" w:space="0" w:color="auto"/>
        <w:bottom w:val="none" w:sz="0" w:space="0" w:color="auto"/>
        <w:right w:val="none" w:sz="0" w:space="0" w:color="auto"/>
      </w:divBdr>
    </w:div>
    <w:div w:id="1646854995">
      <w:bodyDiv w:val="1"/>
      <w:marLeft w:val="0"/>
      <w:marRight w:val="0"/>
      <w:marTop w:val="0"/>
      <w:marBottom w:val="0"/>
      <w:divBdr>
        <w:top w:val="none" w:sz="0" w:space="0" w:color="auto"/>
        <w:left w:val="none" w:sz="0" w:space="0" w:color="auto"/>
        <w:bottom w:val="none" w:sz="0" w:space="0" w:color="auto"/>
        <w:right w:val="none" w:sz="0" w:space="0" w:color="auto"/>
      </w:divBdr>
    </w:div>
    <w:div w:id="1658916797">
      <w:bodyDiv w:val="1"/>
      <w:marLeft w:val="0"/>
      <w:marRight w:val="0"/>
      <w:marTop w:val="0"/>
      <w:marBottom w:val="0"/>
      <w:divBdr>
        <w:top w:val="none" w:sz="0" w:space="0" w:color="auto"/>
        <w:left w:val="none" w:sz="0" w:space="0" w:color="auto"/>
        <w:bottom w:val="none" w:sz="0" w:space="0" w:color="auto"/>
        <w:right w:val="none" w:sz="0" w:space="0" w:color="auto"/>
      </w:divBdr>
    </w:div>
    <w:div w:id="1730885386">
      <w:bodyDiv w:val="1"/>
      <w:marLeft w:val="0"/>
      <w:marRight w:val="0"/>
      <w:marTop w:val="0"/>
      <w:marBottom w:val="0"/>
      <w:divBdr>
        <w:top w:val="none" w:sz="0" w:space="0" w:color="auto"/>
        <w:left w:val="none" w:sz="0" w:space="0" w:color="auto"/>
        <w:bottom w:val="none" w:sz="0" w:space="0" w:color="auto"/>
        <w:right w:val="none" w:sz="0" w:space="0" w:color="auto"/>
      </w:divBdr>
    </w:div>
    <w:div w:id="1756123314">
      <w:bodyDiv w:val="1"/>
      <w:marLeft w:val="0"/>
      <w:marRight w:val="0"/>
      <w:marTop w:val="0"/>
      <w:marBottom w:val="0"/>
      <w:divBdr>
        <w:top w:val="none" w:sz="0" w:space="0" w:color="auto"/>
        <w:left w:val="none" w:sz="0" w:space="0" w:color="auto"/>
        <w:bottom w:val="none" w:sz="0" w:space="0" w:color="auto"/>
        <w:right w:val="none" w:sz="0" w:space="0" w:color="auto"/>
      </w:divBdr>
    </w:div>
    <w:div w:id="1763793348">
      <w:bodyDiv w:val="1"/>
      <w:marLeft w:val="0"/>
      <w:marRight w:val="0"/>
      <w:marTop w:val="0"/>
      <w:marBottom w:val="0"/>
      <w:divBdr>
        <w:top w:val="none" w:sz="0" w:space="0" w:color="auto"/>
        <w:left w:val="none" w:sz="0" w:space="0" w:color="auto"/>
        <w:bottom w:val="none" w:sz="0" w:space="0" w:color="auto"/>
        <w:right w:val="none" w:sz="0" w:space="0" w:color="auto"/>
      </w:divBdr>
    </w:div>
    <w:div w:id="1794404475">
      <w:bodyDiv w:val="1"/>
      <w:marLeft w:val="0"/>
      <w:marRight w:val="0"/>
      <w:marTop w:val="0"/>
      <w:marBottom w:val="0"/>
      <w:divBdr>
        <w:top w:val="none" w:sz="0" w:space="0" w:color="auto"/>
        <w:left w:val="none" w:sz="0" w:space="0" w:color="auto"/>
        <w:bottom w:val="none" w:sz="0" w:space="0" w:color="auto"/>
        <w:right w:val="none" w:sz="0" w:space="0" w:color="auto"/>
      </w:divBdr>
    </w:div>
    <w:div w:id="1799951933">
      <w:bodyDiv w:val="1"/>
      <w:marLeft w:val="0"/>
      <w:marRight w:val="0"/>
      <w:marTop w:val="0"/>
      <w:marBottom w:val="0"/>
      <w:divBdr>
        <w:top w:val="none" w:sz="0" w:space="0" w:color="auto"/>
        <w:left w:val="none" w:sz="0" w:space="0" w:color="auto"/>
        <w:bottom w:val="none" w:sz="0" w:space="0" w:color="auto"/>
        <w:right w:val="none" w:sz="0" w:space="0" w:color="auto"/>
      </w:divBdr>
    </w:div>
    <w:div w:id="1839687187">
      <w:bodyDiv w:val="1"/>
      <w:marLeft w:val="0"/>
      <w:marRight w:val="0"/>
      <w:marTop w:val="0"/>
      <w:marBottom w:val="0"/>
      <w:divBdr>
        <w:top w:val="none" w:sz="0" w:space="0" w:color="auto"/>
        <w:left w:val="none" w:sz="0" w:space="0" w:color="auto"/>
        <w:bottom w:val="none" w:sz="0" w:space="0" w:color="auto"/>
        <w:right w:val="none" w:sz="0" w:space="0" w:color="auto"/>
      </w:divBdr>
    </w:div>
    <w:div w:id="1850942863">
      <w:bodyDiv w:val="1"/>
      <w:marLeft w:val="0"/>
      <w:marRight w:val="0"/>
      <w:marTop w:val="0"/>
      <w:marBottom w:val="0"/>
      <w:divBdr>
        <w:top w:val="none" w:sz="0" w:space="0" w:color="auto"/>
        <w:left w:val="none" w:sz="0" w:space="0" w:color="auto"/>
        <w:bottom w:val="none" w:sz="0" w:space="0" w:color="auto"/>
        <w:right w:val="none" w:sz="0" w:space="0" w:color="auto"/>
      </w:divBdr>
    </w:div>
    <w:div w:id="1852718097">
      <w:bodyDiv w:val="1"/>
      <w:marLeft w:val="0"/>
      <w:marRight w:val="0"/>
      <w:marTop w:val="0"/>
      <w:marBottom w:val="0"/>
      <w:divBdr>
        <w:top w:val="none" w:sz="0" w:space="0" w:color="auto"/>
        <w:left w:val="none" w:sz="0" w:space="0" w:color="auto"/>
        <w:bottom w:val="none" w:sz="0" w:space="0" w:color="auto"/>
        <w:right w:val="none" w:sz="0" w:space="0" w:color="auto"/>
      </w:divBdr>
    </w:div>
    <w:div w:id="1874540744">
      <w:bodyDiv w:val="1"/>
      <w:marLeft w:val="0"/>
      <w:marRight w:val="0"/>
      <w:marTop w:val="0"/>
      <w:marBottom w:val="0"/>
      <w:divBdr>
        <w:top w:val="none" w:sz="0" w:space="0" w:color="auto"/>
        <w:left w:val="none" w:sz="0" w:space="0" w:color="auto"/>
        <w:bottom w:val="none" w:sz="0" w:space="0" w:color="auto"/>
        <w:right w:val="none" w:sz="0" w:space="0" w:color="auto"/>
      </w:divBdr>
    </w:div>
    <w:div w:id="1898394246">
      <w:bodyDiv w:val="1"/>
      <w:marLeft w:val="0"/>
      <w:marRight w:val="0"/>
      <w:marTop w:val="0"/>
      <w:marBottom w:val="0"/>
      <w:divBdr>
        <w:top w:val="none" w:sz="0" w:space="0" w:color="auto"/>
        <w:left w:val="none" w:sz="0" w:space="0" w:color="auto"/>
        <w:bottom w:val="none" w:sz="0" w:space="0" w:color="auto"/>
        <w:right w:val="none" w:sz="0" w:space="0" w:color="auto"/>
      </w:divBdr>
    </w:div>
    <w:div w:id="1913805741">
      <w:bodyDiv w:val="1"/>
      <w:marLeft w:val="0"/>
      <w:marRight w:val="0"/>
      <w:marTop w:val="0"/>
      <w:marBottom w:val="0"/>
      <w:divBdr>
        <w:top w:val="none" w:sz="0" w:space="0" w:color="auto"/>
        <w:left w:val="none" w:sz="0" w:space="0" w:color="auto"/>
        <w:bottom w:val="none" w:sz="0" w:space="0" w:color="auto"/>
        <w:right w:val="none" w:sz="0" w:space="0" w:color="auto"/>
      </w:divBdr>
    </w:div>
    <w:div w:id="1914854859">
      <w:bodyDiv w:val="1"/>
      <w:marLeft w:val="0"/>
      <w:marRight w:val="0"/>
      <w:marTop w:val="0"/>
      <w:marBottom w:val="0"/>
      <w:divBdr>
        <w:top w:val="none" w:sz="0" w:space="0" w:color="auto"/>
        <w:left w:val="none" w:sz="0" w:space="0" w:color="auto"/>
        <w:bottom w:val="none" w:sz="0" w:space="0" w:color="auto"/>
        <w:right w:val="none" w:sz="0" w:space="0" w:color="auto"/>
      </w:divBdr>
    </w:div>
    <w:div w:id="1941721303">
      <w:bodyDiv w:val="1"/>
      <w:marLeft w:val="0"/>
      <w:marRight w:val="0"/>
      <w:marTop w:val="0"/>
      <w:marBottom w:val="0"/>
      <w:divBdr>
        <w:top w:val="none" w:sz="0" w:space="0" w:color="auto"/>
        <w:left w:val="none" w:sz="0" w:space="0" w:color="auto"/>
        <w:bottom w:val="none" w:sz="0" w:space="0" w:color="auto"/>
        <w:right w:val="none" w:sz="0" w:space="0" w:color="auto"/>
      </w:divBdr>
    </w:div>
    <w:div w:id="1964648972">
      <w:bodyDiv w:val="1"/>
      <w:marLeft w:val="0"/>
      <w:marRight w:val="0"/>
      <w:marTop w:val="0"/>
      <w:marBottom w:val="0"/>
      <w:divBdr>
        <w:top w:val="none" w:sz="0" w:space="0" w:color="auto"/>
        <w:left w:val="none" w:sz="0" w:space="0" w:color="auto"/>
        <w:bottom w:val="none" w:sz="0" w:space="0" w:color="auto"/>
        <w:right w:val="none" w:sz="0" w:space="0" w:color="auto"/>
      </w:divBdr>
    </w:div>
    <w:div w:id="2012174569">
      <w:bodyDiv w:val="1"/>
      <w:marLeft w:val="0"/>
      <w:marRight w:val="0"/>
      <w:marTop w:val="0"/>
      <w:marBottom w:val="0"/>
      <w:divBdr>
        <w:top w:val="none" w:sz="0" w:space="0" w:color="auto"/>
        <w:left w:val="none" w:sz="0" w:space="0" w:color="auto"/>
        <w:bottom w:val="none" w:sz="0" w:space="0" w:color="auto"/>
        <w:right w:val="none" w:sz="0" w:space="0" w:color="auto"/>
      </w:divBdr>
    </w:div>
    <w:div w:id="2032028682">
      <w:bodyDiv w:val="1"/>
      <w:marLeft w:val="0"/>
      <w:marRight w:val="0"/>
      <w:marTop w:val="0"/>
      <w:marBottom w:val="0"/>
      <w:divBdr>
        <w:top w:val="none" w:sz="0" w:space="0" w:color="auto"/>
        <w:left w:val="none" w:sz="0" w:space="0" w:color="auto"/>
        <w:bottom w:val="none" w:sz="0" w:space="0" w:color="auto"/>
        <w:right w:val="none" w:sz="0" w:space="0" w:color="auto"/>
      </w:divBdr>
    </w:div>
    <w:div w:id="2033723755">
      <w:bodyDiv w:val="1"/>
      <w:marLeft w:val="0"/>
      <w:marRight w:val="0"/>
      <w:marTop w:val="0"/>
      <w:marBottom w:val="0"/>
      <w:divBdr>
        <w:top w:val="none" w:sz="0" w:space="0" w:color="auto"/>
        <w:left w:val="none" w:sz="0" w:space="0" w:color="auto"/>
        <w:bottom w:val="none" w:sz="0" w:space="0" w:color="auto"/>
        <w:right w:val="none" w:sz="0" w:space="0" w:color="auto"/>
      </w:divBdr>
    </w:div>
    <w:div w:id="2046590109">
      <w:bodyDiv w:val="1"/>
      <w:marLeft w:val="0"/>
      <w:marRight w:val="0"/>
      <w:marTop w:val="0"/>
      <w:marBottom w:val="0"/>
      <w:divBdr>
        <w:top w:val="none" w:sz="0" w:space="0" w:color="auto"/>
        <w:left w:val="none" w:sz="0" w:space="0" w:color="auto"/>
        <w:bottom w:val="none" w:sz="0" w:space="0" w:color="auto"/>
        <w:right w:val="none" w:sz="0" w:space="0" w:color="auto"/>
      </w:divBdr>
      <w:divsChild>
        <w:div w:id="16853433">
          <w:marLeft w:val="0"/>
          <w:marRight w:val="0"/>
          <w:marTop w:val="0"/>
          <w:marBottom w:val="0"/>
          <w:divBdr>
            <w:top w:val="none" w:sz="0" w:space="0" w:color="auto"/>
            <w:left w:val="none" w:sz="0" w:space="0" w:color="auto"/>
            <w:bottom w:val="none" w:sz="0" w:space="0" w:color="auto"/>
            <w:right w:val="none" w:sz="0" w:space="0" w:color="auto"/>
          </w:divBdr>
        </w:div>
        <w:div w:id="68313762">
          <w:marLeft w:val="0"/>
          <w:marRight w:val="0"/>
          <w:marTop w:val="0"/>
          <w:marBottom w:val="0"/>
          <w:divBdr>
            <w:top w:val="none" w:sz="0" w:space="0" w:color="auto"/>
            <w:left w:val="none" w:sz="0" w:space="0" w:color="auto"/>
            <w:bottom w:val="none" w:sz="0" w:space="0" w:color="auto"/>
            <w:right w:val="none" w:sz="0" w:space="0" w:color="auto"/>
          </w:divBdr>
        </w:div>
        <w:div w:id="358548230">
          <w:marLeft w:val="0"/>
          <w:marRight w:val="0"/>
          <w:marTop w:val="0"/>
          <w:marBottom w:val="0"/>
          <w:divBdr>
            <w:top w:val="none" w:sz="0" w:space="0" w:color="auto"/>
            <w:left w:val="none" w:sz="0" w:space="0" w:color="auto"/>
            <w:bottom w:val="none" w:sz="0" w:space="0" w:color="auto"/>
            <w:right w:val="none" w:sz="0" w:space="0" w:color="auto"/>
          </w:divBdr>
        </w:div>
        <w:div w:id="531191837">
          <w:marLeft w:val="0"/>
          <w:marRight w:val="0"/>
          <w:marTop w:val="0"/>
          <w:marBottom w:val="0"/>
          <w:divBdr>
            <w:top w:val="none" w:sz="0" w:space="0" w:color="auto"/>
            <w:left w:val="none" w:sz="0" w:space="0" w:color="auto"/>
            <w:bottom w:val="none" w:sz="0" w:space="0" w:color="auto"/>
            <w:right w:val="none" w:sz="0" w:space="0" w:color="auto"/>
          </w:divBdr>
        </w:div>
        <w:div w:id="1327896908">
          <w:marLeft w:val="0"/>
          <w:marRight w:val="0"/>
          <w:marTop w:val="0"/>
          <w:marBottom w:val="0"/>
          <w:divBdr>
            <w:top w:val="none" w:sz="0" w:space="0" w:color="auto"/>
            <w:left w:val="none" w:sz="0" w:space="0" w:color="auto"/>
            <w:bottom w:val="none" w:sz="0" w:space="0" w:color="auto"/>
            <w:right w:val="none" w:sz="0" w:space="0" w:color="auto"/>
          </w:divBdr>
        </w:div>
        <w:div w:id="1798791388">
          <w:marLeft w:val="0"/>
          <w:marRight w:val="0"/>
          <w:marTop w:val="0"/>
          <w:marBottom w:val="0"/>
          <w:divBdr>
            <w:top w:val="none" w:sz="0" w:space="0" w:color="auto"/>
            <w:left w:val="none" w:sz="0" w:space="0" w:color="auto"/>
            <w:bottom w:val="none" w:sz="0" w:space="0" w:color="auto"/>
            <w:right w:val="none" w:sz="0" w:space="0" w:color="auto"/>
          </w:divBdr>
        </w:div>
        <w:div w:id="2089185587">
          <w:marLeft w:val="0"/>
          <w:marRight w:val="0"/>
          <w:marTop w:val="0"/>
          <w:marBottom w:val="0"/>
          <w:divBdr>
            <w:top w:val="none" w:sz="0" w:space="0" w:color="auto"/>
            <w:left w:val="none" w:sz="0" w:space="0" w:color="auto"/>
            <w:bottom w:val="none" w:sz="0" w:space="0" w:color="auto"/>
            <w:right w:val="none" w:sz="0" w:space="0" w:color="auto"/>
          </w:divBdr>
        </w:div>
      </w:divsChild>
    </w:div>
    <w:div w:id="2075154315">
      <w:bodyDiv w:val="1"/>
      <w:marLeft w:val="0"/>
      <w:marRight w:val="0"/>
      <w:marTop w:val="0"/>
      <w:marBottom w:val="0"/>
      <w:divBdr>
        <w:top w:val="none" w:sz="0" w:space="0" w:color="auto"/>
        <w:left w:val="none" w:sz="0" w:space="0" w:color="auto"/>
        <w:bottom w:val="none" w:sz="0" w:space="0" w:color="auto"/>
        <w:right w:val="none" w:sz="0" w:space="0" w:color="auto"/>
      </w:divBdr>
    </w:div>
    <w:div w:id="2077390101">
      <w:bodyDiv w:val="1"/>
      <w:marLeft w:val="0"/>
      <w:marRight w:val="0"/>
      <w:marTop w:val="0"/>
      <w:marBottom w:val="0"/>
      <w:divBdr>
        <w:top w:val="none" w:sz="0" w:space="0" w:color="auto"/>
        <w:left w:val="none" w:sz="0" w:space="0" w:color="auto"/>
        <w:bottom w:val="none" w:sz="0" w:space="0" w:color="auto"/>
        <w:right w:val="none" w:sz="0" w:space="0" w:color="auto"/>
      </w:divBdr>
    </w:div>
    <w:div w:id="2077782408">
      <w:bodyDiv w:val="1"/>
      <w:marLeft w:val="0"/>
      <w:marRight w:val="0"/>
      <w:marTop w:val="0"/>
      <w:marBottom w:val="0"/>
      <w:divBdr>
        <w:top w:val="none" w:sz="0" w:space="0" w:color="auto"/>
        <w:left w:val="none" w:sz="0" w:space="0" w:color="auto"/>
        <w:bottom w:val="none" w:sz="0" w:space="0" w:color="auto"/>
        <w:right w:val="none" w:sz="0" w:space="0" w:color="auto"/>
      </w:divBdr>
    </w:div>
    <w:div w:id="2092966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image" Target="media/image10.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emf"/><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emf"/><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hyperlink" Target="https://www.wrij.nl/direct-regelen/vraag-vergunning-meld-activiteit"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jpe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4.jpg"/><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4.jpg"/><Relationship Id="rId1" Type="http://schemas.openxmlformats.org/officeDocument/2006/relationships/image" Target="media/image13.png"/></Relationships>
</file>

<file path=word/_rels/settings.xml.rels><?xml version="1.0" encoding="UTF-8" standalone="yes"?>
<Relationships xmlns="http://schemas.openxmlformats.org/package/2006/relationships"><Relationship Id="rId1" Type="http://schemas.openxmlformats.org/officeDocument/2006/relationships/attachedTemplate" Target="file:///E:\SynologyDrive\SERVER\AGT\ProjectenAGT\A06-ISO%209001%20Kwaliteitshandboek\KWALITEITSDOCUMENTEN%20AGT\TE%20GEBRUIKEN%20ADMINISTRATIEVE%20SJABLONEN\P-QC-004.AA%20Rapport%20AGT%20NL.dotx" TargetMode="Externa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FEFA97-B6BD-4DFD-A8E9-A1B2D500A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E:\SynologyDrive\SERVER\AGT\ProjectenAGT\A06-ISO 9001 Kwaliteitshandboek\KWALITEITSDOCUMENTEN AGT\TE GEBRUIKEN ADMINISTRATIEVE SJABLONEN\P-QC-004.AA Rapport AGT NL.dotx</Template>
  <TotalTime>2</TotalTime>
  <Pages>34</Pages>
  <Words>12699</Words>
  <Characters>72389</Characters>
  <Application>Microsoft Office Word</Application>
  <DocSecurity>0</DocSecurity>
  <Lines>603</Lines>
  <Paragraphs>169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P-QC-004.AA</vt:lpstr>
      <vt:lpstr>P-QC-004.AA</vt:lpstr>
    </vt:vector>
  </TitlesOfParts>
  <Company/>
  <LinksUpToDate>false</LinksUpToDate>
  <CharactersWithSpaces>84919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P-QC-004.AA</dc:title>
  <dc:subject/>
  <dc:creator>Katreine Blomme</dc:creator>
  <cp:keywords>Versie 4</cp:keywords>
  <cp:lastModifiedBy>Theo Olsthoorn</cp:lastModifiedBy>
  <cp:revision>2</cp:revision>
  <dcterms:created xsi:type="dcterms:W3CDTF">2023-12-20T13:19:00Z</dcterms:created>
  <dcterms:modified xsi:type="dcterms:W3CDTF">2023-12-20T13:19:00Z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id="gDpZbTp6"/&gt;&lt;style id="http://www.zotero.org/styles/ieee_cney" locale="nl-NL" hasBibliography="1" bibliographyStyleHasBeenSet="1"/&gt;&lt;prefs&gt;&lt;pref name="fieldType" value="Field"/&gt;&lt;/prefs&gt;&lt;/data&gt;</vt:lpwstr>
  </property>
</Properties>
</file>