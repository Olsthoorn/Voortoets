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1C1F5" w14:textId="63A5A679" w:rsidR="00712C0D" w:rsidRPr="001330C4" w:rsidRDefault="00BE39B6" w:rsidP="00496BBC">
      <w:pPr>
        <w:pStyle w:val="Subtitle"/>
      </w:pPr>
      <w:r w:rsidRPr="00891EA1">
        <w:rPr>
          <w:b/>
          <w:color w:val="3EA8CA"/>
          <w:sz w:val="36"/>
          <w:szCs w:val="22"/>
          <w:lang w:val="nl-BE"/>
          <w:rPrChange w:id="0" w:author="David Simpson" w:date="2026-02-11T20:29:00Z" w16du:dateUtc="2026-02-11T19:29:00Z">
            <w:rPr>
              <w:b/>
              <w:color w:val="3EA8CA"/>
              <w:sz w:val="36"/>
              <w:szCs w:val="22"/>
              <w:lang w:val="en-US"/>
            </w:rPr>
          </w:rPrChange>
        </w:rPr>
        <w:t>De verticale doorsnede van Ernst (1962) ontrafeld</w:t>
      </w:r>
    </w:p>
    <w:p w14:paraId="4BFABF87" w14:textId="77777777" w:rsidR="00712C0D" w:rsidRPr="001330C4" w:rsidRDefault="00712C0D" w:rsidP="00712C0D"/>
    <w:p w14:paraId="6D926A9E" w14:textId="4C575A9D" w:rsidR="0023538F" w:rsidRPr="001330C4" w:rsidRDefault="00BE39B6" w:rsidP="00712C0D">
      <w:pPr>
        <w:pStyle w:val="Authors"/>
      </w:pPr>
      <w:r>
        <w:t>Theo Olsthoorn</w:t>
      </w:r>
      <w:r w:rsidR="008647FE">
        <w:t xml:space="preserve">, David Simpson en Cas </w:t>
      </w:r>
      <w:r w:rsidR="0077308B">
        <w:t>N</w:t>
      </w:r>
      <w:r w:rsidR="008647FE">
        <w:t>eyens</w:t>
      </w:r>
      <w:r w:rsidR="00777527" w:rsidRPr="001330C4">
        <w:t xml:space="preserve"> </w:t>
      </w:r>
    </w:p>
    <w:p w14:paraId="251121AB" w14:textId="77777777" w:rsidR="00ED6E6A" w:rsidRPr="001330C4" w:rsidRDefault="00ED6E6A" w:rsidP="00712C0D">
      <w:pPr>
        <w:pStyle w:val="BodyText"/>
      </w:pPr>
    </w:p>
    <w:p w14:paraId="79759DC8" w14:textId="77777777" w:rsidR="00ED6E6A" w:rsidRPr="001330C4" w:rsidRDefault="00ED6E6A" w:rsidP="00712C0D">
      <w:pPr>
        <w:pStyle w:val="BodyText"/>
      </w:pPr>
    </w:p>
    <w:p w14:paraId="3032F6FF" w14:textId="77777777" w:rsidR="00454EB8" w:rsidRPr="001330C4" w:rsidRDefault="00454EB8" w:rsidP="00712C0D">
      <w:pPr>
        <w:pStyle w:val="BodyText"/>
      </w:pPr>
    </w:p>
    <w:p w14:paraId="2E3A597F" w14:textId="15F1A601" w:rsidR="00454EB8" w:rsidRPr="001330C4" w:rsidRDefault="000D1670" w:rsidP="00454EB8">
      <w:pPr>
        <w:spacing w:line="309" w:lineRule="auto"/>
        <w:ind w:left="190" w:right="1700"/>
        <w:rPr>
          <w:rStyle w:val="AbstractChar"/>
        </w:rPr>
      </w:pPr>
      <w:r w:rsidRPr="001330C4">
        <w:rPr>
          <w:noProof/>
        </w:rPr>
        <mc:AlternateContent>
          <mc:Choice Requires="wps">
            <w:drawing>
              <wp:anchor distT="0" distB="0" distL="114300" distR="114300" simplePos="0" relativeHeight="503308864" behindDoc="0" locked="0" layoutInCell="1" allowOverlap="1" wp14:anchorId="358E2F9E" wp14:editId="2AC584E2">
                <wp:simplePos x="0" y="0"/>
                <wp:positionH relativeFrom="column">
                  <wp:posOffset>4793615</wp:posOffset>
                </wp:positionH>
                <wp:positionV relativeFrom="paragraph">
                  <wp:posOffset>140970</wp:posOffset>
                </wp:positionV>
                <wp:extent cx="1085215" cy="805815"/>
                <wp:effectExtent l="0" t="0" r="0" b="0"/>
                <wp:wrapNone/>
                <wp:docPr id="49308916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85215" cy="805815"/>
                        </a:xfrm>
                        <a:prstGeom prst="rect">
                          <a:avLst/>
                        </a:prstGeom>
                        <a:noFill/>
                        <a:ln>
                          <a:noFill/>
                        </a:ln>
                      </wps:spPr>
                      <wps:txbx>
                        <w:txbxContent>
                          <w:p w14:paraId="1EBA380B" w14:textId="77777777" w:rsidR="000E790C" w:rsidRDefault="000E790C" w:rsidP="000E790C">
                            <w:pPr>
                              <w:spacing w:before="9"/>
                              <w:ind w:right="-1436"/>
                              <w:rPr>
                                <w:sz w:val="41"/>
                              </w:rPr>
                            </w:pPr>
                          </w:p>
                          <w:p w14:paraId="6904C434" w14:textId="77777777" w:rsidR="000E790C" w:rsidRPr="00284962" w:rsidRDefault="00E05656" w:rsidP="000E790C">
                            <w:pPr>
                              <w:ind w:left="426" w:right="-19"/>
                              <w:rPr>
                                <w:sz w:val="24"/>
                              </w:rPr>
                            </w:pPr>
                            <w:r>
                              <w:rPr>
                                <w:b/>
                                <w:bCs/>
                                <w:color w:val="FFFFFF" w:themeColor="background1"/>
                                <w:sz w:val="20"/>
                                <w:szCs w:val="20"/>
                              </w:rPr>
                              <w:t>Artikel</w:t>
                            </w:r>
                          </w:p>
                        </w:txbxContent>
                      </wps:txbx>
                      <wps:bodyPr rot="0" vert="horz" wrap="square" lIns="0" tIns="0" rIns="0" bIns="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358E2F9E" id="_x0000_t202" coordsize="21600,21600" o:spt="202" path="m,l,21600r21600,l21600,xe">
                <v:stroke joinstyle="miter"/>
                <v:path gradientshapeok="t" o:connecttype="rect"/>
              </v:shapetype>
              <v:shape id="Text Box 9" o:spid="_x0000_s1026" type="#_x0000_t202" style="position:absolute;left:0;text-align:left;margin-left:377.45pt;margin-top:11.1pt;width:85.45pt;height:63.45pt;z-index:50330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" filled="f" stroked="f">
                <v:textbox inset="0,0,0,0">
                  <w:txbxContent>
                    <w:p w14:paraId="1EBA380B" w14:textId="77777777" w:rsidR="000E790C" w:rsidRDefault="000E790C" w:rsidP="000E790C">
                      <w:pPr>
                        <w:spacing w:before="9"/>
                        <w:ind w:right="-1436"/>
                        <w:rPr>
                          <w:sz w:val="41"/>
                        </w:rPr>
                      </w:pPr>
                    </w:p>
                    <w:p w14:paraId="6904C434" w14:textId="77777777" w:rsidR="000E790C" w:rsidRPr="00284962" w:rsidRDefault="00E05656" w:rsidP="000E790C">
                      <w:pPr>
                        <w:ind w:left="426" w:right="-19"/>
                        <w:rPr>
                          <w:sz w:val="24"/>
                        </w:rPr>
                      </w:pPr>
                      <w:r>
                        <w:rPr>
                          <w:b/>
                          <w:bCs/>
                          <w:color w:val="FFFFFF" w:themeColor="background1"/>
                          <w:sz w:val="20"/>
                          <w:szCs w:val="20"/>
                        </w:rPr>
                        <w:t>Artikel</w:t>
                      </w:r>
                    </w:p>
                  </w:txbxContent>
                </v:textbox>
              </v:shape>
            </w:pict>
          </mc:Fallback>
        </mc:AlternateContent>
      </w:r>
      <w:r w:rsidRPr="001330C4">
        <w:rPr>
          <w:noProof/>
        </w:rPr>
        <mc:AlternateContent>
          <mc:Choice Requires="wps">
            <w:drawing>
              <wp:anchor distT="0" distB="0" distL="114300" distR="114300" simplePos="0" relativeHeight="1048" behindDoc="0" locked="0" layoutInCell="1" allowOverlap="1" wp14:anchorId="7687ACB0" wp14:editId="4DF8CCEE">
                <wp:simplePos x="0" y="0"/>
                <wp:positionH relativeFrom="column">
                  <wp:posOffset>4903470</wp:posOffset>
                </wp:positionH>
                <wp:positionV relativeFrom="paragraph">
                  <wp:posOffset>141605</wp:posOffset>
                </wp:positionV>
                <wp:extent cx="799465" cy="805815"/>
                <wp:effectExtent l="0" t="0" r="0" b="0"/>
                <wp:wrapNone/>
                <wp:docPr id="440857598"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9465" cy="805815"/>
                        </a:xfrm>
                        <a:custGeom>
                          <a:avLst/>
                          <a:gdLst>
                            <a:gd name="T0" fmla="+- 0 9638 8380"/>
                            <a:gd name="T1" fmla="*/ T0 w 1259"/>
                            <a:gd name="T2" fmla="+- 0 350 222"/>
                            <a:gd name="T3" fmla="*/ 350 h 1269"/>
                            <a:gd name="T4" fmla="+- 0 9624 8380"/>
                            <a:gd name="T5" fmla="*/ T4 w 1259"/>
                            <a:gd name="T6" fmla="+- 0 360 222"/>
                            <a:gd name="T7" fmla="*/ 360 h 1269"/>
                            <a:gd name="T8" fmla="+- 0 9573 8380"/>
                            <a:gd name="T9" fmla="*/ T8 w 1259"/>
                            <a:gd name="T10" fmla="+- 0 388 222"/>
                            <a:gd name="T11" fmla="*/ 388 h 1269"/>
                            <a:gd name="T12" fmla="+- 0 9512 8380"/>
                            <a:gd name="T13" fmla="*/ T12 w 1259"/>
                            <a:gd name="T14" fmla="+- 0 407 222"/>
                            <a:gd name="T15" fmla="*/ 407 h 1269"/>
                            <a:gd name="T16" fmla="+- 0 9435 8380"/>
                            <a:gd name="T17" fmla="*/ T16 w 1259"/>
                            <a:gd name="T18" fmla="+- 0 414 222"/>
                            <a:gd name="T19" fmla="*/ 414 h 1269"/>
                            <a:gd name="T20" fmla="+- 0 9357 8380"/>
                            <a:gd name="T21" fmla="*/ T20 w 1259"/>
                            <a:gd name="T22" fmla="+- 0 407 222"/>
                            <a:gd name="T23" fmla="*/ 407 h 1269"/>
                            <a:gd name="T24" fmla="+- 0 9296 8380"/>
                            <a:gd name="T25" fmla="*/ T24 w 1259"/>
                            <a:gd name="T26" fmla="+- 0 388 222"/>
                            <a:gd name="T27" fmla="*/ 388 h 1269"/>
                            <a:gd name="T28" fmla="+- 0 9245 8380"/>
                            <a:gd name="T29" fmla="*/ T28 w 1259"/>
                            <a:gd name="T30" fmla="+- 0 360 222"/>
                            <a:gd name="T31" fmla="*/ 360 h 1269"/>
                            <a:gd name="T32" fmla="+- 0 9144 8380"/>
                            <a:gd name="T33" fmla="*/ T32 w 1259"/>
                            <a:gd name="T34" fmla="+- 0 289 222"/>
                            <a:gd name="T35" fmla="*/ 289 h 1269"/>
                            <a:gd name="T36" fmla="+- 0 9082 8380"/>
                            <a:gd name="T37" fmla="*/ T36 w 1259"/>
                            <a:gd name="T38" fmla="+- 0 256 222"/>
                            <a:gd name="T39" fmla="*/ 256 h 1269"/>
                            <a:gd name="T40" fmla="+- 0 9005 8380"/>
                            <a:gd name="T41" fmla="*/ T40 w 1259"/>
                            <a:gd name="T42" fmla="+- 0 231 222"/>
                            <a:gd name="T43" fmla="*/ 231 h 1269"/>
                            <a:gd name="T44" fmla="+- 0 8907 8380"/>
                            <a:gd name="T45" fmla="*/ T44 w 1259"/>
                            <a:gd name="T46" fmla="+- 0 222 222"/>
                            <a:gd name="T47" fmla="*/ 222 h 1269"/>
                            <a:gd name="T48" fmla="+- 0 8809 8380"/>
                            <a:gd name="T49" fmla="*/ T48 w 1259"/>
                            <a:gd name="T50" fmla="+- 0 231 222"/>
                            <a:gd name="T51" fmla="*/ 231 h 1269"/>
                            <a:gd name="T52" fmla="+- 0 8732 8380"/>
                            <a:gd name="T53" fmla="*/ T52 w 1259"/>
                            <a:gd name="T54" fmla="+- 0 256 222"/>
                            <a:gd name="T55" fmla="*/ 256 h 1269"/>
                            <a:gd name="T56" fmla="+- 0 8670 8380"/>
                            <a:gd name="T57" fmla="*/ T56 w 1259"/>
                            <a:gd name="T58" fmla="+- 0 289 222"/>
                            <a:gd name="T59" fmla="*/ 289 h 1269"/>
                            <a:gd name="T60" fmla="+- 0 8569 8380"/>
                            <a:gd name="T61" fmla="*/ T60 w 1259"/>
                            <a:gd name="T62" fmla="+- 0 360 222"/>
                            <a:gd name="T63" fmla="*/ 360 h 1269"/>
                            <a:gd name="T64" fmla="+- 0 8518 8380"/>
                            <a:gd name="T65" fmla="*/ T64 w 1259"/>
                            <a:gd name="T66" fmla="+- 0 388 222"/>
                            <a:gd name="T67" fmla="*/ 388 h 1269"/>
                            <a:gd name="T68" fmla="+- 0 8457 8380"/>
                            <a:gd name="T69" fmla="*/ T68 w 1259"/>
                            <a:gd name="T70" fmla="+- 0 407 222"/>
                            <a:gd name="T71" fmla="*/ 407 h 1269"/>
                            <a:gd name="T72" fmla="+- 0 8380 8380"/>
                            <a:gd name="T73" fmla="*/ T72 w 1259"/>
                            <a:gd name="T74" fmla="+- 0 414 222"/>
                            <a:gd name="T75" fmla="*/ 414 h 1269"/>
                            <a:gd name="T76" fmla="+- 0 8380 8380"/>
                            <a:gd name="T77" fmla="*/ T76 w 1259"/>
                            <a:gd name="T78" fmla="+- 0 1491 222"/>
                            <a:gd name="T79" fmla="*/ 1491 h 1269"/>
                            <a:gd name="T80" fmla="+- 0 8477 8380"/>
                            <a:gd name="T81" fmla="*/ T80 w 1259"/>
                            <a:gd name="T82" fmla="+- 0 1481 222"/>
                            <a:gd name="T83" fmla="*/ 1481 h 1269"/>
                            <a:gd name="T84" fmla="+- 0 8554 8380"/>
                            <a:gd name="T85" fmla="*/ T84 w 1259"/>
                            <a:gd name="T86" fmla="+- 0 1457 222"/>
                            <a:gd name="T87" fmla="*/ 1457 h 1269"/>
                            <a:gd name="T88" fmla="+- 0 8617 8380"/>
                            <a:gd name="T89" fmla="*/ T88 w 1259"/>
                            <a:gd name="T90" fmla="+- 0 1423 222"/>
                            <a:gd name="T91" fmla="*/ 1423 h 1269"/>
                            <a:gd name="T92" fmla="+- 0 8718 8380"/>
                            <a:gd name="T93" fmla="*/ T92 w 1259"/>
                            <a:gd name="T94" fmla="+- 0 1353 222"/>
                            <a:gd name="T95" fmla="*/ 1353 h 1269"/>
                            <a:gd name="T96" fmla="+- 0 8769 8380"/>
                            <a:gd name="T97" fmla="*/ T96 w 1259"/>
                            <a:gd name="T98" fmla="+- 0 1325 222"/>
                            <a:gd name="T99" fmla="*/ 1325 h 1269"/>
                            <a:gd name="T100" fmla="+- 0 8830 8380"/>
                            <a:gd name="T101" fmla="*/ T100 w 1259"/>
                            <a:gd name="T102" fmla="+- 0 1306 222"/>
                            <a:gd name="T103" fmla="*/ 1306 h 1269"/>
                            <a:gd name="T104" fmla="+- 0 8907 8380"/>
                            <a:gd name="T105" fmla="*/ T104 w 1259"/>
                            <a:gd name="T106" fmla="+- 0 1299 222"/>
                            <a:gd name="T107" fmla="*/ 1299 h 1269"/>
                            <a:gd name="T108" fmla="+- 0 8985 8380"/>
                            <a:gd name="T109" fmla="*/ T108 w 1259"/>
                            <a:gd name="T110" fmla="+- 0 1306 222"/>
                            <a:gd name="T111" fmla="*/ 1306 h 1269"/>
                            <a:gd name="T112" fmla="+- 0 9046 8380"/>
                            <a:gd name="T113" fmla="*/ T112 w 1259"/>
                            <a:gd name="T114" fmla="+- 0 1325 222"/>
                            <a:gd name="T115" fmla="*/ 1325 h 1269"/>
                            <a:gd name="T116" fmla="+- 0 9097 8380"/>
                            <a:gd name="T117" fmla="*/ T116 w 1259"/>
                            <a:gd name="T118" fmla="+- 0 1353 222"/>
                            <a:gd name="T119" fmla="*/ 1353 h 1269"/>
                            <a:gd name="T120" fmla="+- 0 9198 8380"/>
                            <a:gd name="T121" fmla="*/ T120 w 1259"/>
                            <a:gd name="T122" fmla="+- 0 1423 222"/>
                            <a:gd name="T123" fmla="*/ 1423 h 1269"/>
                            <a:gd name="T124" fmla="+- 0 9260 8380"/>
                            <a:gd name="T125" fmla="*/ T124 w 1259"/>
                            <a:gd name="T126" fmla="+- 0 1457 222"/>
                            <a:gd name="T127" fmla="*/ 1457 h 1269"/>
                            <a:gd name="T128" fmla="+- 0 9337 8380"/>
                            <a:gd name="T129" fmla="*/ T128 w 1259"/>
                            <a:gd name="T130" fmla="+- 0 1481 222"/>
                            <a:gd name="T131" fmla="*/ 1481 h 1269"/>
                            <a:gd name="T132" fmla="+- 0 9435 8380"/>
                            <a:gd name="T133" fmla="*/ T132 w 1259"/>
                            <a:gd name="T134" fmla="+- 0 1491 222"/>
                            <a:gd name="T135" fmla="*/ 1491 h 1269"/>
                            <a:gd name="T136" fmla="+- 0 9533 8380"/>
                            <a:gd name="T137" fmla="*/ T136 w 1259"/>
                            <a:gd name="T138" fmla="+- 0 1481 222"/>
                            <a:gd name="T139" fmla="*/ 1481 h 1269"/>
                            <a:gd name="T140" fmla="+- 0 9610 8380"/>
                            <a:gd name="T141" fmla="*/ T140 w 1259"/>
                            <a:gd name="T142" fmla="+- 0 1457 222"/>
                            <a:gd name="T143" fmla="*/ 1457 h 1269"/>
                            <a:gd name="T144" fmla="+- 0 9638 8380"/>
                            <a:gd name="T145" fmla="*/ T144 w 1259"/>
                            <a:gd name="T146" fmla="+- 0 1442 222"/>
                            <a:gd name="T147" fmla="*/ 1442 h 1269"/>
                            <a:gd name="T148" fmla="+- 0 9638 8380"/>
                            <a:gd name="T149" fmla="*/ T148 w 1259"/>
                            <a:gd name="T150" fmla="+- 0 1299 222"/>
                            <a:gd name="T151" fmla="*/ 1299 h 1269"/>
                            <a:gd name="T152" fmla="+- 0 9638 8380"/>
                            <a:gd name="T153" fmla="*/ T152 w 1259"/>
                            <a:gd name="T154" fmla="+- 0 414 222"/>
                            <a:gd name="T155" fmla="*/ 414 h 1269"/>
                            <a:gd name="T156" fmla="+- 0 9638 8380"/>
                            <a:gd name="T157" fmla="*/ T156 w 1259"/>
                            <a:gd name="T158" fmla="+- 0 350 222"/>
                            <a:gd name="T159" fmla="*/ 350 h 12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1259" h="1269">
                              <a:moveTo>
                                <a:pt x="1258" y="128"/>
                              </a:moveTo>
                              <a:lnTo>
                                <a:pt x="1244" y="138"/>
                              </a:lnTo>
                              <a:lnTo>
                                <a:pt x="1193" y="166"/>
                              </a:lnTo>
                              <a:lnTo>
                                <a:pt x="1132" y="185"/>
                              </a:lnTo>
                              <a:lnTo>
                                <a:pt x="1055" y="192"/>
                              </a:lnTo>
                              <a:lnTo>
                                <a:pt x="977" y="185"/>
                              </a:lnTo>
                              <a:lnTo>
                                <a:pt x="916" y="166"/>
                              </a:lnTo>
                              <a:lnTo>
                                <a:pt x="865" y="138"/>
                              </a:lnTo>
                              <a:lnTo>
                                <a:pt x="764" y="67"/>
                              </a:lnTo>
                              <a:lnTo>
                                <a:pt x="702" y="34"/>
                              </a:lnTo>
                              <a:lnTo>
                                <a:pt x="625" y="9"/>
                              </a:lnTo>
                              <a:lnTo>
                                <a:pt x="527" y="0"/>
                              </a:lnTo>
                              <a:lnTo>
                                <a:pt x="429" y="9"/>
                              </a:lnTo>
                              <a:lnTo>
                                <a:pt x="352" y="34"/>
                              </a:lnTo>
                              <a:lnTo>
                                <a:pt x="290" y="67"/>
                              </a:lnTo>
                              <a:lnTo>
                                <a:pt x="189" y="138"/>
                              </a:lnTo>
                              <a:lnTo>
                                <a:pt x="138" y="166"/>
                              </a:lnTo>
                              <a:lnTo>
                                <a:pt x="77" y="185"/>
                              </a:lnTo>
                              <a:lnTo>
                                <a:pt x="0" y="192"/>
                              </a:lnTo>
                              <a:lnTo>
                                <a:pt x="0" y="1269"/>
                              </a:lnTo>
                              <a:lnTo>
                                <a:pt x="97" y="1259"/>
                              </a:lnTo>
                              <a:lnTo>
                                <a:pt x="174" y="1235"/>
                              </a:lnTo>
                              <a:lnTo>
                                <a:pt x="237" y="1201"/>
                              </a:lnTo>
                              <a:lnTo>
                                <a:pt x="338" y="1131"/>
                              </a:lnTo>
                              <a:lnTo>
                                <a:pt x="389" y="1103"/>
                              </a:lnTo>
                              <a:lnTo>
                                <a:pt x="450" y="1084"/>
                              </a:lnTo>
                              <a:lnTo>
                                <a:pt x="527" y="1077"/>
                              </a:lnTo>
                              <a:lnTo>
                                <a:pt x="605" y="1084"/>
                              </a:lnTo>
                              <a:lnTo>
                                <a:pt x="666" y="1103"/>
                              </a:lnTo>
                              <a:lnTo>
                                <a:pt x="717" y="1131"/>
                              </a:lnTo>
                              <a:lnTo>
                                <a:pt x="818" y="1201"/>
                              </a:lnTo>
                              <a:lnTo>
                                <a:pt x="880" y="1235"/>
                              </a:lnTo>
                              <a:lnTo>
                                <a:pt x="957" y="1259"/>
                              </a:lnTo>
                              <a:lnTo>
                                <a:pt x="1055" y="1269"/>
                              </a:lnTo>
                              <a:lnTo>
                                <a:pt x="1153" y="1259"/>
                              </a:lnTo>
                              <a:lnTo>
                                <a:pt x="1230" y="1235"/>
                              </a:lnTo>
                              <a:lnTo>
                                <a:pt x="1258" y="1220"/>
                              </a:lnTo>
                              <a:lnTo>
                                <a:pt x="1258" y="1077"/>
                              </a:lnTo>
                              <a:lnTo>
                                <a:pt x="1258" y="192"/>
                              </a:lnTo>
                              <a:lnTo>
                                <a:pt x="1258" y="128"/>
                              </a:lnTo>
                            </a:path>
                          </a:pathLst>
                        </a:custGeom>
                        <a:solidFill>
                          <a:srgbClr val="3EA8CA"/>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B2EE79F" id="Freeform 7" o:spid="_x0000_s1026" style="position:absolute;z-index:1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449pt,17.55pt,448.3pt,18.05pt,445.75pt,19.45pt,442.7pt,20.4pt,438.85pt,20.75pt,434.95pt,20.4pt,431.9pt,19.45pt,429.35pt,18.05pt,424.3pt,14.5pt,421.2pt,12.85pt,417.35pt,11.6pt,412.45pt,11.15pt,407.55pt,11.6pt,403.7pt,12.85pt,400.6pt,14.5pt,395.55pt,18.05pt,393pt,19.45pt,389.95pt,20.4pt,386.1pt,20.75pt,386.1pt,74.6pt,390.95pt,74.1pt,394.8pt,72.9pt,397.95pt,71.2pt,403pt,67.7pt,405.55pt,66.3pt,408.6pt,65.35pt,412.45pt,65pt,416.35pt,65.35pt,419.4pt,66.3pt,421.95pt,67.7pt,427pt,71.2pt,430.1pt,72.9pt,433.95pt,74.1pt,438.85pt,74.6pt,443.75pt,74.1pt,447.6pt,72.9pt,449pt,72.15pt,449pt,65pt,449pt,20.75pt,449pt,17.55pt" coordsize="1259,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" fillcolor="#3ea8ca" stroked="f">
                <v:path arrowok="t" o:connecttype="custom" o:connectlocs="798830,222250;789940,228600;757555,246380;718820,258445;669925,262890;620395,258445;581660,246380;549275,228600;485140,183515;445770,162560;396875,146685;334645,140970;272415,146685;223520,162560;184150,183515;120015,228600;87630,246380;48895,258445;0,262890;0,946785;61595,940435;110490,925195;150495,903605;214630,859155;247015,841375;285750,829310;334645,824865;384175,829310;422910,841375;455295,859155;519430,903605;558800,925195;607695,940435;669925,946785;732155,940435;781050,925195;798830,915670;798830,824865;798830,262890;798830,222250" o:connectangles="0,0,0,0,0,0,0,0,0,0,0,0,0,0,0,0,0,0,0,0,0,0,0,0,0,0,0,0,0,0,0,0,0,0,0,0,0,0,0,0"/>
              </v:polyline>
            </w:pict>
          </mc:Fallback>
        </mc:AlternateContent>
      </w:r>
      <w:r w:rsidR="00084F6F" w:rsidRPr="001330C4">
        <w:rPr>
          <w:rStyle w:val="AbstractChar"/>
        </w:rPr>
        <w:t>Ernst was een hydrologische grootheid (Van Bakel, 1996), dat staat wel vast voor iedereen die kennis van zijn werk heeft genomen. Zo zit zijn proefschrift vol originele hydrologische uitwerkingen en inzichten die, behalve essentieel voor de landbouwhydrologie, ook daarbuiten tot vernieuwing he</w:t>
      </w:r>
      <w:r w:rsidR="00B83EEF">
        <w:rPr>
          <w:rStyle w:val="AbstractChar"/>
        </w:rPr>
        <w:t>bben</w:t>
      </w:r>
      <w:r w:rsidR="00084F6F" w:rsidRPr="001330C4">
        <w:rPr>
          <w:rStyle w:val="AbstractChar"/>
        </w:rPr>
        <w:t xml:space="preserve"> geleid. Tal van formules die hij heeft afgeleid worden nog altijd veel gebruikt wanneer analytisch inzicht gevraagd is. Analytisch inzicht blijft ook belangrijk in de huidige tijd van de grote modellen, al was het maar om deze brute-force gereedschappen te kunnen verifiëren of om goede benaderingen af te leiden voor bijvoorbeeld de manier waarop een fijn stelsel oppervlaktewater in een grof model kan worden opgenomen zonder de werkelijkheid al te veel geweld aan te doen (De Lange et al. 2026). Het blijft de moeite waard om het in kraakhelder Nederlands geschreven proefschrift van Ernst door te lezen; het staat vol pareltjes van hydrologisch inzicht; alles wordt keurig uitgelegd en afgeleid. Het proefschrift geeft een mooi overzicht van de stand van de kennis op het gebied van de landbouwhydrologie in zijn tijd. En ... analytische oplossingen blijven altijd geldig, en up-to-date</w:t>
      </w:r>
      <w:r w:rsidR="00454EB8" w:rsidRPr="001330C4">
        <w:rPr>
          <w:rStyle w:val="AbstractChar"/>
        </w:rPr>
        <w:t>.</w:t>
      </w:r>
      <w:r w:rsidR="00A34100" w:rsidRPr="001330C4">
        <w:rPr>
          <w:rStyle w:val="AbstractChar"/>
        </w:rPr>
        <w:t xml:space="preserve"> </w:t>
      </w:r>
    </w:p>
    <w:p w14:paraId="0EB6FB36" w14:textId="77777777" w:rsidR="00ED6E6A" w:rsidRPr="001330C4" w:rsidRDefault="00ED6E6A" w:rsidP="00712C0D">
      <w:pPr>
        <w:pStyle w:val="BodyText"/>
        <w:rPr>
          <w:sz w:val="18"/>
        </w:rPr>
      </w:pPr>
    </w:p>
    <w:p w14:paraId="1CD006FC" w14:textId="77777777" w:rsidR="00ED6E6A" w:rsidRPr="001330C4" w:rsidRDefault="00D23D5C" w:rsidP="006355B9">
      <w:pPr>
        <w:pStyle w:val="Kop1"/>
      </w:pPr>
      <w:r w:rsidRPr="001330C4">
        <w:t>Inleiding</w:t>
      </w:r>
    </w:p>
    <w:p w14:paraId="2820DEA6" w14:textId="25F10C15" w:rsidR="00454EB8" w:rsidRPr="001330C4" w:rsidRDefault="00084F6F" w:rsidP="00F6667A">
      <w:pPr>
        <w:pStyle w:val="Normaal"/>
      </w:pPr>
      <w:r w:rsidRPr="00084F6F">
        <w:t xml:space="preserve">Zoals bijna altijd bij het analytisch aanpakken van grondwaterstromingsvraagstukken blijkt superpositie hét gereedschap van de hydroloog. De kunst is het uiteenrafelen van een grondwaterprobleem in brokken die afzonderlijk redelijk gemakkelijk zijn op te lossen, om ze vervolgens bij elkaar op te tellen tot de samengestelde stroming, die het oorspronkelijke, te complexe vraagstuk oplost. Dat opbreken is soms een kunst en vaak moet het vraagstuk wat gekneed worden tot het past in een vorm die we analytisch kunnen tackelen. Ernst heeft ook zo’n vraagstuk, hier overgenomen in </w:t>
      </w:r>
      <w:r w:rsidR="00BE39B6">
        <w:t>afbeelding</w:t>
      </w:r>
      <w:r w:rsidR="00FE63EC">
        <w:t xml:space="preserve"> </w:t>
      </w:r>
      <w:r w:rsidRPr="00084F6F">
        <w:t>1. Het ging hem erom de stroming in een halve doorsnede van een landbouwperceel, tussen het midden van de randsloot en de waterscheiding in het midden van het perceel, te ontrafelen om een goede uitdrukking te vinden voor de radiale weerstand. Hij ging aan de slag met een freatisch</w:t>
      </w:r>
      <w:ins w:id="1" w:author="David Simpson" w:date="2026-02-11T20:29:00Z" w16du:dateUtc="2026-02-11T19:29:00Z">
        <w:r w:rsidR="00891EA1">
          <w:t>,</w:t>
        </w:r>
      </w:ins>
      <w:r w:rsidRPr="00084F6F">
        <w:t xml:space="preserve"> homogeen en isotroop watervoerend pakket op vlakke basis dat wordt gevoed met een uniform neerslagoverschot </w:t>
      </w:r>
      <m:oMath>
        <m:r>
          <w:rPr>
            <w:rFonts w:ascii="Cambria Math" w:hAnsi="Cambria Math"/>
          </w:rPr>
          <m:t>N</m:t>
        </m:r>
      </m:oMath>
      <w:r w:rsidRPr="00084F6F">
        <w:t xml:space="preserve">. Hoe eenvoudig kan het zijn, zou je denken. Ook Ernst kon de samengestelde stroming in </w:t>
      </w:r>
      <w:r w:rsidR="00BE39B6">
        <w:t>afbeelding</w:t>
      </w:r>
      <w:r w:rsidR="00FE63EC">
        <w:t xml:space="preserve"> </w:t>
      </w:r>
      <w:r w:rsidRPr="00084F6F">
        <w:t>1a niet in één keer oplossen en wilde hem daarom opsplitsen in drie deelstromen: een verticale (</w:t>
      </w:r>
      <w:r w:rsidR="00BE39B6">
        <w:t>afbeelding</w:t>
      </w:r>
      <w:r w:rsidR="00FE63EC">
        <w:t xml:space="preserve"> </w:t>
      </w:r>
      <w:r w:rsidRPr="00084F6F">
        <w:t>1b) een horizontale (</w:t>
      </w:r>
      <w:r w:rsidR="00BE39B6">
        <w:t>afbeelding</w:t>
      </w:r>
      <w:r w:rsidR="00FE63EC">
        <w:t xml:space="preserve"> </w:t>
      </w:r>
      <w:r w:rsidRPr="00084F6F">
        <w:t xml:space="preserve">1c) en één die wordt veroorzaakt door </w:t>
      </w:r>
      <w:del w:id="2" w:author="David Simpson" w:date="2026-02-11T20:29:00Z" w16du:dateUtc="2026-02-11T19:29:00Z">
        <w:r w:rsidRPr="00084F6F" w:rsidDel="00891EA1">
          <w:delText xml:space="preserve">de uitsluitend </w:delText>
        </w:r>
      </w:del>
      <w:r w:rsidRPr="00084F6F">
        <w:t xml:space="preserve">de contractie van de stroomlijnen nabij de sloot. Helemaal perfect lukt dat niet, want voor superpositie moet het stromingsdomein hetzelfde blijven en de randvoorwaarden consistent. Het stromingsdomein wordt aan de bovenzijde begrensd door het freatisch vlak in </w:t>
      </w:r>
      <w:r w:rsidR="00BE39B6">
        <w:t>afbeelding</w:t>
      </w:r>
      <w:r w:rsidR="00FE63EC">
        <w:t xml:space="preserve"> </w:t>
      </w:r>
      <w:r w:rsidRPr="00084F6F">
        <w:t xml:space="preserve">1a, maar datzelfde freatisch vlak past natuurlijk niet bij het stoombeeld in </w:t>
      </w:r>
      <w:r w:rsidR="00BE39B6">
        <w:t>afbeelding</w:t>
      </w:r>
      <w:r w:rsidR="00FE63EC">
        <w:t xml:space="preserve"> </w:t>
      </w:r>
      <w:r w:rsidRPr="00084F6F">
        <w:t xml:space="preserve">1b met alleen verticale stroming. Bij uitsluitend verticale stroming is het freatisch vlak immers horizontaal. Ook de sloot verstoort het ideaalbeeld, want die zorgt ervoor dat de stroomlijnen in </w:t>
      </w:r>
      <w:r w:rsidR="00BE39B6">
        <w:t>afbeelding</w:t>
      </w:r>
      <w:r w:rsidR="00FE63EC">
        <w:t xml:space="preserve"> </w:t>
      </w:r>
      <w:r w:rsidRPr="00084F6F">
        <w:t xml:space="preserve">1b niet zuiver verticaal en de horizontale in </w:t>
      </w:r>
      <w:r w:rsidR="00BE39B6">
        <w:t>afbeelding</w:t>
      </w:r>
      <w:r w:rsidR="00FE63EC">
        <w:t xml:space="preserve"> </w:t>
      </w:r>
      <w:r w:rsidRPr="00084F6F">
        <w:t>1c niet zuiver horizontaal kunnen zijn</w:t>
      </w:r>
      <w:r w:rsidR="00596AEA" w:rsidRPr="001330C4">
        <w:t>.</w:t>
      </w:r>
    </w:p>
    <w:p w14:paraId="52A1D06C" w14:textId="77777777" w:rsidR="00F6667A" w:rsidRPr="00F6667A" w:rsidRDefault="00F6667A" w:rsidP="00F6667A">
      <w:pPr>
        <w:pStyle w:val="Normaal"/>
      </w:pPr>
      <w:r w:rsidRPr="00F6667A">
        <w:rPr>
          <w:noProof/>
        </w:rPr>
        <w:lastRenderedPageBreak/>
        <w:drawing>
          <wp:inline distT="0" distB="0" distL="0" distR="0" wp14:anchorId="4D124E1D" wp14:editId="20245733">
            <wp:extent cx="3950208" cy="2834640"/>
            <wp:effectExtent l="0" t="0" r="0" b="0"/>
            <wp:docPr id="540884901" name="Picture" descr="[fig:Ernst-fig7]Afb. 7 uit Ernst (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0_Users_Theo_Entiteiten_Hygea_2022-AGT_Coding_images_Ernst62Fig7.png"/>
                    <pic:cNvPicPr>
                      <a:picLocks noChangeAspect="1" noChangeArrowheads="1"/>
                    </pic:cNvPicPr>
                  </pic:nvPicPr>
                  <pic:blipFill>
                    <a:blip r:embed="rId7"/>
                    <a:stretch>
                      <a:fillRect/>
                    </a:stretch>
                  </pic:blipFill>
                  <pic:spPr bwMode="auto">
                    <a:xfrm>
                      <a:off x="0" y="0"/>
                      <a:ext cx="3950208" cy="2834640"/>
                    </a:xfrm>
                    <a:prstGeom prst="rect">
                      <a:avLst/>
                    </a:prstGeom>
                    <a:noFill/>
                    <a:ln w="9525">
                      <a:noFill/>
                      <a:headEnd/>
                      <a:tailEnd/>
                    </a:ln>
                  </pic:spPr>
                </pic:pic>
              </a:graphicData>
            </a:graphic>
          </wp:inline>
        </w:drawing>
      </w:r>
    </w:p>
    <w:p w14:paraId="24C5A331" w14:textId="4E1F3AE9" w:rsidR="00F6667A" w:rsidRPr="00F6667A" w:rsidRDefault="00BE39B6" w:rsidP="00BE39B6">
      <w:pPr>
        <w:pStyle w:val="Caption"/>
        <w:rPr>
          <w:w w:val="105"/>
        </w:rPr>
      </w:pPr>
      <w:bookmarkStart w:id="3" w:name="fig1"/>
      <w:r>
        <w:rPr>
          <w:w w:val="105"/>
        </w:rPr>
        <w:t xml:space="preserve">Afbeelding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1</w:t>
      </w:r>
      <w:r w:rsidR="00F6667A" w:rsidRPr="00F6667A">
        <w:rPr>
          <w:w w:val="105"/>
        </w:rPr>
        <w:fldChar w:fldCharType="end"/>
      </w:r>
      <w:r w:rsidR="00F6667A" w:rsidRPr="00F6667A">
        <w:rPr>
          <w:w w:val="105"/>
        </w:rPr>
        <w:t>:</w:t>
      </w:r>
      <w:bookmarkEnd w:id="3"/>
      <w:r w:rsidR="00FE63EC">
        <w:rPr>
          <w:w w:val="105"/>
        </w:rPr>
        <w:t xml:space="preserve">Figuur </w:t>
      </w:r>
      <w:r w:rsidR="00F6667A" w:rsidRPr="00F6667A">
        <w:rPr>
          <w:w w:val="105"/>
        </w:rPr>
        <w:t>7 uit Ernst (1962)</w:t>
      </w:r>
    </w:p>
    <w:p w14:paraId="198B3329" w14:textId="08B3ECD2" w:rsidR="00F6667A" w:rsidRPr="00F6667A" w:rsidRDefault="00F6667A" w:rsidP="00F6667A">
      <w:pPr>
        <w:pStyle w:val="Normaal"/>
      </w:pPr>
      <w:r w:rsidRPr="00F6667A">
        <w:t xml:space="preserve">Ik wil in dit artikel deze doorsnede uit elkaar rafelen en doorrekenen, A) om hem helemaal te kwantificeren, B) de radiale weerstand te bepalen, C) verticale anisotropie daarin op te nemen en D) om erachter te komen wat nu precies de stippellijn in </w:t>
      </w:r>
      <w:r w:rsidR="00BE39B6">
        <w:t>afbeelding</w:t>
      </w:r>
      <w:r w:rsidR="00FE63EC">
        <w:t xml:space="preserve"> </w:t>
      </w:r>
      <w:r w:rsidRPr="00F6667A">
        <w:t xml:space="preserve">1b voorstelt samen met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F6667A">
        <w:t xml:space="preserve"> die als term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k</m:t>
        </m:r>
      </m:oMath>
      <w:r w:rsidRPr="00F6667A">
        <w:t xml:space="preserve"> in Ernst’s weerstandsformule (zijn vgl. 33) terugkomt. Hij zegt daar op p.17 het volgende over:</w:t>
      </w:r>
      <w:r w:rsidR="00BE39B6">
        <w:t xml:space="preserve"> </w:t>
      </w:r>
      <w:r w:rsidRPr="00F6667A">
        <w:t xml:space="preserve">,,In figuur 7b is de vorm van de natte omtrek van de open leiding de oorzaak, dat de stroming niet zuiver verticaal kan zijn. Op de stippellijn in deze figuur is de potentiaal gelijk aan het peil van het open water. De </w:t>
      </w:r>
      <w:del w:id="4" w:author="David Simpson" w:date="2026-02-11T20:31:00Z" w16du:dateUtc="2026-02-11T19:31:00Z">
        <w:r w:rsidRPr="00F6667A" w:rsidDel="00891EA1">
          <w:delText>a</w:delText>
        </w:r>
      </w:del>
      <w:r w:rsidRPr="00F6667A">
        <w:t>equipotentiaallijn ligt grotendeels horizontaal met een hoogte ongeveer overeenkomend met de onderkant van de natte omtrek van de open leiding. De figuur toont aan, dat het betrokken stijghoogteverschil alleen van betekenis kan zijn bij een slecht doorlatende bovenlaag.” Wat wil hij hiermee</w:t>
      </w:r>
      <w:ins w:id="5" w:author="David Simpson" w:date="2026-02-11T20:31:00Z" w16du:dateUtc="2026-02-11T19:31:00Z">
        <w:r w:rsidR="00891EA1">
          <w:t xml:space="preserve"> juist zeggen</w:t>
        </w:r>
      </w:ins>
      <w:r w:rsidRPr="00F6667A">
        <w:t>?</w:t>
      </w:r>
    </w:p>
    <w:p w14:paraId="565D415F" w14:textId="1C3F5E78" w:rsidR="00F6667A" w:rsidRPr="001330C4" w:rsidRDefault="00F6667A" w:rsidP="00F6667A">
      <w:pPr>
        <w:pStyle w:val="Normaal"/>
      </w:pPr>
      <w:r w:rsidRPr="001330C4">
        <w:t xml:space="preserve">Het is duidelijk dat we geen analytische oplossingen hebben voor precies de doorsnede die Ernst heeft onderzocht. Dat wordt anders wanneer we hem idealiseren tot een rechthoek die een watervoerend pakket voorstelt met vaste dikte </w:t>
      </w:r>
      <m:oMath>
        <m:r>
          <w:rPr>
            <w:rFonts w:ascii="Cambria Math" w:hAnsi="Cambria Math"/>
          </w:rPr>
          <m:t>D</m:t>
        </m:r>
      </m:oMath>
      <w:r w:rsidRPr="001330C4">
        <w:t xml:space="preserve"> tussen </w:t>
      </w:r>
      <w:ins w:id="6" w:author="David Simpson" w:date="2026-02-11T20:32:00Z" w16du:dateUtc="2026-02-11T19:32:00Z">
        <w:r w:rsidR="00891EA1">
          <w:t xml:space="preserve">het </w:t>
        </w:r>
      </w:ins>
      <w:r w:rsidRPr="001330C4">
        <w:t xml:space="preserve">slootmidden op </w:t>
      </w:r>
      <m:oMath>
        <m:r>
          <w:rPr>
            <w:rFonts w:ascii="Cambria Math" w:hAnsi="Cambria Math"/>
          </w:rPr>
          <m:t>x</m:t>
        </m:r>
        <m:r>
          <m:rPr>
            <m:sty m:val="p"/>
          </m:rPr>
          <w:rPr>
            <w:rFonts w:ascii="Cambria Math" w:hAnsi="Cambria Math"/>
          </w:rPr>
          <m:t>=</m:t>
        </m:r>
        <m:r>
          <w:rPr>
            <w:rFonts w:ascii="Cambria Math" w:hAnsi="Cambria Math"/>
          </w:rPr>
          <m:t>b</m:t>
        </m:r>
      </m:oMath>
      <w:r w:rsidRPr="001330C4">
        <w:t xml:space="preserve"> en de waterscheiding op </w:t>
      </w:r>
      <m:oMath>
        <m:r>
          <w:rPr>
            <w:rFonts w:ascii="Cambria Math" w:hAnsi="Cambria Math"/>
          </w:rPr>
          <m:t>x</m:t>
        </m:r>
        <m:r>
          <m:rPr>
            <m:sty m:val="p"/>
          </m:rPr>
          <w:rPr>
            <w:rFonts w:ascii="Cambria Math" w:hAnsi="Cambria Math"/>
          </w:rPr>
          <m:t>=</m:t>
        </m:r>
        <m:r>
          <w:rPr>
            <w:rFonts w:ascii="Cambria Math" w:hAnsi="Cambria Math"/>
          </w:rPr>
          <m:t>0</m:t>
        </m:r>
      </m:oMath>
      <w:r w:rsidRPr="001330C4">
        <w:t xml:space="preserve"> en waarin we de sloot samentrekken tot een puntonttrekking in het punt </w:t>
      </w: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oMath>
      <w:r w:rsidRPr="001330C4">
        <w:t xml:space="preserve"> </w:t>
      </w:r>
      <m:oMath>
        <m:r>
          <w:rPr>
            <w:rFonts w:ascii="Cambria Math" w:hAnsi="Cambria Math"/>
          </w:rPr>
          <m:t>z</m:t>
        </m:r>
        <m:r>
          <m:rPr>
            <m:sty m:val="p"/>
          </m:rPr>
          <w:rPr>
            <w:rFonts w:ascii="Cambria Math" w:hAnsi="Cambria Math"/>
          </w:rPr>
          <m:t>=</m:t>
        </m:r>
        <m:r>
          <w:rPr>
            <w:rFonts w:ascii="Cambria Math" w:hAnsi="Cambria Math"/>
          </w:rPr>
          <m:t>D</m:t>
        </m:r>
      </m:oMath>
      <w:r w:rsidRPr="001330C4">
        <w:t>. De afwijking van de werkelijke doorsnede zal niet groot zijn wanneer de hoogte van het freatisch vlak boven het slootpeil maar een fractie van de pakketdikte is en de radius van de sloot klein ten opzichte van diezelfde dikte. Hier beginnen we mee, om verderop de werkelijke doorsnede te onderzoeken, precies zoals Ernst die heeft getekend.</w:t>
      </w:r>
    </w:p>
    <w:p w14:paraId="181EF643" w14:textId="77777777" w:rsidR="00F6667A" w:rsidRPr="00F6667A" w:rsidRDefault="00F6667A" w:rsidP="00BE39B6">
      <w:pPr>
        <w:pStyle w:val="Kop1"/>
        <w:rPr>
          <w:w w:val="105"/>
        </w:rPr>
      </w:pPr>
      <w:r w:rsidRPr="00F6667A">
        <w:rPr>
          <w:w w:val="105"/>
        </w:rPr>
        <w:t>De geïdealiseerde doorsnede</w:t>
      </w:r>
    </w:p>
    <w:p w14:paraId="76DA3331" w14:textId="6BB8D5C2" w:rsidR="00F6667A" w:rsidRPr="00F6667A" w:rsidRDefault="00F6667A" w:rsidP="00F6667A">
      <w:pPr>
        <w:pStyle w:val="Normaal"/>
      </w:pPr>
      <w:r w:rsidRPr="00F6667A">
        <w:t xml:space="preserve">In de geïdealiseerde doorsnede met vaste pakketdikte en tot punt gereduceerde slootdoorsnede, kunnen we de stroming exact opsplitsen in </w:t>
      </w:r>
      <w:ins w:id="7" w:author="David Simpson" w:date="2026-02-11T20:32:00Z" w16du:dateUtc="2026-02-11T19:32:00Z">
        <w:r w:rsidR="00891EA1">
          <w:t xml:space="preserve">een </w:t>
        </w:r>
      </w:ins>
      <w:r w:rsidRPr="00F6667A">
        <w:t>verticale, horizontale en radiale stroming (</w:t>
      </w:r>
      <w:r w:rsidR="00BE39B6">
        <w:t xml:space="preserve">zie afbeelding </w:t>
      </w:r>
      <w:hyperlink w:anchor="fig:Figuur-7-numeriek">
        <w:r w:rsidRPr="00F6667A">
          <w:rPr>
            <w:rStyle w:val="Hyperlink"/>
            <w:rFonts w:cs="Trebuchet MS"/>
          </w:rPr>
          <w:t>2</w:t>
        </w:r>
      </w:hyperlink>
      <w:r w:rsidRPr="00F6667A">
        <w:t>).</w:t>
      </w:r>
    </w:p>
    <w:p w14:paraId="2BEACA40" w14:textId="77777777" w:rsidR="00F6667A" w:rsidRPr="00F6667A" w:rsidRDefault="00F6667A" w:rsidP="00F6667A">
      <w:pPr>
        <w:pStyle w:val="Normaal"/>
      </w:pPr>
      <w:r w:rsidRPr="00F6667A">
        <w:rPr>
          <w:noProof/>
        </w:rPr>
        <w:drawing>
          <wp:inline distT="0" distB="0" distL="0" distR="0" wp14:anchorId="4C758DB0" wp14:editId="7BFBEA98">
            <wp:extent cx="3907155" cy="3384755"/>
            <wp:effectExtent l="0" t="0" r="4445" b="6350"/>
            <wp:docPr id="1356332344" name="Picture" descr="[fig:Figuur-7-numeriek]Afbeelding 7 uit Ernst numeriek nagere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1_Users_Theo_Entiteiten_Hygea_2022-AGT_Coding_images_ErnstFig7_numeriek.png"/>
                    <pic:cNvPicPr>
                      <a:picLocks noChangeAspect="1" noChangeArrowheads="1"/>
                    </pic:cNvPicPr>
                  </pic:nvPicPr>
                  <pic:blipFill rotWithShape="1">
                    <a:blip r:embed="rId8"/>
                    <a:srcRect l="4321" r="5872" b="6720"/>
                    <a:stretch>
                      <a:fillRect/>
                    </a:stretch>
                  </pic:blipFill>
                  <pic:spPr bwMode="auto">
                    <a:xfrm>
                      <a:off x="0" y="0"/>
                      <a:ext cx="3908841" cy="3386216"/>
                    </a:xfrm>
                    <a:prstGeom prst="rect">
                      <a:avLst/>
                    </a:prstGeom>
                    <a:noFill/>
                    <a:ln>
                      <a:noFill/>
                    </a:ln>
                    <a:extLst>
                      <a:ext uri="{53640926-AAD7-44D8-BBD7-CCE9431645EC}">
                        <a14:shadowObscured xmlns:a14="http://schemas.microsoft.com/office/drawing/2010/main"/>
                      </a:ext>
                    </a:extLst>
                  </pic:spPr>
                </pic:pic>
              </a:graphicData>
            </a:graphic>
          </wp:inline>
        </w:drawing>
      </w:r>
    </w:p>
    <w:p w14:paraId="695DBF02" w14:textId="6CE1CECE" w:rsidR="00F6667A" w:rsidRPr="00F6667A" w:rsidRDefault="00FE63EC" w:rsidP="00FE63EC">
      <w:pPr>
        <w:pStyle w:val="Caption"/>
        <w:rPr>
          <w:w w:val="105"/>
        </w:rPr>
      </w:pPr>
      <w:bookmarkStart w:id="8" w:name="fig2"/>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2</w:t>
      </w:r>
      <w:r w:rsidR="00F6667A" w:rsidRPr="00F6667A">
        <w:rPr>
          <w:w w:val="105"/>
        </w:rPr>
        <w:fldChar w:fldCharType="end"/>
      </w:r>
      <w:r w:rsidR="00F6667A" w:rsidRPr="00F6667A">
        <w:rPr>
          <w:w w:val="105"/>
        </w:rPr>
        <w:t>:</w:t>
      </w:r>
      <w:bookmarkEnd w:id="8"/>
      <w:r>
        <w:t xml:space="preserve"> A</w:t>
      </w:r>
      <w:r w:rsidR="00BE39B6">
        <w:t xml:space="preserve">fbeelding </w:t>
      </w:r>
      <w:r>
        <w:t xml:space="preserve">1 analytisch </w:t>
      </w:r>
      <w:r w:rsidR="00F6667A" w:rsidRPr="00F6667A">
        <w:rPr>
          <w:w w:val="105"/>
        </w:rPr>
        <w:t>nagerekend</w:t>
      </w:r>
      <w:ins w:id="9" w:author="David Simpson" w:date="2026-02-11T20:33:00Z" w16du:dateUtc="2026-02-11T19:33:00Z">
        <w:r w:rsidR="00891EA1">
          <w:rPr>
            <w:w w:val="105"/>
          </w:rPr>
          <w:t xml:space="preserve"> met stroomlijnen (rood) en potentiaallijnen (blauw)</w:t>
        </w:r>
      </w:ins>
      <w:r w:rsidR="00F6667A" w:rsidRPr="00F6667A">
        <w:rPr>
          <w:w w:val="105"/>
        </w:rPr>
        <w:t>.</w:t>
      </w:r>
    </w:p>
    <w:p w14:paraId="5A7860BF" w14:textId="7A8D7DC7" w:rsidR="00F6667A" w:rsidRPr="00F6667A" w:rsidRDefault="00891EA1" w:rsidP="001330C4">
      <w:pPr>
        <w:pStyle w:val="Kop2"/>
        <w:rPr>
          <w:w w:val="105"/>
        </w:rPr>
      </w:pPr>
      <w:bookmarkStart w:id="10" w:name="verticale-stroming"/>
      <w:ins w:id="11" w:author="David Simpson" w:date="2026-02-11T20:34:00Z" w16du:dateUtc="2026-02-11T19:34:00Z">
        <w:r>
          <w:rPr>
            <w:w w:val="105"/>
          </w:rPr>
          <w:t xml:space="preserve">De </w:t>
        </w:r>
      </w:ins>
      <w:del w:id="12" w:author="David Simpson" w:date="2026-02-11T20:34:00Z" w16du:dateUtc="2026-02-11T19:34:00Z">
        <w:r w:rsidR="00F6667A" w:rsidRPr="00F6667A" w:rsidDel="00891EA1">
          <w:rPr>
            <w:w w:val="105"/>
          </w:rPr>
          <w:delText>V</w:delText>
        </w:r>
      </w:del>
      <w:ins w:id="13" w:author="David Simpson" w:date="2026-02-11T20:34:00Z" w16du:dateUtc="2026-02-11T19:34:00Z">
        <w:r>
          <w:rPr>
            <w:w w:val="105"/>
          </w:rPr>
          <w:t>v</w:t>
        </w:r>
      </w:ins>
      <w:r w:rsidR="00F6667A" w:rsidRPr="00F6667A">
        <w:rPr>
          <w:w w:val="105"/>
        </w:rPr>
        <w:t>erticale stroming</w:t>
      </w:r>
    </w:p>
    <w:p w14:paraId="57247626" w14:textId="3715DB50" w:rsidR="00F6667A" w:rsidRPr="00F6667A" w:rsidRDefault="00F6667A" w:rsidP="00F6667A">
      <w:pPr>
        <w:pStyle w:val="Normaal"/>
      </w:pPr>
      <w:r w:rsidRPr="00F6667A">
        <w:t xml:space="preserve">Zuiver verticale stroming ontstaat door over het oppervlak van de doorsnede een stroom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rsidRPr="00F6667A">
        <w:t xml:space="preserve"> [1/d] onttrekken. Immers dan vermindert de verticale flux van </w:t>
      </w:r>
      <m:oMath>
        <m:r>
          <w:rPr>
            <w:rFonts w:ascii="Cambria Math" w:hAnsi="Cambria Math"/>
          </w:rPr>
          <m:t>N</m:t>
        </m:r>
      </m:oMath>
      <w:r w:rsidRPr="00F6667A">
        <w:t xml:space="preserve"> [m/d] op </w:t>
      </w:r>
      <m:oMath>
        <m:r>
          <w:rPr>
            <w:rFonts w:ascii="Cambria Math" w:hAnsi="Cambria Math"/>
          </w:rPr>
          <m:t>z</m:t>
        </m:r>
        <m:r>
          <m:rPr>
            <m:sty m:val="p"/>
          </m:rPr>
          <w:rPr>
            <w:rFonts w:ascii="Cambria Math" w:hAnsi="Cambria Math"/>
          </w:rPr>
          <m:t>=</m:t>
        </m:r>
        <m:r>
          <w:rPr>
            <w:rFonts w:ascii="Cambria Math" w:hAnsi="Cambria Math"/>
          </w:rPr>
          <m:t>D</m:t>
        </m:r>
      </m:oMath>
      <w:r w:rsidRPr="00F6667A">
        <w:t xml:space="preserve"> tot 0 aan de basis bij </w:t>
      </w:r>
      <m:oMath>
        <m:r>
          <w:rPr>
            <w:rFonts w:ascii="Cambria Math" w:hAnsi="Cambria Math"/>
          </w:rPr>
          <m:t>z</m:t>
        </m:r>
        <m:r>
          <m:rPr>
            <m:sty m:val="p"/>
          </m:rPr>
          <w:rPr>
            <w:rFonts w:ascii="Cambria Math" w:hAnsi="Cambria Math"/>
          </w:rPr>
          <m:t>=</m:t>
        </m:r>
        <m:r>
          <w:rPr>
            <w:rFonts w:ascii="Cambria Math" w:hAnsi="Cambria Math"/>
          </w:rPr>
          <m:t>0</m:t>
        </m:r>
      </m:oMath>
      <w:r w:rsidRPr="00F6667A">
        <w:t xml:space="preserve">. Ernst doet dat ook; hij maakt van zijn doorsnede een blok met dikte </w:t>
      </w:r>
      <m:oMath>
        <m:r>
          <w:rPr>
            <w:rFonts w:ascii="Cambria Math" w:hAnsi="Cambria Math"/>
          </w:rPr>
          <m:t>Δy</m:t>
        </m:r>
      </m:oMath>
      <w:r w:rsidRPr="00F6667A">
        <w:t xml:space="preserve"> en onttrekt deze stroom uniform aan het linker zijvlak van dit blok. Hierdoor ontstaat de stroming zoals hij dit in het blok rechts naast de doorsnede van </w:t>
      </w:r>
      <w:r w:rsidR="00BE39B6">
        <w:t xml:space="preserve">afbeelding </w:t>
      </w:r>
      <w:hyperlink w:anchor="fig:Ernst-fig7">
        <w:r w:rsidRPr="00F6667A">
          <w:rPr>
            <w:rStyle w:val="Hyperlink"/>
            <w:rFonts w:cs="Trebuchet MS"/>
          </w:rPr>
          <w:t>1</w:t>
        </w:r>
      </w:hyperlink>
      <w:r w:rsidRPr="00F6667A">
        <w:t>/b tekende.</w:t>
      </w:r>
      <w:ins w:id="14" w:author="David Simpson" w:date="2026-02-11T20:36:00Z" w16du:dateUtc="2026-02-11T19:36:00Z">
        <w:r w:rsidR="00891EA1">
          <w:t xml:space="preserve"> Zonder deze </w:t>
        </w:r>
      </w:ins>
      <w:ins w:id="15" w:author="David Simpson" w:date="2026-02-11T20:37:00Z" w16du:dateUtc="2026-02-11T19:37:00Z">
        <w:r w:rsidR="003C03DB">
          <w:t>zij</w:t>
        </w:r>
      </w:ins>
      <w:ins w:id="16" w:author="David Simpson" w:date="2026-02-11T20:36:00Z" w16du:dateUtc="2026-02-11T19:36:00Z">
        <w:r w:rsidR="00891EA1">
          <w:t>uitstroom zou de verticale stroming niet kunnen uitdoven naar nul onderaan het profiel.</w:t>
        </w:r>
      </w:ins>
      <w:r w:rsidRPr="00F6667A">
        <w:t xml:space="preserve"> In de ideale doorsnede levert de verticale stroming perfect horizontale stijghoogtelijnen op, die bovenin dichter bij elkaar liggen omdat daar de verticale flux groter is. En de sloot? Die is tot een punt gereduceerd, en doet helemaal niets. Je kan diezelfde sloot overal in de doorsnede plaatsen zonder dat er iets aan het beeld verandert; de stroming is er geheel onafhankelijk van. De stijghoogten zijn onbepaald, tenzij we een willekeurig punt een vaste potentiaal geven. Kiezen we voor dit punt de </w:t>
      </w:r>
      <w:r w:rsidR="001330C4" w:rsidRPr="00F6667A">
        <w:t>linkerbovenhoek</w:t>
      </w:r>
      <w:r w:rsidRPr="00F6667A">
        <w:t>, en krijgt het</w:t>
      </w:r>
      <w:del w:id="17" w:author="David Simpson" w:date="2026-02-11T20:37:00Z" w16du:dateUtc="2026-02-11T19:37:00Z">
        <w:r w:rsidRPr="00F6667A" w:rsidDel="003C03DB">
          <w:delText xml:space="preserve"> </w:delText>
        </w:r>
      </w:del>
      <w:ins w:id="18" w:author="David Simpson" w:date="2026-02-11T20:37:00Z" w16du:dateUtc="2026-02-11T19:37:00Z">
        <w:r w:rsidR="003C03DB">
          <w:t xml:space="preserve"> </w:t>
        </w:r>
      </w:ins>
      <w:r w:rsidRPr="00F6667A">
        <w:t>stijghoogte nul, dan is automatisch de stijghoogte langs het hele bovenvlak nul (want er is geen horizontale stroming).</w:t>
      </w:r>
    </w:p>
    <w:p w14:paraId="2CD565D3" w14:textId="5410C88C" w:rsidR="00F6667A" w:rsidRPr="00F6667A" w:rsidRDefault="00F6667A" w:rsidP="00F6667A">
      <w:pPr>
        <w:pStyle w:val="Normaal"/>
      </w:pPr>
      <w:r w:rsidRPr="00F6667A">
        <w:t xml:space="preserve">De verticale flux is onafhankelijk van </w:t>
      </w:r>
      <m:oMath>
        <m:r>
          <w:rPr>
            <w:rFonts w:ascii="Cambria Math" w:hAnsi="Cambria Math"/>
          </w:rPr>
          <m:t>x</m:t>
        </m:r>
      </m:oMath>
      <w:r w:rsidRPr="00F6667A">
        <w:t xml:space="preserve"> en gelijk aan</w:t>
      </w:r>
    </w:p>
    <w:p w14:paraId="11B01736" w14:textId="03413F9D" w:rsidR="00F6667A" w:rsidRPr="007F12C7" w:rsidRDefault="00000000" w:rsidP="007F12C7">
      <w:pPr>
        <w:pStyle w:val="Equation"/>
      </w:pPr>
      <m:oMath>
        <m:sSub>
          <m:sSubPr>
            <m:ctrlPr>
              <w:rPr>
                <w:rFonts w:ascii="Cambria Math" w:hAnsi="Cambria Math"/>
              </w:rPr>
            </m:ctrlPr>
          </m:sSubPr>
          <m:e>
            <m:r>
              <w:rPr>
                <w:rFonts w:ascii="Cambria Math" w:hAnsi="Cambria Math"/>
              </w:rPr>
              <m:t>q</m:t>
            </m:r>
          </m:e>
          <m:sub>
            <m:r>
              <w:rPr>
                <w:rFonts w:ascii="Cambria Math" w:hAnsi="Cambria Math"/>
              </w:rPr>
              <m:t>z</m:t>
            </m:r>
          </m:sub>
        </m:sSub>
        <m:r>
          <m:rPr>
            <m:sty m:val="p"/>
          </m:rPr>
          <w:rPr>
            <w:rFonts w:ascii="Cambria Math" w:hAnsi="Cambria Math"/>
          </w:rPr>
          <m:t>=-</m:t>
        </m:r>
        <m:r>
          <w:rPr>
            <w:rFonts w:ascii="Cambria Math" w:hAnsi="Cambria Math"/>
          </w:rPr>
          <m:t>k</m:t>
        </m:r>
        <m:f>
          <m:fPr>
            <m:ctrlPr>
              <w:rPr>
                <w:rFonts w:ascii="Cambria Math" w:hAnsi="Cambria Math"/>
              </w:rPr>
            </m:ctrlPr>
          </m:fPr>
          <m:num>
            <m:r>
              <w:rPr>
                <w:rFonts w:ascii="Cambria Math" w:hAnsi="Cambria Math"/>
              </w:rPr>
              <m:t>dϕ</m:t>
            </m:r>
          </m:num>
          <m:den>
            <m:r>
              <w:rPr>
                <w:rFonts w:ascii="Cambria Math" w:hAnsi="Cambria Math"/>
              </w:rPr>
              <m:t>dz</m:t>
            </m:r>
          </m:den>
        </m:f>
        <m:r>
          <m:rPr>
            <m:sty m:val="p"/>
          </m:rPr>
          <w:rPr>
            <w:rFonts w:ascii="Cambria Math" w:hAnsi="Cambria Math"/>
          </w:rPr>
          <m:t>=-</m:t>
        </m:r>
        <m:r>
          <w:rPr>
            <w:rFonts w:ascii="Cambria Math" w:hAnsi="Cambria Math"/>
          </w:rPr>
          <m:t>N</m:t>
        </m:r>
        <m:f>
          <m:fPr>
            <m:ctrlPr>
              <w:rPr>
                <w:rFonts w:ascii="Cambria Math" w:hAnsi="Cambria Math"/>
              </w:rPr>
            </m:ctrlPr>
          </m:fPr>
          <m:num>
            <m:r>
              <w:rPr>
                <w:rFonts w:ascii="Cambria Math" w:hAnsi="Cambria Math"/>
              </w:rPr>
              <m:t>z</m:t>
            </m:r>
          </m:num>
          <m:den>
            <m:r>
              <w:rPr>
                <w:rFonts w:ascii="Cambria Math" w:hAnsi="Cambria Math"/>
              </w:rPr>
              <m:t>D</m:t>
            </m:r>
          </m:den>
        </m:f>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z</m:t>
            </m:r>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N</m:t>
            </m:r>
          </m:num>
          <m:den>
            <m:r>
              <m:rPr>
                <m:sty m:val="p"/>
              </m:rPr>
              <w:rPr>
                <w:rFonts w:ascii="Cambria Math" w:hAnsi="Cambria Math"/>
              </w:rPr>
              <m:t>2</m:t>
            </m:r>
            <m:r>
              <w:rPr>
                <w:rFonts w:ascii="Cambria Math" w:hAnsi="Cambria Math"/>
              </w:rPr>
              <m:t>kD</m:t>
            </m:r>
          </m:den>
        </m:f>
        <m:sSup>
          <m:sSupPr>
            <m:ctrlPr>
              <w:rPr>
                <w:rFonts w:ascii="Cambria Math" w:hAnsi="Cambria Math"/>
              </w:rPr>
            </m:ctrlPr>
          </m:sSupPr>
          <m:e>
            <m:r>
              <w:rPr>
                <w:rFonts w:ascii="Cambria Math" w:hAnsi="Cambria Math"/>
              </w:rPr>
              <m:t>z</m:t>
            </m:r>
          </m:e>
          <m:sup>
            <m:r>
              <m:rPr>
                <m:sty m:val="p"/>
              </m:rPr>
              <w:rPr>
                <w:rFonts w:ascii="Cambria Math" w:hAnsi="Cambria Math"/>
              </w:rPr>
              <m:t>2</m:t>
            </m:r>
          </m:sup>
        </m:sSup>
      </m:oMath>
      <w:r w:rsidR="003D16B6">
        <w:tab/>
        <w:t>(</w:t>
      </w:r>
      <w:r w:rsidR="003D16B6">
        <w:fldChar w:fldCharType="begin"/>
      </w:r>
      <w:r w:rsidR="003D16B6">
        <w:instrText>SEQ eq</w:instrText>
      </w:r>
      <w:r w:rsidR="003D16B6">
        <w:fldChar w:fldCharType="separate"/>
      </w:r>
      <w:r w:rsidR="003A3C28">
        <w:rPr>
          <w:noProof/>
        </w:rPr>
        <w:t>1</w:t>
      </w:r>
      <w:r w:rsidR="003D16B6">
        <w:fldChar w:fldCharType="end"/>
      </w:r>
      <w:r w:rsidR="003D16B6">
        <w:t>)</w:t>
      </w:r>
    </w:p>
    <w:p w14:paraId="2B773801" w14:textId="71AC85A9" w:rsidR="00F6667A" w:rsidRPr="00F6667A" w:rsidRDefault="00F6667A" w:rsidP="00F6667A">
      <w:pPr>
        <w:pStyle w:val="Normaal"/>
      </w:pPr>
      <w:r w:rsidRPr="00F6667A">
        <w:t xml:space="preserve">De stijghoogte </w:t>
      </w:r>
      <w:r w:rsidR="00FE63EC" w:rsidRPr="00F6667A">
        <w:t>boven in</w:t>
      </w:r>
      <w:r w:rsidRPr="00F6667A">
        <w:t xml:space="preserve"> het pakket op </w:t>
      </w:r>
      <m:oMath>
        <m:r>
          <w:rPr>
            <w:rFonts w:ascii="Cambria Math" w:hAnsi="Cambria Math"/>
          </w:rPr>
          <m:t>z</m:t>
        </m:r>
        <m:r>
          <m:rPr>
            <m:sty m:val="p"/>
          </m:rPr>
          <w:rPr>
            <w:rFonts w:ascii="Cambria Math" w:hAnsi="Cambria Math"/>
          </w:rPr>
          <m:t>=</m:t>
        </m:r>
        <m:r>
          <w:rPr>
            <w:rFonts w:ascii="Cambria Math" w:hAnsi="Cambria Math"/>
          </w:rPr>
          <m:t>D</m:t>
        </m:r>
      </m:oMath>
      <w:r w:rsidRPr="00F6667A">
        <w:t xml:space="preserve"> is overal </w:t>
      </w:r>
      <m:oMath>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Pr="00F6667A">
        <w:t xml:space="preserve"> hoger dan aan de basis (vul in </w:t>
      </w:r>
      <m:oMath>
        <m:r>
          <w:rPr>
            <w:rFonts w:ascii="Cambria Math" w:hAnsi="Cambria Math"/>
          </w:rPr>
          <m:t>z</m:t>
        </m:r>
        <m:r>
          <m:rPr>
            <m:sty m:val="p"/>
          </m:rPr>
          <w:rPr>
            <w:rFonts w:ascii="Cambria Math" w:hAnsi="Cambria Math"/>
          </w:rPr>
          <m:t>=</m:t>
        </m:r>
        <m:r>
          <w:rPr>
            <w:rFonts w:ascii="Cambria Math" w:hAnsi="Cambria Math"/>
          </w:rPr>
          <m:t>D</m:t>
        </m:r>
      </m:oMath>
      <w:r w:rsidRPr="00F6667A">
        <w:t>).</w:t>
      </w:r>
    </w:p>
    <w:p w14:paraId="17AC397C" w14:textId="718E025B" w:rsidR="00F6667A" w:rsidRPr="00F6667A" w:rsidRDefault="00F6667A" w:rsidP="00F6667A">
      <w:pPr>
        <w:pStyle w:val="Normaal"/>
      </w:pPr>
      <w:r w:rsidRPr="00F6667A">
        <w:t xml:space="preserve">De genoemde uniforme onttrekking </w:t>
      </w:r>
      <m:oMath>
        <m:r>
          <w:rPr>
            <w:rFonts w:ascii="Cambria Math" w:hAnsi="Cambria Math"/>
          </w:rPr>
          <m:t>n</m:t>
        </m:r>
      </m:oMath>
      <w:r w:rsidRPr="00F6667A">
        <w:t xml:space="preserve"> (de divergentie) is dus inderdaad </w:t>
      </w:r>
      <m:oMath>
        <m:r>
          <w:rPr>
            <w:rFonts w:ascii="Cambria Math" w:hAnsi="Cambria Math"/>
          </w:rPr>
          <m:t>n</m:t>
        </m:r>
        <m:r>
          <m:rPr>
            <m:sty m:val="p"/>
          </m:rPr>
          <w:rPr>
            <w:rFonts w:ascii="Cambria Math" w:hAnsi="Cambria Math"/>
          </w:rPr>
          <m:t>=</m:t>
        </m:r>
        <m:r>
          <w:rPr>
            <w:rFonts w:ascii="Cambria Math" w:hAnsi="Cambria Math"/>
          </w:rPr>
          <m:t>k </m:t>
        </m:r>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ϕ</m:t>
            </m:r>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rsidRPr="00F6667A">
        <w:t>. Omdat de divergentie hier niet nul is, is de stroomfunctie hier niet gedefinieerd, en kunnen we de stroomlijnen niet als contourlijnen tekenen (alleen via particle tracking). Hetzelfde geldt voor de doorsnede met alleen horizontale stroming.</w:t>
      </w:r>
    </w:p>
    <w:p w14:paraId="647AED0D" w14:textId="28A4E21E" w:rsidR="00F6667A" w:rsidRPr="00F6667A" w:rsidRDefault="00891EA1" w:rsidP="001330C4">
      <w:pPr>
        <w:pStyle w:val="Kop2"/>
        <w:rPr>
          <w:w w:val="105"/>
        </w:rPr>
      </w:pPr>
      <w:bookmarkStart w:id="19" w:name="horizontale-stroming"/>
      <w:bookmarkEnd w:id="10"/>
      <w:ins w:id="20" w:author="David Simpson" w:date="2026-02-11T20:34:00Z" w16du:dateUtc="2026-02-11T19:34:00Z">
        <w:r>
          <w:rPr>
            <w:w w:val="105"/>
          </w:rPr>
          <w:t xml:space="preserve">De </w:t>
        </w:r>
      </w:ins>
      <w:del w:id="21" w:author="David Simpson" w:date="2026-02-11T20:34:00Z" w16du:dateUtc="2026-02-11T19:34:00Z">
        <w:r w:rsidR="00F6667A" w:rsidRPr="00F6667A" w:rsidDel="00891EA1">
          <w:rPr>
            <w:w w:val="105"/>
          </w:rPr>
          <w:delText>H</w:delText>
        </w:r>
      </w:del>
      <w:ins w:id="22" w:author="David Simpson" w:date="2026-02-11T20:34:00Z" w16du:dateUtc="2026-02-11T19:34:00Z">
        <w:r>
          <w:rPr>
            <w:w w:val="105"/>
          </w:rPr>
          <w:t>h</w:t>
        </w:r>
      </w:ins>
      <w:r w:rsidR="00F6667A" w:rsidRPr="00F6667A">
        <w:rPr>
          <w:w w:val="105"/>
        </w:rPr>
        <w:t>orizontale stroming</w:t>
      </w:r>
    </w:p>
    <w:p w14:paraId="5AE50315" w14:textId="58811F9D" w:rsidR="00F6667A" w:rsidRPr="00F6667A" w:rsidRDefault="00F6667A" w:rsidP="00F6667A">
      <w:pPr>
        <w:pStyle w:val="Normaal"/>
      </w:pPr>
      <w:r w:rsidRPr="00F6667A">
        <w:t>Ernst vaart vervolgens voort met de horizontale stroming (</w:t>
      </w:r>
      <w:r w:rsidR="00BE39B6">
        <w:t>afbeelding</w:t>
      </w:r>
      <w:r w:rsidR="00FE63EC">
        <w:t xml:space="preserve"> </w:t>
      </w:r>
      <w:r w:rsidRPr="00F6667A">
        <w:t xml:space="preserve">1c en </w:t>
      </w:r>
      <w:r w:rsidR="00BE39B6">
        <w:t>afbeelding</w:t>
      </w:r>
      <w:r w:rsidR="00FE63EC">
        <w:t xml:space="preserve"> </w:t>
      </w:r>
      <w:r w:rsidRPr="00F6667A">
        <w:t xml:space="preserve">2c). Zuiver horizontale stroming ontstaat door een uniforme infiltratie </w:t>
      </w:r>
      <m:oMath>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rsidRPr="00F6667A">
        <w:t xml:space="preserve"> over de hele doorsnede op te leggen, samen met een gesloten rand rechts op </w:t>
      </w:r>
      <m:oMath>
        <m:r>
          <w:rPr>
            <w:rFonts w:ascii="Cambria Math" w:hAnsi="Cambria Math"/>
          </w:rPr>
          <m:t>x</m:t>
        </m:r>
        <m:r>
          <m:rPr>
            <m:sty m:val="p"/>
          </m:rPr>
          <w:rPr>
            <w:rFonts w:ascii="Cambria Math" w:hAnsi="Cambria Math"/>
          </w:rPr>
          <m:t>=</m:t>
        </m:r>
        <m:r>
          <w:rPr>
            <w:rFonts w:ascii="Cambria Math" w:hAnsi="Cambria Math"/>
          </w:rPr>
          <m:t>0</m:t>
        </m:r>
      </m:oMath>
      <w:r w:rsidRPr="00F6667A">
        <w:t xml:space="preserve"> en op de linker rand, op </w:t>
      </w:r>
      <m:oMath>
        <m:r>
          <w:rPr>
            <w:rFonts w:ascii="Cambria Math" w:hAnsi="Cambria Math"/>
          </w:rPr>
          <m:t>x</m:t>
        </m:r>
        <m:r>
          <m:rPr>
            <m:sty m:val="p"/>
          </m:rPr>
          <w:rPr>
            <w:rFonts w:ascii="Cambria Math" w:hAnsi="Cambria Math"/>
          </w:rPr>
          <m:t>=</m:t>
        </m:r>
        <m:r>
          <w:rPr>
            <w:rFonts w:ascii="Cambria Math" w:hAnsi="Cambria Math"/>
          </w:rPr>
          <m:t>b</m:t>
        </m:r>
      </m:oMath>
      <w:r w:rsidRPr="00F6667A">
        <w:t xml:space="preserve">, een uniforme onttrekking ter grootte van </w:t>
      </w:r>
      <m:oMath>
        <m:r>
          <w:rPr>
            <w:rFonts w:ascii="Cambria Math" w:hAnsi="Cambria Math"/>
          </w:rPr>
          <m:t>q</m:t>
        </m:r>
        <m:r>
          <m:rPr>
            <m:sty m:val="p"/>
          </m:rPr>
          <w:rPr>
            <w:rFonts w:ascii="Cambria Math" w:hAnsi="Cambria Math"/>
          </w:rPr>
          <m:t>=</m:t>
        </m:r>
        <m:r>
          <w:rPr>
            <w:rFonts w:ascii="Cambria Math" w:hAnsi="Cambria Math"/>
          </w:rPr>
          <m:t>Nb</m:t>
        </m:r>
        <m:r>
          <m:rPr>
            <m:sty m:val="p"/>
          </m:rPr>
          <w:rPr>
            <w:rFonts w:ascii="Cambria Math" w:hAnsi="Cambria Math"/>
          </w:rPr>
          <m:t>/</m:t>
        </m:r>
        <m:r>
          <w:rPr>
            <w:rFonts w:ascii="Cambria Math" w:hAnsi="Cambria Math"/>
          </w:rPr>
          <m:t>D</m:t>
        </m:r>
      </m:oMath>
      <w:r w:rsidRPr="00F6667A">
        <w:t xml:space="preserve">. De totale onttrekking aan deze rand is dan gelijk aan het totale neerslagoverschot </w:t>
      </w:r>
      <m:oMath>
        <m:r>
          <w:rPr>
            <w:rFonts w:ascii="Cambria Math" w:hAnsi="Cambria Math"/>
          </w:rPr>
          <m:t>Nb</m:t>
        </m:r>
      </m:oMath>
      <w:r w:rsidRPr="00F6667A">
        <w:t xml:space="preserve"> dat over de bovenrand de doorsnede binnenstroomt. Opnieuw maakt Ernst van zijn doorsnede een blok ter breedte </w:t>
      </w:r>
      <m:oMath>
        <m:r>
          <w:rPr>
            <w:rFonts w:ascii="Cambria Math" w:hAnsi="Cambria Math"/>
          </w:rPr>
          <m:t>Δy</m:t>
        </m:r>
      </m:oMath>
      <w:r w:rsidRPr="00F6667A">
        <w:t xml:space="preserve"> (onderste </w:t>
      </w:r>
      <w:r w:rsidR="00BE39B6">
        <w:t>afbeelding</w:t>
      </w:r>
      <w:r w:rsidR="00FE63EC">
        <w:t xml:space="preserve"> </w:t>
      </w:r>
      <w:r w:rsidRPr="00F6667A">
        <w:t xml:space="preserve">in </w:t>
      </w:r>
      <w:r w:rsidR="00BE39B6">
        <w:t>afbeelding</w:t>
      </w:r>
      <w:r w:rsidR="00FE63EC">
        <w:t xml:space="preserve"> </w:t>
      </w:r>
      <w:r w:rsidRPr="00F6667A">
        <w:t xml:space="preserve">1c) waarin hij de stroomlijnen laat zien die deze infiltratie veroorzaakt. Ook in deze situatie is de stroming in de doorsnede volledig onafhankelijk van de sloot, die immers infiltreert noch onttrekt. De sloot is dan ook niet getekend in de </w:t>
      </w:r>
      <w:r w:rsidR="00BE39B6">
        <w:t xml:space="preserve">afbeelding </w:t>
      </w:r>
      <w:r w:rsidRPr="00F6667A">
        <w:t>en waar hij er niet toe doet. De stijghoogte is ook hier onbepaald, totdat die ergens in de doorsnede in een punt wordt vastgeprikt.</w:t>
      </w:r>
    </w:p>
    <w:p w14:paraId="1EB42408" w14:textId="01BEED4A" w:rsidR="00F6667A" w:rsidRPr="00F6667A" w:rsidRDefault="00F6667A" w:rsidP="00F6667A">
      <w:pPr>
        <w:pStyle w:val="Normaal"/>
      </w:pPr>
      <w:r w:rsidRPr="00F6667A">
        <w:t xml:space="preserve">De stijghoogte </w:t>
      </w:r>
      <m:oMath>
        <m:r>
          <w:rPr>
            <w:rFonts w:ascii="Cambria Math" w:hAnsi="Cambria Math"/>
          </w:rPr>
          <m:t>ϕ</m:t>
        </m:r>
      </m:oMath>
      <w:r w:rsidRPr="00F6667A">
        <w:t xml:space="preserve"> in de doorsnede hangt nu alleen af van </w:t>
      </w:r>
      <m:oMath>
        <m:r>
          <w:rPr>
            <w:rFonts w:ascii="Cambria Math" w:hAnsi="Cambria Math"/>
          </w:rPr>
          <m:t>x</m:t>
        </m:r>
      </m:oMath>
      <w:r w:rsidRPr="00F6667A">
        <w:t>. Combineren van continuïteit en Darcy levert:</w:t>
      </w:r>
    </w:p>
    <w:p w14:paraId="7FD713DB" w14:textId="12669EFC" w:rsidR="00F6667A" w:rsidRPr="003D16B6" w:rsidRDefault="00000000" w:rsidP="003D16B6">
      <w:pPr>
        <w:pStyle w:val="Equation"/>
      </w:pPr>
      <m:oMath>
        <m:sSub>
          <m:sSubPr>
            <m:ctrlPr>
              <w:rPr>
                <w:rFonts w:ascii="Cambria Math" w:hAnsi="Cambria Math"/>
              </w:rPr>
            </m:ctrlPr>
          </m:sSubPr>
          <m:e>
            <m:r>
              <w:rPr>
                <w:rFonts w:ascii="Cambria Math" w:hAnsi="Cambria Math"/>
              </w:rPr>
              <m:t>q</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Q</m:t>
            </m:r>
            <m:d>
              <m:dPr>
                <m:ctrlPr>
                  <w:rPr>
                    <w:rFonts w:ascii="Cambria Math" w:hAnsi="Cambria Math"/>
                  </w:rPr>
                </m:ctrlPr>
              </m:dPr>
              <m:e>
                <m:r>
                  <w:rPr>
                    <w:rFonts w:ascii="Cambria Math" w:hAnsi="Cambria Math"/>
                  </w:rPr>
                  <m:t>x</m:t>
                </m:r>
              </m:e>
            </m:d>
          </m:num>
          <m:den>
            <m:r>
              <w:rPr>
                <w:rFonts w:ascii="Cambria Math" w:hAnsi="Cambria Math"/>
              </w:rPr>
              <m:t>D</m:t>
            </m:r>
          </m:den>
        </m:f>
        <m:r>
          <m:rPr>
            <m:sty m:val="p"/>
          </m:rPr>
          <w:rPr>
            <w:rFonts w:ascii="Cambria Math" w:hAnsi="Cambria Math"/>
          </w:rPr>
          <m:t>=-</m:t>
        </m:r>
        <m:r>
          <w:rPr>
            <w:rFonts w:ascii="Cambria Math" w:hAnsi="Cambria Math"/>
          </w:rPr>
          <m:t>k</m:t>
        </m:r>
        <m:f>
          <m:fPr>
            <m:ctrlPr>
              <w:rPr>
                <w:rFonts w:ascii="Cambria Math" w:hAnsi="Cambria Math"/>
              </w:rPr>
            </m:ctrlPr>
          </m:fPr>
          <m:num>
            <m:r>
              <w:rPr>
                <w:rFonts w:ascii="Cambria Math" w:hAnsi="Cambria Math"/>
              </w:rPr>
              <m:t>dϕ</m:t>
            </m:r>
          </m:num>
          <m:den>
            <m:r>
              <w:rPr>
                <w:rFonts w:ascii="Cambria Math" w:hAnsi="Cambria Math"/>
              </w:rPr>
              <m:t>dx</m:t>
            </m:r>
          </m:den>
        </m:f>
        <m:r>
          <m:rPr>
            <m:sty m:val="p"/>
          </m:rPr>
          <w:rPr>
            <w:rFonts w:ascii="Cambria Math" w:hAnsi="Cambria Math"/>
          </w:rPr>
          <m:t>=</m:t>
        </m:r>
        <m:r>
          <w:rPr>
            <w:rFonts w:ascii="Cambria Math" w:hAnsi="Cambria Math"/>
          </w:rPr>
          <m:t>Nx</m:t>
        </m:r>
        <m:r>
          <m:rPr>
            <m:sty m:val="p"/>
          </m:rPr>
          <w:rPr>
            <w:rFonts w:ascii="Cambria Math" w:hAnsi="Cambria Math"/>
          </w:rPr>
          <m:t> → </m:t>
        </m:r>
        <m:r>
          <w:rPr>
            <w:rFonts w:ascii="Cambria Math" w:hAnsi="Cambria Math"/>
          </w:rPr>
          <m:t>ϕ</m:t>
        </m:r>
        <m:r>
          <m:rPr>
            <m:sty m:val="p"/>
          </m:rPr>
          <w:rPr>
            <w:rFonts w:ascii="Cambria Math" w:hAnsi="Cambria Math"/>
          </w:rPr>
          <m:t>=</m:t>
        </m:r>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2</m:t>
            </m:r>
            <m:r>
              <w:rPr>
                <w:rFonts w:ascii="Cambria Math" w:hAnsi="Cambria Math"/>
              </w:rPr>
              <m:t>kD</m:t>
            </m:r>
          </m:den>
        </m:f>
      </m:oMath>
      <w:r w:rsidR="003D16B6">
        <w:tab/>
        <w:t>(</w:t>
      </w:r>
      <w:r w:rsidR="003D16B6">
        <w:fldChar w:fldCharType="begin"/>
      </w:r>
      <w:r w:rsidR="003D16B6">
        <w:instrText xml:space="preserve">SEQ eq  </w:instrText>
      </w:r>
      <w:r w:rsidR="003D16B6">
        <w:fldChar w:fldCharType="separate"/>
      </w:r>
      <w:r w:rsidR="003A3C28">
        <w:rPr>
          <w:noProof/>
        </w:rPr>
        <w:t>2</w:t>
      </w:r>
      <w:r w:rsidR="003D16B6">
        <w:fldChar w:fldCharType="end"/>
      </w:r>
      <w:r w:rsidR="003D16B6">
        <w:t>)</w:t>
      </w:r>
    </w:p>
    <w:p w14:paraId="7921A74D" w14:textId="69A4C26B" w:rsidR="00F6667A" w:rsidRPr="00F6667A" w:rsidRDefault="00F6667A" w:rsidP="00F6667A">
      <w:pPr>
        <w:pStyle w:val="Normaal"/>
      </w:pPr>
      <w:r w:rsidRPr="00F6667A">
        <w:t xml:space="preserve">Met </w:t>
      </w:r>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oMath>
      <w:r w:rsidRPr="00F6667A">
        <w:t xml:space="preserve"> voor </w:t>
      </w:r>
      <m:oMath>
        <m:r>
          <w:rPr>
            <w:rFonts w:ascii="Cambria Math" w:hAnsi="Cambria Math"/>
          </w:rPr>
          <m:t>x</m:t>
        </m:r>
        <m:r>
          <m:rPr>
            <m:sty m:val="p"/>
          </m:rPr>
          <w:rPr>
            <w:rFonts w:ascii="Cambria Math" w:hAnsi="Cambria Math"/>
          </w:rPr>
          <m:t>=</m:t>
        </m:r>
        <m:r>
          <w:rPr>
            <w:rFonts w:ascii="Cambria Math" w:hAnsi="Cambria Math"/>
          </w:rPr>
          <m:t>b</m:t>
        </m:r>
      </m:oMath>
      <w:r w:rsidRPr="00F6667A">
        <w:t xml:space="preserve"> volgt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oMath>
      <w:r w:rsidRPr="00F6667A">
        <w:t xml:space="preserve"> en</w:t>
      </w:r>
    </w:p>
    <w:p w14:paraId="1B1C20CC" w14:textId="105F0B33" w:rsidR="00F6667A" w:rsidRPr="003D16B6" w:rsidRDefault="00F6667A" w:rsidP="003D16B6">
      <w:pPr>
        <w:pStyle w:val="Equation"/>
      </w:pPr>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N</m:t>
            </m:r>
          </m:num>
          <m:den>
            <m:r>
              <m:rPr>
                <m:sty m:val="p"/>
              </m:rPr>
              <w:rPr>
                <w:rFonts w:ascii="Cambria Math" w:hAnsi="Cambria Math"/>
              </w:rPr>
              <m:t>2</m:t>
            </m:r>
            <m:r>
              <w:rPr>
                <w:rFonts w:ascii="Cambria Math" w:hAnsi="Cambria Math"/>
              </w:rPr>
              <m:t>kD</m:t>
            </m:r>
          </m:den>
        </m:f>
        <m:d>
          <m:dPr>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oMath>
      <w:r w:rsidR="003D16B6">
        <w:tab/>
        <w:t>(</w:t>
      </w:r>
      <w:r w:rsidR="003D16B6">
        <w:fldChar w:fldCharType="begin"/>
      </w:r>
      <w:r w:rsidR="003D16B6">
        <w:instrText xml:space="preserve">SEQ eq  </w:instrText>
      </w:r>
      <w:r w:rsidR="003D16B6">
        <w:fldChar w:fldCharType="separate"/>
      </w:r>
      <w:r w:rsidR="003A3C28">
        <w:rPr>
          <w:noProof/>
        </w:rPr>
        <w:t>3</w:t>
      </w:r>
      <w:r w:rsidR="003D16B6">
        <w:fldChar w:fldCharType="end"/>
      </w:r>
      <w:r w:rsidR="003D16B6">
        <w:t>)</w:t>
      </w:r>
    </w:p>
    <w:p w14:paraId="2122F446" w14:textId="6635D3BD" w:rsidR="00F6667A" w:rsidRPr="00F6667A" w:rsidRDefault="00F6667A" w:rsidP="00F6667A">
      <w:pPr>
        <w:pStyle w:val="Normaal"/>
      </w:pPr>
      <w:r w:rsidRPr="00F6667A">
        <w:t xml:space="preserve">Deze stijghoogte </w:t>
      </w:r>
      <m:oMath>
        <m:r>
          <w:rPr>
            <w:rFonts w:ascii="Cambria Math" w:hAnsi="Cambria Math"/>
          </w:rPr>
          <m:t>ϕ</m:t>
        </m:r>
        <m:d>
          <m:dPr>
            <m:ctrlPr>
              <w:rPr>
                <w:rFonts w:ascii="Cambria Math" w:hAnsi="Cambria Math"/>
              </w:rPr>
            </m:ctrlPr>
          </m:dPr>
          <m:e>
            <m:r>
              <w:rPr>
                <w:rFonts w:ascii="Cambria Math" w:hAnsi="Cambria Math"/>
              </w:rPr>
              <m:t>x</m:t>
            </m:r>
          </m:e>
        </m:d>
      </m:oMath>
      <w:r w:rsidRPr="00F6667A">
        <w:t xml:space="preserve"> volgens Dupuit is onafhankelijk van </w:t>
      </w:r>
      <m:oMath>
        <m:r>
          <w:rPr>
            <w:rFonts w:ascii="Cambria Math" w:hAnsi="Cambria Math"/>
          </w:rPr>
          <m:t>z</m:t>
        </m:r>
      </m:oMath>
      <w:r w:rsidRPr="00F6667A">
        <w:t xml:space="preserve">. De uniforme infiltratie is </w:t>
      </w:r>
      <m:oMath>
        <m:r>
          <m:rPr>
            <m:sty m:val="p"/>
          </m:rPr>
          <w:rPr>
            <w:rFonts w:ascii="Cambria Math" w:hAnsi="Cambria Math"/>
          </w:rPr>
          <m:t>-</m:t>
        </m:r>
        <m:r>
          <w:rPr>
            <w:rFonts w:ascii="Cambria Math" w:hAnsi="Cambria Math"/>
          </w:rPr>
          <m:t>kD </m:t>
        </m:r>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ϕ </m:t>
            </m:r>
            <m:r>
              <m:rPr>
                <m:sty m:val="p"/>
              </m:rPr>
              <w:rPr>
                <w:rFonts w:ascii="Cambria Math" w:hAnsi="Cambria Math"/>
              </w:rPr>
              <m:t>/</m:t>
            </m:r>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2</m:t>
                </m:r>
              </m:sup>
            </m:sSup>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rsidRPr="00F6667A">
        <w:t xml:space="preserve">, dus even groot als de uniforme onttrekking bij de horizontale stroming in </w:t>
      </w:r>
      <w:r w:rsidR="00BE39B6">
        <w:t>afbeelding</w:t>
      </w:r>
      <w:r w:rsidR="00FE63EC">
        <w:t xml:space="preserve"> </w:t>
      </w:r>
      <w:r w:rsidRPr="00F6667A">
        <w:t xml:space="preserve">2b. </w:t>
      </w:r>
      <m:oMath>
        <m:r>
          <w:rPr>
            <w:rFonts w:ascii="Cambria Math" w:hAnsi="Cambria Math"/>
          </w:rPr>
          <m:t>N</m:t>
        </m:r>
        <m:r>
          <m:rPr>
            <m:sty m:val="p"/>
          </m:rPr>
          <w:rPr>
            <w:rFonts w:ascii="Cambria Math" w:hAnsi="Cambria Math"/>
          </w:rPr>
          <m:t>/</m:t>
        </m:r>
        <m:r>
          <w:rPr>
            <w:rFonts w:ascii="Cambria Math" w:hAnsi="Cambria Math"/>
          </w:rPr>
          <m:t>D</m:t>
        </m:r>
      </m:oMath>
      <w:r w:rsidRPr="00F6667A">
        <w:t xml:space="preserve"> is dus de divergentie in zowel </w:t>
      </w:r>
      <w:r w:rsidR="00BE39B6">
        <w:t>afbeelding</w:t>
      </w:r>
      <w:r w:rsidR="00FE63EC">
        <w:t xml:space="preserve"> </w:t>
      </w:r>
      <w:r w:rsidRPr="00F6667A">
        <w:t xml:space="preserve">2b en </w:t>
      </w:r>
      <w:r w:rsidR="00BE39B6">
        <w:t>afbeelding</w:t>
      </w:r>
      <w:r w:rsidR="00FE63EC">
        <w:t xml:space="preserve"> </w:t>
      </w:r>
      <w:r w:rsidRPr="00F6667A">
        <w:t xml:space="preserve">2c, even groot maar tegengesteld. Het is niet zo dat de divergentie wegvalt door </w:t>
      </w:r>
      <m:oMath>
        <m:r>
          <w:rPr>
            <w:rFonts w:ascii="Cambria Math" w:hAnsi="Cambria Math"/>
          </w:rPr>
          <m:t>Δy</m:t>
        </m:r>
        <m:r>
          <m:rPr>
            <m:sty m:val="p"/>
          </m:rPr>
          <w:rPr>
            <w:rFonts w:ascii="Cambria Math" w:hAnsi="Cambria Math"/>
          </w:rPr>
          <m:t>→</m:t>
        </m:r>
        <m:r>
          <w:rPr>
            <w:rFonts w:ascii="Cambria Math" w:hAnsi="Cambria Math"/>
          </w:rPr>
          <m:t>0</m:t>
        </m:r>
      </m:oMath>
      <w:r w:rsidRPr="00F6667A">
        <w:t xml:space="preserve"> te laten gaan; de divergentie valt weg door de stroming in </w:t>
      </w:r>
      <w:r w:rsidR="00BE39B6">
        <w:t>afbeelding</w:t>
      </w:r>
      <w:r w:rsidR="00FE63EC">
        <w:t xml:space="preserve"> </w:t>
      </w:r>
      <w:r w:rsidRPr="00F6667A">
        <w:t xml:space="preserve">2b en </w:t>
      </w:r>
      <w:r w:rsidR="00BE39B6">
        <w:t>afbeelding</w:t>
      </w:r>
      <w:r w:rsidR="00FE63EC">
        <w:t xml:space="preserve"> </w:t>
      </w:r>
      <w:r w:rsidRPr="00F6667A">
        <w:t xml:space="preserve">2b te superponeren. Je krijgt dan het plaatje dat Ernst niet getekend heeft, hier getoond in </w:t>
      </w:r>
      <w:r w:rsidR="00BE39B6">
        <w:t>afbeelding</w:t>
      </w:r>
      <w:r w:rsidR="00FE63EC">
        <w:t xml:space="preserve"> </w:t>
      </w:r>
      <w:r w:rsidRPr="00F6667A">
        <w:t>2d. Merk op dat Ernst overal alleen de stroomlijnen schetst</w:t>
      </w:r>
      <w:ins w:id="23" w:author="David Simpson" w:date="2026-02-11T20:42:00Z" w16du:dateUtc="2026-02-11T19:42:00Z">
        <w:r w:rsidR="003C03DB">
          <w:t>, niet de potentiaallijnen</w:t>
        </w:r>
      </w:ins>
      <w:r w:rsidRPr="00F6667A">
        <w:t>.</w:t>
      </w:r>
    </w:p>
    <w:p w14:paraId="5501E3D1" w14:textId="6293EFBB" w:rsidR="00F6667A" w:rsidRPr="00F6667A" w:rsidRDefault="00891EA1" w:rsidP="001330C4">
      <w:pPr>
        <w:pStyle w:val="Kop2"/>
        <w:rPr>
          <w:w w:val="105"/>
        </w:rPr>
      </w:pPr>
      <w:bookmarkStart w:id="24" w:name="Xb3823c6da5f65a59e50e456a910943bb106d296"/>
      <w:bookmarkEnd w:id="19"/>
      <w:ins w:id="25" w:author="David Simpson" w:date="2026-02-11T20:35:00Z" w16du:dateUtc="2026-02-11T19:35:00Z">
        <w:r>
          <w:rPr>
            <w:w w:val="105"/>
          </w:rPr>
          <w:t xml:space="preserve">De </w:t>
        </w:r>
      </w:ins>
      <w:del w:id="26" w:author="David Simpson" w:date="2026-02-11T20:35:00Z" w16du:dateUtc="2026-02-11T19:35:00Z">
        <w:r w:rsidR="00F6667A" w:rsidRPr="00F6667A" w:rsidDel="00891EA1">
          <w:rPr>
            <w:w w:val="105"/>
          </w:rPr>
          <w:delText>C</w:delText>
        </w:r>
      </w:del>
      <w:ins w:id="27" w:author="David Simpson" w:date="2026-02-11T20:35:00Z" w16du:dateUtc="2026-02-11T19:35:00Z">
        <w:r>
          <w:rPr>
            <w:w w:val="105"/>
          </w:rPr>
          <w:t>c</w:t>
        </w:r>
      </w:ins>
      <w:r w:rsidR="00F6667A" w:rsidRPr="00F6667A">
        <w:rPr>
          <w:w w:val="105"/>
        </w:rPr>
        <w:t>ombinatie van horizontale en verticale stroming</w:t>
      </w:r>
    </w:p>
    <w:p w14:paraId="448DA038" w14:textId="71B97632" w:rsidR="00F6667A" w:rsidRPr="00F6667A" w:rsidRDefault="00F6667A" w:rsidP="00F6667A">
      <w:pPr>
        <w:pStyle w:val="Normaal"/>
      </w:pPr>
      <w:r w:rsidRPr="00F6667A">
        <w:t xml:space="preserve">We zien in </w:t>
      </w:r>
      <w:r w:rsidR="00BE39B6">
        <w:t>afbeelding</w:t>
      </w:r>
      <w:r w:rsidR="00FE63EC">
        <w:t xml:space="preserve"> </w:t>
      </w:r>
      <w:r w:rsidRPr="00F6667A">
        <w:t xml:space="preserve">2d een doorsnede met breedte </w:t>
      </w:r>
      <m:oMath>
        <m:r>
          <w:rPr>
            <w:rFonts w:ascii="Cambria Math" w:hAnsi="Cambria Math"/>
          </w:rPr>
          <m:t>b</m:t>
        </m:r>
      </m:oMath>
      <w:r w:rsidRPr="00F6667A">
        <w:t xml:space="preserve">, die gevoed wordt door </w:t>
      </w:r>
      <w:ins w:id="28" w:author="David Simpson" w:date="2026-02-11T20:42:00Z" w16du:dateUtc="2026-02-11T19:42:00Z">
        <w:r w:rsidR="003C03DB">
          <w:t xml:space="preserve">een </w:t>
        </w:r>
      </w:ins>
      <w:r w:rsidRPr="00F6667A">
        <w:t xml:space="preserve">uniform neerslagoverschot </w:t>
      </w:r>
      <m:oMath>
        <m:r>
          <w:rPr>
            <w:rFonts w:ascii="Cambria Math" w:hAnsi="Cambria Math"/>
          </w:rPr>
          <m:t>N</m:t>
        </m:r>
      </m:oMath>
      <w:r w:rsidRPr="00F6667A">
        <w:t xml:space="preserve"> en water via zijn linker</w:t>
      </w:r>
      <w:del w:id="29" w:author="David Simpson" w:date="2026-02-11T20:42:00Z" w16du:dateUtc="2026-02-11T19:42:00Z">
        <w:r w:rsidRPr="00F6667A" w:rsidDel="003C03DB">
          <w:delText xml:space="preserve"> </w:delText>
        </w:r>
      </w:del>
      <w:r w:rsidRPr="00F6667A">
        <w:t xml:space="preserve">rand afvoert middels een uniforme horizontale component ter grootte </w:t>
      </w:r>
      <m:oMath>
        <m:sSub>
          <m:sSubPr>
            <m:ctrlPr>
              <w:rPr>
                <w:rFonts w:ascii="Cambria Math" w:hAnsi="Cambria Math"/>
              </w:rPr>
            </m:ctrlPr>
          </m:sSubPr>
          <m:e>
            <m:r>
              <w:rPr>
                <w:rFonts w:ascii="Cambria Math" w:hAnsi="Cambria Math"/>
              </w:rPr>
              <m:t>q</m:t>
            </m:r>
          </m:e>
          <m:sub>
            <m:r>
              <w:rPr>
                <w:rFonts w:ascii="Cambria Math" w:hAnsi="Cambria Math"/>
              </w:rPr>
              <m:t>x</m:t>
            </m:r>
            <m:r>
              <m:rPr>
                <m:sty m:val="p"/>
              </m:rPr>
              <w:rPr>
                <w:rFonts w:ascii="Cambria Math" w:hAnsi="Cambria Math"/>
              </w:rPr>
              <m:t>=</m:t>
            </m:r>
            <m:r>
              <w:rPr>
                <w:rFonts w:ascii="Cambria Math" w:hAnsi="Cambria Math"/>
              </w:rPr>
              <m:t>b</m:t>
            </m:r>
          </m:sub>
        </m:sSub>
        <m:r>
          <m:rPr>
            <m:sty m:val="p"/>
          </m:rPr>
          <w:rPr>
            <w:rFonts w:ascii="Cambria Math" w:hAnsi="Cambria Math"/>
          </w:rPr>
          <m:t>=</m:t>
        </m:r>
        <m:r>
          <w:rPr>
            <w:rFonts w:ascii="Cambria Math" w:hAnsi="Cambria Math"/>
          </w:rPr>
          <m:t>Nb</m:t>
        </m:r>
        <m:r>
          <m:rPr>
            <m:sty m:val="p"/>
          </m:rPr>
          <w:rPr>
            <w:rFonts w:ascii="Cambria Math" w:hAnsi="Cambria Math"/>
          </w:rPr>
          <m:t>/</m:t>
        </m:r>
        <m:r>
          <w:rPr>
            <w:rFonts w:ascii="Cambria Math" w:hAnsi="Cambria Math"/>
          </w:rPr>
          <m:t>D</m:t>
        </m:r>
      </m:oMath>
      <w:r w:rsidRPr="00F6667A">
        <w:t xml:space="preserve">. Ook deze doorsnede is volledig door stromingsranden vastgelegd, waarbij de rand rechts en de basis van de doorsnede stroomlijnen zijn. Ook hier is de stijghoogte onbepaald zolang deze niet ergens, in een willekeurig punt, wordt vastgeprikt. Voor de stroming in deze doorsnede gelden de volgende horizontale en verticale stromingscomponenten, waarbij gemakshalve </w:t>
      </w:r>
      <m:oMath>
        <m:r>
          <w:rPr>
            <w:rFonts w:ascii="Cambria Math" w:hAnsi="Cambria Math"/>
          </w:rPr>
          <m:t>z</m:t>
        </m:r>
        <m:r>
          <m:rPr>
            <m:sty m:val="p"/>
          </m:rPr>
          <w:rPr>
            <w:rFonts w:ascii="Cambria Math" w:hAnsi="Cambria Math"/>
          </w:rPr>
          <m:t>=</m:t>
        </m:r>
        <m:r>
          <w:rPr>
            <w:rFonts w:ascii="Cambria Math" w:hAnsi="Cambria Math"/>
          </w:rPr>
          <m:t>0</m:t>
        </m:r>
      </m:oMath>
      <w:r w:rsidRPr="00F6667A">
        <w:t xml:space="preserve"> gelijk aan de basis is genomen:</w:t>
      </w:r>
    </w:p>
    <w:p w14:paraId="08484F47" w14:textId="34982C7F" w:rsidR="00F6667A" w:rsidRPr="003D16B6" w:rsidRDefault="00000000" w:rsidP="003D16B6">
      <w:pPr>
        <w:pStyle w:val="Equation"/>
      </w:pPr>
      <m:oMath>
        <m:sSub>
          <m:sSubPr>
            <m:ctrlPr>
              <w:rPr>
                <w:rFonts w:ascii="Cambria Math" w:hAnsi="Cambria Math"/>
              </w:rPr>
            </m:ctrlPr>
          </m:sSubPr>
          <m:e>
            <m:r>
              <w:rPr>
                <w:rFonts w:ascii="Cambria Math" w:hAnsi="Cambria Math"/>
              </w:rPr>
              <m:t>q</m:t>
            </m:r>
          </m:e>
          <m:sub>
            <m:r>
              <w:rPr>
                <w:rFonts w:ascii="Cambria Math" w:hAnsi="Cambria Math"/>
              </w:rPr>
              <m:t>z</m:t>
            </m:r>
          </m:sub>
        </m:sSub>
        <m:r>
          <m:rPr>
            <m:sty m:val="p"/>
          </m:rPr>
          <w:rPr>
            <w:rFonts w:ascii="Cambria Math" w:hAnsi="Cambria Math"/>
          </w:rPr>
          <m:t>=-</m:t>
        </m:r>
        <m:f>
          <m:fPr>
            <m:ctrlPr>
              <w:rPr>
                <w:rFonts w:ascii="Cambria Math" w:hAnsi="Cambria Math"/>
              </w:rPr>
            </m:ctrlPr>
          </m:fPr>
          <m:num>
            <m:r>
              <w:rPr>
                <w:rFonts w:ascii="Cambria Math" w:hAnsi="Cambria Math"/>
              </w:rPr>
              <m:t>Nz</m:t>
            </m:r>
          </m:num>
          <m:den>
            <m:r>
              <w:rPr>
                <w:rFonts w:ascii="Cambria Math" w:hAnsi="Cambria Math"/>
              </w:rPr>
              <m:t>D</m:t>
            </m:r>
          </m:den>
        </m:f>
        <m:r>
          <m:rPr>
            <m:sty m:val="p"/>
          </m:rP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Nx</m:t>
            </m:r>
          </m:num>
          <m:den>
            <m:r>
              <w:rPr>
                <w:rFonts w:ascii="Cambria Math" w:hAnsi="Cambria Math"/>
              </w:rPr>
              <m:t>D</m:t>
            </m:r>
          </m:den>
        </m:f>
      </m:oMath>
      <w:r w:rsidR="003D16B6">
        <w:tab/>
        <w:t>(</w:t>
      </w:r>
      <w:r w:rsidR="003D16B6">
        <w:fldChar w:fldCharType="begin"/>
      </w:r>
      <w:r w:rsidR="003D16B6">
        <w:instrText xml:space="preserve">SEQ eq  </w:instrText>
      </w:r>
      <w:r w:rsidR="003D16B6">
        <w:fldChar w:fldCharType="separate"/>
      </w:r>
      <w:r w:rsidR="003A3C28">
        <w:rPr>
          <w:noProof/>
        </w:rPr>
        <w:t>4</w:t>
      </w:r>
      <w:r w:rsidR="003D16B6">
        <w:fldChar w:fldCharType="end"/>
      </w:r>
      <w:r w:rsidR="003D16B6">
        <w:t>)</w:t>
      </w:r>
    </w:p>
    <w:p w14:paraId="5915FC7B" w14:textId="77777777" w:rsidR="00F6667A" w:rsidRPr="00F6667A" w:rsidRDefault="00F6667A" w:rsidP="00F6667A">
      <w:pPr>
        <w:pStyle w:val="Normaal"/>
      </w:pPr>
      <w:r w:rsidRPr="00F6667A">
        <w:t>met divergentie</w:t>
      </w:r>
    </w:p>
    <w:p w14:paraId="3B83E289" w14:textId="2901130C" w:rsidR="00F6667A" w:rsidRPr="00D33D46" w:rsidRDefault="00F6667A" w:rsidP="00D33D46">
      <w:pPr>
        <w:pStyle w:val="Equation"/>
      </w:pPr>
      <m:oMath>
        <m:r>
          <m:rPr>
            <m:sty m:val="p"/>
          </m:rPr>
          <w:rPr>
            <w:rFonts w:ascii="Cambria Math" w:hAnsi="Cambria Math"/>
          </w:rPr>
          <m:t>∇⋅</m:t>
        </m:r>
        <m:bar>
          <m:barPr>
            <m:pos m:val="top"/>
            <m:ctrlPr>
              <w:rPr>
                <w:rFonts w:ascii="Cambria Math" w:hAnsi="Cambria Math"/>
              </w:rPr>
            </m:ctrlPr>
          </m:barPr>
          <m:e>
            <m:r>
              <w:rPr>
                <w:rFonts w:ascii="Cambria Math" w:hAnsi="Cambria Math"/>
              </w:rPr>
              <m:t>q</m:t>
            </m:r>
          </m:e>
        </m:ba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x</m:t>
                </m:r>
              </m:sub>
            </m:sSub>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z</m:t>
                </m:r>
              </m:sub>
            </m:sSub>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0</m:t>
        </m:r>
      </m:oMath>
      <w:r w:rsidR="003D16B6">
        <w:tab/>
        <w:t>(</w:t>
      </w:r>
      <w:r w:rsidR="003D16B6">
        <w:fldChar w:fldCharType="begin"/>
      </w:r>
      <w:r w:rsidR="003D16B6">
        <w:instrText xml:space="preserve">SEQ eq  </w:instrText>
      </w:r>
      <w:r w:rsidR="003D16B6">
        <w:fldChar w:fldCharType="separate"/>
      </w:r>
      <w:r w:rsidR="003A3C28">
        <w:rPr>
          <w:noProof/>
        </w:rPr>
        <w:t>5</w:t>
      </w:r>
      <w:r w:rsidR="003D16B6">
        <w:fldChar w:fldCharType="end"/>
      </w:r>
      <w:r w:rsidR="003D16B6">
        <w:t>)</w:t>
      </w:r>
    </w:p>
    <w:p w14:paraId="4D96722B" w14:textId="532A11E6" w:rsidR="00F6667A" w:rsidRPr="00F6667A" w:rsidRDefault="00F6667A" w:rsidP="00F6667A">
      <w:pPr>
        <w:pStyle w:val="Normaal"/>
      </w:pPr>
      <w:r w:rsidRPr="00F6667A">
        <w:t xml:space="preserve">De stroomlijnen liggen in deze doorsnede vast. We krijgen </w:t>
      </w:r>
      <w:ins w:id="30" w:author="David Simpson" w:date="2026-02-11T20:43:00Z" w16du:dateUtc="2026-02-11T19:43:00Z">
        <w:r w:rsidR="003C03DB">
          <w:t>z</w:t>
        </w:r>
      </w:ins>
      <w:del w:id="31" w:author="David Simpson" w:date="2026-02-11T20:43:00Z" w16du:dateUtc="2026-02-11T19:43:00Z">
        <w:r w:rsidRPr="00F6667A" w:rsidDel="003C03DB">
          <w:delText>w</w:delText>
        </w:r>
      </w:del>
      <w:r w:rsidRPr="00F6667A">
        <w:t>e door ze te volgen:</w:t>
      </w:r>
    </w:p>
    <w:p w14:paraId="1FA6B1A4" w14:textId="41C21F0D" w:rsidR="00F6667A" w:rsidRPr="00D33D46" w:rsidRDefault="00000000" w:rsidP="00D33D46">
      <w:pPr>
        <w:pStyle w:val="Equation"/>
      </w:pPr>
      <m:oMath>
        <m:sSub>
          <m:sSubPr>
            <m:ctrlPr>
              <w:rPr>
                <w:rFonts w:ascii="Cambria Math" w:hAnsi="Cambria Math"/>
              </w:rPr>
            </m:ctrlPr>
          </m:sSubPr>
          <m:e>
            <m:r>
              <w:rPr>
                <w:rFonts w:ascii="Cambria Math" w:hAnsi="Cambria Math"/>
              </w:rPr>
              <m:t>q</m:t>
            </m:r>
          </m:e>
          <m:sub>
            <m:r>
              <w:rPr>
                <w:rFonts w:ascii="Cambria Math" w:hAnsi="Cambria Math"/>
              </w:rPr>
              <m:t>z</m:t>
            </m:r>
          </m:sub>
        </m:sSub>
        <m:r>
          <m:rPr>
            <m:sty m:val="p"/>
          </m:rPr>
          <w:rPr>
            <w:rFonts w:ascii="Cambria Math" w:hAnsi="Cambria Math"/>
          </w:rPr>
          <m:t>=</m:t>
        </m:r>
        <m:r>
          <w:rPr>
            <w:rFonts w:ascii="Cambria Math" w:hAnsi="Cambria Math"/>
          </w:rPr>
          <m:t>N</m:t>
        </m:r>
        <m:d>
          <m:dPr>
            <m:ctrlPr>
              <w:rPr>
                <w:rFonts w:ascii="Cambria Math" w:hAnsi="Cambria Math"/>
              </w:rPr>
            </m:ctrlPr>
          </m:dPr>
          <m:e>
            <m:r>
              <m:rPr>
                <m:sty m:val="p"/>
              </m:rPr>
              <w:rPr>
                <w:rFonts w:ascii="Cambria Math" w:hAnsi="Cambria Math"/>
              </w:rPr>
              <m:t>1-</m:t>
            </m:r>
            <m:f>
              <m:fPr>
                <m:ctrlPr>
                  <w:rPr>
                    <w:rFonts w:ascii="Cambria Math" w:hAnsi="Cambria Math"/>
                  </w:rPr>
                </m:ctrlPr>
              </m:fPr>
              <m:num>
                <m:r>
                  <w:rPr>
                    <w:rFonts w:ascii="Cambria Math" w:hAnsi="Cambria Math"/>
                  </w:rPr>
                  <m:t>z</m:t>
                </m:r>
              </m:num>
              <m:den>
                <m:r>
                  <w:rPr>
                    <w:rFonts w:ascii="Cambria Math" w:hAnsi="Cambria Math"/>
                  </w:rPr>
                  <m:t>D</m:t>
                </m:r>
              </m:den>
            </m:f>
          </m:e>
        </m:d>
        <m:r>
          <m:rPr>
            <m:sty m:val="p"/>
          </m:rPr>
          <w:rPr>
            <w:rFonts w:ascii="Cambria Math" w:hAnsi="Cambria Math"/>
          </w:rPr>
          <m:t>=</m:t>
        </m:r>
        <m:r>
          <w:rPr>
            <w:rFonts w:ascii="Cambria Math" w:hAnsi="Cambria Math"/>
          </w:rPr>
          <m:t>ϵ</m:t>
        </m:r>
        <m:f>
          <m:fPr>
            <m:ctrlPr>
              <w:rPr>
                <w:rFonts w:ascii="Cambria Math" w:hAnsi="Cambria Math"/>
              </w:rPr>
            </m:ctrlPr>
          </m:fPr>
          <m:num>
            <m:r>
              <w:rPr>
                <w:rFonts w:ascii="Cambria Math" w:hAnsi="Cambria Math"/>
              </w:rPr>
              <m:t>dz</m:t>
            </m:r>
          </m:num>
          <m:den>
            <m:r>
              <w:rPr>
                <w:rFonts w:ascii="Cambria Math" w:hAnsi="Cambria Math"/>
              </w:rPr>
              <m:t>dt</m:t>
            </m:r>
          </m:den>
        </m:f>
        <m:r>
          <m:rPr>
            <m:sty m:val="p"/>
          </m:rP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Nx</m:t>
            </m:r>
          </m:num>
          <m:den>
            <m:r>
              <w:rPr>
                <w:rFonts w:ascii="Cambria Math" w:hAnsi="Cambria Math"/>
              </w:rPr>
              <m:t>D</m:t>
            </m:r>
          </m:den>
        </m:f>
        <m:r>
          <m:rPr>
            <m:sty m:val="p"/>
          </m:rPr>
          <w:rPr>
            <w:rFonts w:ascii="Cambria Math" w:hAnsi="Cambria Math"/>
          </w:rPr>
          <m:t>=</m:t>
        </m:r>
        <m:r>
          <w:rPr>
            <w:rFonts w:ascii="Cambria Math" w:hAnsi="Cambria Math"/>
          </w:rPr>
          <m:t>ϵ</m:t>
        </m:r>
        <m:f>
          <m:fPr>
            <m:ctrlPr>
              <w:rPr>
                <w:rFonts w:ascii="Cambria Math" w:hAnsi="Cambria Math"/>
              </w:rPr>
            </m:ctrlPr>
          </m:fPr>
          <m:num>
            <m:r>
              <w:rPr>
                <w:rFonts w:ascii="Cambria Math" w:hAnsi="Cambria Math"/>
              </w:rPr>
              <m:t>dx</m:t>
            </m:r>
          </m:num>
          <m:den>
            <m:r>
              <w:rPr>
                <w:rFonts w:ascii="Cambria Math" w:hAnsi="Cambria Math"/>
              </w:rPr>
              <m:t>dt</m:t>
            </m:r>
          </m:den>
        </m:f>
      </m:oMath>
      <w:r w:rsidR="003D16B6">
        <w:tab/>
        <w:t>(</w:t>
      </w:r>
      <w:r w:rsidR="003D16B6">
        <w:fldChar w:fldCharType="begin"/>
      </w:r>
      <w:r w:rsidR="003D16B6">
        <w:instrText xml:space="preserve">SEQ eq  </w:instrText>
      </w:r>
      <w:r w:rsidR="003D16B6">
        <w:fldChar w:fldCharType="separate"/>
      </w:r>
      <w:r w:rsidR="003A3C28">
        <w:rPr>
          <w:noProof/>
        </w:rPr>
        <w:t>6</w:t>
      </w:r>
      <w:r w:rsidR="003D16B6">
        <w:fldChar w:fldCharType="end"/>
      </w:r>
      <w:r w:rsidR="003D16B6">
        <w:t>)</w:t>
      </w:r>
    </w:p>
    <w:p w14:paraId="58F9A822" w14:textId="519D320A" w:rsidR="00F6667A" w:rsidRPr="00F6667A" w:rsidRDefault="00F6667A" w:rsidP="00F6667A">
      <w:pPr>
        <w:pStyle w:val="Normaal"/>
      </w:pPr>
      <w:r w:rsidRPr="00F6667A">
        <w:t xml:space="preserve">Elimineren van </w:t>
      </w:r>
      <m:oMath>
        <m:r>
          <w:rPr>
            <w:rFonts w:ascii="Cambria Math" w:hAnsi="Cambria Math"/>
          </w:rPr>
          <m:t>dt</m:t>
        </m:r>
      </m:oMath>
      <w:r w:rsidRPr="00F6667A">
        <w:t xml:space="preserve"> en beide zijden delen door </w:t>
      </w:r>
      <m:oMath>
        <m:r>
          <w:rPr>
            <w:rFonts w:ascii="Cambria Math" w:hAnsi="Cambria Math"/>
          </w:rPr>
          <m:t>N</m:t>
        </m:r>
        <m:r>
          <m:rPr>
            <m:sty m:val="p"/>
          </m:rPr>
          <w:rPr>
            <w:rFonts w:ascii="Cambria Math" w:hAnsi="Cambria Math"/>
          </w:rPr>
          <m:t>/</m:t>
        </m:r>
        <m:r>
          <w:rPr>
            <w:rFonts w:ascii="Cambria Math" w:hAnsi="Cambria Math"/>
          </w:rPr>
          <m:t>D</m:t>
        </m:r>
      </m:oMath>
      <w:r w:rsidRPr="00F6667A">
        <w:t xml:space="preserve"> levert vervolgens:</w:t>
      </w:r>
    </w:p>
    <w:p w14:paraId="7CB40C18" w14:textId="3390EA93" w:rsidR="00F6667A" w:rsidRPr="00D33D46" w:rsidRDefault="00000000" w:rsidP="00D33D46">
      <w:pPr>
        <w:pStyle w:val="Equation"/>
      </w:pPr>
      <m:oMath>
        <m:f>
          <m:fPr>
            <m:ctrlPr>
              <w:rPr>
                <w:rFonts w:ascii="Cambria Math" w:hAnsi="Cambria Math"/>
              </w:rPr>
            </m:ctrlPr>
          </m:fPr>
          <m:num>
            <m:r>
              <w:rPr>
                <w:rFonts w:ascii="Cambria Math" w:hAnsi="Cambria Math"/>
              </w:rPr>
              <m:t>dx</m:t>
            </m:r>
          </m:num>
          <m:den>
            <m:r>
              <w:rPr>
                <w:rFonts w:ascii="Cambria Math" w:hAnsi="Cambria Math"/>
              </w:rPr>
              <m:t>x</m:t>
            </m:r>
          </m:den>
        </m:f>
        <m:r>
          <m:rPr>
            <m:sty m:val="p"/>
          </m:rPr>
          <w:rPr>
            <w:rFonts w:ascii="Cambria Math" w:hAnsi="Cambria Math"/>
          </w:rPr>
          <m:t>=-</m:t>
        </m:r>
        <m:f>
          <m:fPr>
            <m:ctrlPr>
              <w:rPr>
                <w:rFonts w:ascii="Cambria Math" w:hAnsi="Cambria Math"/>
              </w:rPr>
            </m:ctrlPr>
          </m:fPr>
          <m:num>
            <m:r>
              <w:rPr>
                <w:rFonts w:ascii="Cambria Math" w:hAnsi="Cambria Math"/>
              </w:rPr>
              <m:t>dz</m:t>
            </m:r>
          </m:num>
          <m:den>
            <m:r>
              <w:rPr>
                <w:rFonts w:ascii="Cambria Math" w:hAnsi="Cambria Math"/>
              </w:rPr>
              <m:t>z</m:t>
            </m:r>
          </m:den>
        </m:f>
      </m:oMath>
      <w:r w:rsidR="003D16B6">
        <w:tab/>
        <w:t>(</w:t>
      </w:r>
      <w:r w:rsidR="003D16B6">
        <w:fldChar w:fldCharType="begin"/>
      </w:r>
      <w:r w:rsidR="003D16B6">
        <w:instrText xml:space="preserve">SEQ eq  </w:instrText>
      </w:r>
      <w:r w:rsidR="003D16B6">
        <w:fldChar w:fldCharType="separate"/>
      </w:r>
      <w:r w:rsidR="003A3C28">
        <w:rPr>
          <w:noProof/>
        </w:rPr>
        <w:t>7</w:t>
      </w:r>
      <w:r w:rsidR="003D16B6">
        <w:fldChar w:fldCharType="end"/>
      </w:r>
      <w:r w:rsidR="003D16B6">
        <w:t>)</w:t>
      </w:r>
    </w:p>
    <w:p w14:paraId="2240FC91" w14:textId="77777777" w:rsidR="00F6667A" w:rsidRPr="00F6667A" w:rsidRDefault="00F6667A" w:rsidP="00F6667A">
      <w:pPr>
        <w:pStyle w:val="Normaal"/>
      </w:pPr>
      <w:r w:rsidRPr="00F6667A">
        <w:t>Dus, na integreren van beide zijden krijgen we</w:t>
      </w:r>
    </w:p>
    <w:p w14:paraId="3226064B" w14:textId="31616DD6" w:rsidR="00F6667A" w:rsidRPr="00891EA1" w:rsidRDefault="00000000" w:rsidP="00D33D46">
      <w:pPr>
        <w:pStyle w:val="Equation"/>
        <w:rPr>
          <w:lang w:val="de-DE"/>
          <w:rPrChange w:id="32" w:author="David Simpson" w:date="2026-02-11T20:29:00Z" w16du:dateUtc="2026-02-11T19:29:00Z">
            <w:rPr/>
          </w:rPrChange>
        </w:rPr>
      </w:pPr>
      <m:oMath>
        <m:m>
          <m:mPr>
            <m:plcHide m:val="1"/>
            <m:mcs>
              <m:mc>
                <m:mcPr>
                  <m:count m:val="1"/>
                  <m:mcJc m:val="right"/>
                </m:mcPr>
              </m:mc>
              <m:mc>
                <m:mcPr>
                  <m:count m:val="1"/>
                  <m:mcJc m:val="left"/>
                </m:mcPr>
              </m:mc>
            </m:mcs>
            <m:ctrlPr>
              <w:rPr>
                <w:rFonts w:ascii="Cambria Math" w:hAnsi="Cambria Math"/>
              </w:rPr>
            </m:ctrlPr>
          </m:mPr>
          <m:mr>
            <m:e>
              <m:r>
                <m:rPr>
                  <m:nor/>
                </m:rPr>
                <w:rPr>
                  <w:lang w:val="de-DE"/>
                  <w:rPrChange w:id="33" w:author="David Simpson" w:date="2026-02-11T20:29:00Z" w16du:dateUtc="2026-02-11T19:29:00Z">
                    <w:rPr/>
                  </w:rPrChange>
                </w:rPr>
                <m:t>ln</m:t>
              </m:r>
              <m:r>
                <w:rPr>
                  <w:rFonts w:ascii="Cambria Math" w:hAnsi="Cambria Math"/>
                </w:rPr>
                <m:t>x</m:t>
              </m:r>
            </m:e>
            <m:e>
              <m:r>
                <m:rPr>
                  <m:sty m:val="p"/>
                </m:rPr>
                <w:rPr>
                  <w:rFonts w:ascii="Cambria Math" w:hAnsi="Cambria Math"/>
                  <w:lang w:val="de-DE"/>
                  <w:rPrChange w:id="34" w:author="David Simpson" w:date="2026-02-11T20:29:00Z" w16du:dateUtc="2026-02-11T19:29:00Z">
                    <w:rPr>
                      <w:rFonts w:ascii="Cambria Math" w:hAnsi="Cambria Math"/>
                    </w:rPr>
                  </w:rPrChange>
                </w:rPr>
                <m:t>=-</m:t>
              </m:r>
              <m:r>
                <m:rPr>
                  <m:nor/>
                </m:rPr>
                <w:rPr>
                  <w:lang w:val="de-DE"/>
                  <w:rPrChange w:id="35" w:author="David Simpson" w:date="2026-02-11T20:29:00Z" w16du:dateUtc="2026-02-11T19:29:00Z">
                    <w:rPr/>
                  </w:rPrChange>
                </w:rPr>
                <m:t>ln</m:t>
              </m:r>
              <m:r>
                <w:rPr>
                  <w:rFonts w:ascii="Cambria Math" w:hAnsi="Cambria Math"/>
                </w:rPr>
                <m:t>z</m:t>
              </m:r>
              <m:r>
                <m:rPr>
                  <m:sty m:val="p"/>
                </m:rPr>
                <w:rPr>
                  <w:rFonts w:ascii="Cambria Math" w:hAnsi="Cambria Math"/>
                  <w:lang w:val="de-DE"/>
                  <w:rPrChange w:id="36" w:author="David Simpson" w:date="2026-02-11T20:29:00Z" w16du:dateUtc="2026-02-11T19:29:00Z">
                    <w:rPr>
                      <w:rFonts w:ascii="Cambria Math" w:hAnsi="Cambria Math"/>
                    </w:rPr>
                  </w:rPrChange>
                </w:rPr>
                <m:t>+</m:t>
              </m:r>
              <m:r>
                <w:rPr>
                  <w:rFonts w:ascii="Cambria Math" w:hAnsi="Cambria Math"/>
                </w:rPr>
                <m:t>C</m:t>
              </m:r>
            </m:e>
          </m:mr>
          <m:mr>
            <m:e>
              <m:r>
                <m:rPr>
                  <m:nor/>
                </m:rPr>
                <w:rPr>
                  <w:lang w:val="de-DE"/>
                  <w:rPrChange w:id="37" w:author="David Simpson" w:date="2026-02-11T20:29:00Z" w16du:dateUtc="2026-02-11T19:29:00Z">
                    <w:rPr/>
                  </w:rPrChange>
                </w:rPr>
                <m:t>ln</m:t>
              </m:r>
              <m:r>
                <w:rPr>
                  <w:rFonts w:ascii="Cambria Math" w:hAnsi="Cambria Math"/>
                </w:rPr>
                <m:t>xz</m:t>
              </m:r>
            </m:e>
            <m:e>
              <m:r>
                <m:rPr>
                  <m:sty m:val="p"/>
                </m:rPr>
                <w:rPr>
                  <w:rFonts w:ascii="Cambria Math" w:hAnsi="Cambria Math"/>
                  <w:lang w:val="de-DE"/>
                  <w:rPrChange w:id="38" w:author="David Simpson" w:date="2026-02-11T20:29:00Z" w16du:dateUtc="2026-02-11T19:29:00Z">
                    <w:rPr>
                      <w:rFonts w:ascii="Cambria Math" w:hAnsi="Cambria Math"/>
                    </w:rPr>
                  </w:rPrChange>
                </w:rPr>
                <m:t>=</m:t>
              </m:r>
              <m:r>
                <w:rPr>
                  <w:rFonts w:ascii="Cambria Math" w:hAnsi="Cambria Math"/>
                </w:rPr>
                <m:t>C</m:t>
              </m:r>
            </m:e>
          </m:mr>
        </m:m>
      </m:oMath>
      <w:r w:rsidR="003D16B6" w:rsidRPr="00891EA1">
        <w:rPr>
          <w:lang w:val="de-DE"/>
          <w:rPrChange w:id="39" w:author="David Simpson" w:date="2026-02-11T20:29:00Z" w16du:dateUtc="2026-02-11T19:29:00Z">
            <w:rPr/>
          </w:rPrChange>
        </w:rPr>
        <w:tab/>
        <w:t>(</w:t>
      </w:r>
      <w:r w:rsidR="003D16B6">
        <w:fldChar w:fldCharType="begin"/>
      </w:r>
      <w:r w:rsidR="003D16B6" w:rsidRPr="00891EA1">
        <w:rPr>
          <w:lang w:val="de-DE"/>
          <w:rPrChange w:id="40" w:author="David Simpson" w:date="2026-02-11T20:29:00Z" w16du:dateUtc="2026-02-11T19:29:00Z">
            <w:rPr/>
          </w:rPrChange>
        </w:rPr>
        <w:instrText xml:space="preserve">SEQ eq  </w:instrText>
      </w:r>
      <w:r w:rsidR="003D16B6">
        <w:fldChar w:fldCharType="separate"/>
      </w:r>
      <w:r w:rsidR="003A3C28" w:rsidRPr="00891EA1">
        <w:rPr>
          <w:noProof/>
          <w:lang w:val="de-DE"/>
          <w:rPrChange w:id="41" w:author="David Simpson" w:date="2026-02-11T20:29:00Z" w16du:dateUtc="2026-02-11T19:29:00Z">
            <w:rPr>
              <w:noProof/>
            </w:rPr>
          </w:rPrChange>
        </w:rPr>
        <w:t>8</w:t>
      </w:r>
      <w:r w:rsidR="003D16B6">
        <w:fldChar w:fldCharType="end"/>
      </w:r>
      <w:r w:rsidR="003D16B6" w:rsidRPr="00891EA1">
        <w:rPr>
          <w:lang w:val="de-DE"/>
          <w:rPrChange w:id="42" w:author="David Simpson" w:date="2026-02-11T20:29:00Z" w16du:dateUtc="2026-02-11T19:29:00Z">
            <w:rPr/>
          </w:rPrChange>
        </w:rPr>
        <w:t>)</w:t>
      </w:r>
    </w:p>
    <w:p w14:paraId="77CC26E3" w14:textId="293C70C0" w:rsidR="00F6667A" w:rsidRPr="00F6667A" w:rsidRDefault="00F6667A" w:rsidP="00F6667A">
      <w:pPr>
        <w:pStyle w:val="Normaal"/>
      </w:pPr>
      <w:r w:rsidRPr="00F6667A">
        <w:t xml:space="preserve">De integratieconstante, </w:t>
      </w:r>
      <m:oMath>
        <m:r>
          <w:rPr>
            <w:rFonts w:ascii="Cambria Math" w:hAnsi="Cambria Math"/>
          </w:rPr>
          <m:t>C</m:t>
        </m:r>
      </m:oMath>
      <w:r w:rsidRPr="00F6667A">
        <w:t xml:space="preserve">, volgt uit het startpunt van de stroomlijn: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oMath>
      <w:r w:rsidRPr="00F6667A">
        <w:t xml:space="preserve">,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oMath>
      <w:r w:rsidRPr="00F6667A">
        <w:t xml:space="preserve">. Aldus </w:t>
      </w:r>
      <m:oMath>
        <m:r>
          <w:rPr>
            <w:rFonts w:ascii="Cambria Math" w:hAnsi="Cambria Math"/>
          </w:rPr>
          <m:t>C</m:t>
        </m:r>
        <m:r>
          <m:rPr>
            <m:sty m:val="p"/>
          </m:rPr>
          <w:rPr>
            <w:rFonts w:ascii="Cambria Math" w:hAnsi="Cambria Math"/>
          </w:rPr>
          <m:t>=</m:t>
        </m:r>
        <m:r>
          <m:rPr>
            <m:nor/>
          </m:rPr>
          <m:t>ln</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z</m:t>
            </m:r>
          </m:e>
          <m:sub>
            <m:r>
              <w:rPr>
                <w:rFonts w:ascii="Cambria Math" w:hAnsi="Cambria Math"/>
              </w:rPr>
              <m:t>0</m:t>
            </m:r>
          </m:sub>
        </m:sSub>
      </m:oMath>
      <w:r w:rsidRPr="00F6667A">
        <w:t>, zodat de stroomlijnen worden beschreven door</w:t>
      </w:r>
    </w:p>
    <w:p w14:paraId="6DFCC2C8" w14:textId="2BFA920B" w:rsidR="00F6667A" w:rsidRPr="00D33D46" w:rsidRDefault="00F6667A" w:rsidP="00D33D46">
      <w:pPr>
        <w:pStyle w:val="Equation"/>
      </w:pPr>
      <m:oMath>
        <m:r>
          <w:rPr>
            <w:rFonts w:ascii="Cambria Math" w:hAnsi="Cambria Math"/>
          </w:rPr>
          <m:t>xz</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sSub>
          <m:sSubPr>
            <m:ctrlPr>
              <w:rPr>
                <w:rFonts w:ascii="Cambria Math" w:hAnsi="Cambria Math"/>
              </w:rPr>
            </m:ctrlPr>
          </m:sSubPr>
          <m:e>
            <m:r>
              <w:rPr>
                <w:rFonts w:ascii="Cambria Math" w:hAnsi="Cambria Math"/>
              </w:rPr>
              <m:t>z</m:t>
            </m:r>
          </m:e>
          <m:sub>
            <m:r>
              <m:rPr>
                <m:sty m:val="p"/>
              </m:rPr>
              <w:rPr>
                <w:rFonts w:ascii="Cambria Math" w:hAnsi="Cambria Math"/>
              </w:rPr>
              <m:t>0</m:t>
            </m:r>
          </m:sub>
        </m:sSub>
      </m:oMath>
      <w:r w:rsidR="003D16B6">
        <w:tab/>
        <w:t>(</w:t>
      </w:r>
      <w:r w:rsidR="003D16B6">
        <w:fldChar w:fldCharType="begin"/>
      </w:r>
      <w:r w:rsidR="003D16B6">
        <w:instrText xml:space="preserve">SEQ eq  </w:instrText>
      </w:r>
      <w:r w:rsidR="003D16B6">
        <w:fldChar w:fldCharType="separate"/>
      </w:r>
      <w:r w:rsidR="003A3C28">
        <w:rPr>
          <w:noProof/>
        </w:rPr>
        <w:t>9</w:t>
      </w:r>
      <w:r w:rsidR="003D16B6">
        <w:fldChar w:fldCharType="end"/>
      </w:r>
      <w:r w:rsidR="003D16B6">
        <w:t>)</w:t>
      </w:r>
    </w:p>
    <w:p w14:paraId="14C9574A" w14:textId="40EF402C" w:rsidR="00F6667A" w:rsidRPr="00F6667A" w:rsidRDefault="00F6667A" w:rsidP="00F6667A">
      <w:pPr>
        <w:pStyle w:val="Normaal"/>
      </w:pPr>
      <w:r w:rsidRPr="00F6667A">
        <w:t xml:space="preserve">Deze stroomlijnen blijken derhalve hyperbolen te zijn. Kies een startpunt, bijv.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oMath>
      <w:r w:rsidRPr="00F6667A">
        <w:t xml:space="preserve"> en </w:t>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D</m:t>
        </m:r>
      </m:oMath>
      <w:r w:rsidRPr="00F6667A">
        <w:t xml:space="preserve"> dan volgt</w:t>
      </w:r>
    </w:p>
    <w:p w14:paraId="0B266344" w14:textId="07311DAF" w:rsidR="00F6667A" w:rsidRPr="00D33D46" w:rsidRDefault="00F6667A" w:rsidP="00D33D46">
      <w:pPr>
        <w:pStyle w:val="Equation"/>
      </w:pPr>
      <m:oMath>
        <m:r>
          <w:rPr>
            <w:rFonts w:ascii="Cambria Math" w:hAnsi="Cambria Math"/>
          </w:rPr>
          <m:t>z</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0</m:t>
                </m:r>
              </m:sub>
            </m:sSub>
            <m:r>
              <w:rPr>
                <w:rFonts w:ascii="Cambria Math" w:hAnsi="Cambria Math"/>
              </w:rPr>
              <m:t>D</m:t>
            </m:r>
          </m:num>
          <m:den>
            <m:r>
              <w:rPr>
                <w:rFonts w:ascii="Cambria Math" w:hAnsi="Cambria Math"/>
              </w:rPr>
              <m:t>x</m:t>
            </m:r>
          </m:den>
        </m:f>
      </m:oMath>
      <w:r w:rsidR="003D16B6">
        <w:tab/>
        <w:t>(</w:t>
      </w:r>
      <w:r w:rsidR="003D16B6">
        <w:fldChar w:fldCharType="begin"/>
      </w:r>
      <w:r w:rsidR="003D16B6">
        <w:instrText xml:space="preserve">SEQ eq  </w:instrText>
      </w:r>
      <w:r w:rsidR="003D16B6">
        <w:fldChar w:fldCharType="separate"/>
      </w:r>
      <w:r w:rsidR="003A3C28">
        <w:rPr>
          <w:noProof/>
        </w:rPr>
        <w:t>10</w:t>
      </w:r>
      <w:r w:rsidR="003D16B6">
        <w:fldChar w:fldCharType="end"/>
      </w:r>
      <w:r w:rsidR="003D16B6">
        <w:t>)</w:t>
      </w:r>
    </w:p>
    <w:p w14:paraId="5ABACFB7" w14:textId="2906B3F1" w:rsidR="00F6667A" w:rsidRPr="00F6667A" w:rsidRDefault="00F6667A" w:rsidP="00F6667A">
      <w:pPr>
        <w:pStyle w:val="Normaal"/>
      </w:pPr>
      <w:r w:rsidRPr="00F6667A">
        <w:t xml:space="preserve">We hebben natuurlijk ook de stroomfunctie </w:t>
      </w:r>
      <m:oMath>
        <m:r>
          <w:rPr>
            <w:rFonts w:ascii="Cambria Math" w:hAnsi="Cambria Math"/>
          </w:rPr>
          <m:t>Ψ</m:t>
        </m:r>
      </m:oMath>
      <w:r w:rsidRPr="00F6667A">
        <w:t xml:space="preserve">. Die hangt </w:t>
      </w:r>
      <w:ins w:id="43" w:author="David Simpson" w:date="2026-02-11T20:44:00Z" w16du:dateUtc="2026-02-11T19:44:00Z">
        <w:r w:rsidR="003C03DB">
          <w:t>af</w:t>
        </w:r>
      </w:ins>
      <w:del w:id="44" w:author="David Simpson" w:date="2026-02-11T20:44:00Z" w16du:dateUtc="2026-02-11T19:44:00Z">
        <w:r w:rsidRPr="00F6667A" w:rsidDel="003C03DB">
          <w:delText>van</w:delText>
        </w:r>
      </w:del>
      <w:r w:rsidRPr="00F6667A">
        <w:t xml:space="preserve"> van de complexe variabele die we normaliter </w:t>
      </w:r>
      <m:oMath>
        <m:r>
          <w:rPr>
            <w:rFonts w:ascii="Cambria Math" w:hAnsi="Cambria Math"/>
          </w:rPr>
          <m:t>z</m:t>
        </m:r>
      </m:oMath>
      <w:r w:rsidRPr="00F6667A">
        <w:t xml:space="preserve"> noemen. Omdat </w:t>
      </w:r>
      <m:oMath>
        <m:r>
          <w:rPr>
            <w:rFonts w:ascii="Cambria Math" w:hAnsi="Cambria Math"/>
          </w:rPr>
          <m:t>z</m:t>
        </m:r>
      </m:oMath>
      <w:r w:rsidRPr="00F6667A">
        <w:t xml:space="preserve"> al in gebruik is, kiezen we hiervoor, in navolging van Ernst, </w:t>
      </w:r>
      <m:oMath>
        <m:r>
          <w:rPr>
            <w:rFonts w:ascii="Cambria Math" w:hAnsi="Cambria Math"/>
          </w:rPr>
          <m:t>ζ</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iz</m:t>
        </m:r>
      </m:oMath>
      <w:r w:rsidRPr="00F6667A">
        <w:t>.</w:t>
      </w:r>
      <w:r w:rsidR="00FE63EC">
        <w:t xml:space="preserve"> </w:t>
      </w:r>
      <w:r w:rsidRPr="00F6667A">
        <w:t>De definitie van de stroomfunctie invullen geeft</w:t>
      </w:r>
    </w:p>
    <w:p w14:paraId="4BBF792B" w14:textId="49B5C9C4" w:rsidR="00F6667A" w:rsidRPr="00F6667A" w:rsidRDefault="00000000" w:rsidP="003D16B6">
      <w:pPr>
        <w:pStyle w:val="Equation"/>
      </w:pPr>
      <m:oMath>
        <m:m>
          <m:mPr>
            <m:plcHide m:val="1"/>
            <m:mcs>
              <m:mc>
                <m:mcPr>
                  <m:count m:val="1"/>
                  <m:mcJc m:val="right"/>
                </m:mcPr>
              </m:mc>
              <m:mc>
                <m:mcPr>
                  <m:count m:val="1"/>
                  <m:mcJc m:val="left"/>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z</m:t>
                  </m:r>
                </m:den>
              </m:f>
            </m:e>
            <m:e>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Nx</m:t>
                  </m:r>
                </m:num>
                <m:den>
                  <m:r>
                    <w:rPr>
                      <w:rFonts w:ascii="Cambria Math" w:hAnsi="Cambria Math"/>
                    </w:rPr>
                    <m:t>D</m:t>
                  </m:r>
                </m:den>
              </m:f>
            </m:e>
          </m:mr>
          <m:mr>
            <m:e>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x</m:t>
                  </m:r>
                </m:den>
              </m:f>
            </m:e>
            <m:e>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Ny</m:t>
                  </m:r>
                </m:num>
                <m:den>
                  <m:r>
                    <w:rPr>
                      <w:rFonts w:ascii="Cambria Math" w:hAnsi="Cambria Math"/>
                    </w:rPr>
                    <m:t>D</m:t>
                  </m:r>
                </m:den>
              </m:f>
            </m:e>
          </m:mr>
        </m:m>
      </m:oMath>
      <w:r w:rsidR="003D16B6">
        <w:tab/>
        <w:t>(</w:t>
      </w:r>
      <w:r w:rsidR="003D16B6">
        <w:fldChar w:fldCharType="begin"/>
      </w:r>
      <w:r w:rsidR="003D16B6">
        <w:instrText xml:space="preserve">SEQ eq  </w:instrText>
      </w:r>
      <w:r w:rsidR="003D16B6">
        <w:fldChar w:fldCharType="separate"/>
      </w:r>
      <w:r w:rsidR="003A3C28">
        <w:rPr>
          <w:noProof/>
        </w:rPr>
        <w:t>11</w:t>
      </w:r>
      <w:r w:rsidR="003D16B6">
        <w:fldChar w:fldCharType="end"/>
      </w:r>
      <w:r w:rsidR="003D16B6">
        <w:t>)</w:t>
      </w:r>
    </w:p>
    <w:p w14:paraId="0B9850B9" w14:textId="6CF715E1" w:rsidR="00F6667A" w:rsidRPr="00F6667A" w:rsidRDefault="00F6667A" w:rsidP="00F6667A">
      <w:pPr>
        <w:pStyle w:val="Normaal"/>
      </w:pPr>
      <w:r w:rsidRPr="00F6667A">
        <w:t>De Laplacian van de stroomfunctie is dus nul, wat ook zo moet zijn:</w:t>
      </w:r>
    </w:p>
    <w:p w14:paraId="6D5D8479" w14:textId="4A9EED4D" w:rsidR="00F6667A" w:rsidRPr="00D33D46" w:rsidRDefault="00000000" w:rsidP="00D33D46">
      <w:pPr>
        <w:pStyle w:val="Equation"/>
      </w:pPr>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Ψ</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Ψ</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r>
          <m:rPr>
            <m:sty m:val="p"/>
          </m:rPr>
          <w:rPr>
            <w:rFonts w:ascii="Cambria Math" w:hAnsi="Cambria Math"/>
          </w:rPr>
          <m:t>=</m:t>
        </m:r>
        <m:r>
          <w:rPr>
            <w:rFonts w:ascii="Cambria Math" w:hAnsi="Cambria Math"/>
          </w:rPr>
          <m:t>0</m:t>
        </m:r>
      </m:oMath>
      <w:r w:rsidR="003D16B6">
        <w:tab/>
        <w:t>(</w:t>
      </w:r>
      <w:r w:rsidR="003D16B6">
        <w:fldChar w:fldCharType="begin"/>
      </w:r>
      <w:r w:rsidR="003D16B6">
        <w:instrText xml:space="preserve">SEQ eq  </w:instrText>
      </w:r>
      <w:r w:rsidR="003D16B6">
        <w:fldChar w:fldCharType="separate"/>
      </w:r>
      <w:r w:rsidR="003A3C28">
        <w:rPr>
          <w:noProof/>
        </w:rPr>
        <w:t>12</w:t>
      </w:r>
      <w:r w:rsidR="003D16B6">
        <w:fldChar w:fldCharType="end"/>
      </w:r>
      <w:r w:rsidR="003D16B6">
        <w:t>)</w:t>
      </w:r>
    </w:p>
    <w:p w14:paraId="37B009CC" w14:textId="77777777" w:rsidR="00F6667A" w:rsidRPr="00F6667A" w:rsidRDefault="00F6667A" w:rsidP="00F6667A">
      <w:pPr>
        <w:pStyle w:val="Normaal"/>
      </w:pPr>
      <w:r w:rsidRPr="00F6667A">
        <w:t>En de stroomfunctie zelf wordt verkregen door integratie</w:t>
      </w:r>
    </w:p>
    <w:p w14:paraId="7774AA0D" w14:textId="4E58E1CE" w:rsidR="00F6667A" w:rsidRPr="00D33D46" w:rsidRDefault="00F6667A" w:rsidP="00D33D46">
      <w:pPr>
        <w:pStyle w:val="Equation"/>
      </w:pP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D</m:t>
            </m:r>
          </m:den>
        </m:f>
        <m:r>
          <w:rPr>
            <w:rFonts w:ascii="Cambria Math" w:hAnsi="Cambria Math"/>
          </w:rPr>
          <m:t>xz</m:t>
        </m:r>
      </m:oMath>
      <w:r w:rsidR="003D16B6">
        <w:tab/>
        <w:t>(</w:t>
      </w:r>
      <w:r w:rsidR="003D16B6">
        <w:fldChar w:fldCharType="begin"/>
      </w:r>
      <w:r w:rsidR="003D16B6">
        <w:instrText xml:space="preserve">SEQ eq  </w:instrText>
      </w:r>
      <w:r w:rsidR="003D16B6">
        <w:fldChar w:fldCharType="separate"/>
      </w:r>
      <w:r w:rsidR="003A3C28">
        <w:rPr>
          <w:noProof/>
        </w:rPr>
        <w:t>13</w:t>
      </w:r>
      <w:r w:rsidR="003D16B6">
        <w:fldChar w:fldCharType="end"/>
      </w:r>
      <w:r w:rsidR="003D16B6">
        <w:t>)</w:t>
      </w:r>
    </w:p>
    <w:p w14:paraId="51ACB7D9" w14:textId="11E52713" w:rsidR="00F6667A" w:rsidRPr="00F6667A" w:rsidRDefault="00F6667A" w:rsidP="00F6667A">
      <w:pPr>
        <w:pStyle w:val="Normaal"/>
      </w:pPr>
      <w:r w:rsidRPr="00F6667A">
        <w:t xml:space="preserve">Hierin is </w:t>
      </w:r>
      <m:oMath>
        <m:sSub>
          <m:sSubPr>
            <m:ctrlPr>
              <w:rPr>
                <w:rFonts w:ascii="Cambria Math" w:hAnsi="Cambria Math"/>
              </w:rPr>
            </m:ctrlPr>
          </m:sSubPr>
          <m:e>
            <m:r>
              <w:rPr>
                <w:rFonts w:ascii="Cambria Math" w:hAnsi="Cambria Math"/>
              </w:rPr>
              <m:t>Ψ</m:t>
            </m:r>
          </m:e>
          <m:sub>
            <m:r>
              <w:rPr>
                <w:rFonts w:ascii="Cambria Math" w:hAnsi="Cambria Math"/>
              </w:rPr>
              <m:t>0</m:t>
            </m:r>
          </m:sub>
        </m:sSub>
      </m:oMath>
      <w:r w:rsidRPr="00F6667A">
        <w:t xml:space="preserve"> de waarde van de stroomfunctie</w:t>
      </w:r>
      <w:del w:id="45" w:author="David Simpson" w:date="2026-02-11T20:45:00Z" w16du:dateUtc="2026-02-11T19:45:00Z">
        <w:r w:rsidRPr="00F6667A" w:rsidDel="003C03DB">
          <w:delText xml:space="preserve"> is</w:delText>
        </w:r>
      </w:del>
      <w:r w:rsidRPr="00F6667A">
        <w:t xml:space="preserve"> op de stroomlijnen die vanaf de top van de waterscheiding omlaag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m:t>
            </m:r>
          </m:e>
        </m:d>
      </m:oMath>
      <w:r w:rsidRPr="00F6667A">
        <w:t xml:space="preserve"> loopt en voorts langs de basis van het watervoerende pakket </w:t>
      </w:r>
      <m:oMath>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0</m:t>
            </m:r>
          </m:e>
        </m:d>
      </m:oMath>
      <w:r w:rsidRPr="00F6667A">
        <w:t xml:space="preserve"> naar de uitstroomrand (</w:t>
      </w:r>
      <m:oMath>
        <m:r>
          <w:rPr>
            <w:rFonts w:ascii="Cambria Math" w:hAnsi="Cambria Math"/>
          </w:rPr>
          <m:t>x</m:t>
        </m:r>
        <m:r>
          <m:rPr>
            <m:sty m:val="p"/>
          </m:rPr>
          <w:rPr>
            <w:rFonts w:ascii="Cambria Math" w:hAnsi="Cambria Math"/>
          </w:rPr>
          <m:t>=</m:t>
        </m:r>
        <m:r>
          <w:rPr>
            <w:rFonts w:ascii="Cambria Math" w:hAnsi="Cambria Math"/>
          </w:rPr>
          <m:t>b</m:t>
        </m:r>
      </m:oMath>
      <w:r w:rsidRPr="00F6667A">
        <w:t xml:space="preserve">). De stroomlijnen krijgen we door de contourlijnen van </w:t>
      </w:r>
      <m:oMath>
        <m:r>
          <w:rPr>
            <w:rFonts w:ascii="Cambria Math" w:hAnsi="Cambria Math"/>
          </w:rPr>
          <m:t>Ψ</m:t>
        </m:r>
      </m:oMath>
      <w:r w:rsidRPr="00F6667A">
        <w:t xml:space="preserve"> te tekenen. Kies je bijvoorbeeld </w:t>
      </w: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0</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rsidRPr="00F6667A">
        <w:t xml:space="preserve">, dan krijg je stroomlijn </w:t>
      </w:r>
      <m:oMath>
        <m:r>
          <w:rPr>
            <w:rFonts w:ascii="Cambria Math" w:hAnsi="Cambria Math"/>
          </w:rPr>
          <m:t>xz</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rsidRPr="00F6667A">
        <w:t xml:space="preserve"> net als hiervoor.</w:t>
      </w:r>
    </w:p>
    <w:p w14:paraId="6A15D4E0" w14:textId="3286FBDE" w:rsidR="00F6667A" w:rsidRPr="00F6667A" w:rsidRDefault="00F6667A" w:rsidP="00F6667A">
      <w:pPr>
        <w:pStyle w:val="Normaal"/>
      </w:pPr>
      <w:r w:rsidRPr="00F6667A">
        <w:t xml:space="preserve">De stroomfunctie langs het bovenvlak, </w:t>
      </w:r>
      <m:oMath>
        <m:r>
          <w:rPr>
            <w:rFonts w:ascii="Cambria Math" w:hAnsi="Cambria Math"/>
          </w:rPr>
          <m:t>z</m:t>
        </m:r>
        <m:r>
          <m:rPr>
            <m:sty m:val="p"/>
          </m:rPr>
          <w:rPr>
            <w:rFonts w:ascii="Cambria Math" w:hAnsi="Cambria Math"/>
          </w:rPr>
          <m:t>=</m:t>
        </m:r>
        <m:r>
          <w:rPr>
            <w:rFonts w:ascii="Cambria Math" w:hAnsi="Cambria Math"/>
          </w:rPr>
          <m:t>D</m:t>
        </m:r>
      </m:oMath>
      <w:r w:rsidRPr="00F6667A">
        <w:t xml:space="preserve"> is</w:t>
      </w:r>
    </w:p>
    <w:p w14:paraId="6294756E" w14:textId="7A88A522" w:rsidR="00F6667A" w:rsidRPr="00D33D46" w:rsidRDefault="00F6667A" w:rsidP="00D33D46">
      <w:pPr>
        <w:pStyle w:val="Equation"/>
      </w:pP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0</m:t>
            </m:r>
          </m:sub>
        </m:sSub>
        <m:r>
          <m:rPr>
            <m:sty m:val="p"/>
          </m:rPr>
          <w:rPr>
            <w:rFonts w:ascii="Cambria Math" w:hAnsi="Cambria Math"/>
          </w:rPr>
          <m:t>-</m:t>
        </m:r>
        <m:r>
          <w:rPr>
            <w:rFonts w:ascii="Cambria Math" w:hAnsi="Cambria Math"/>
          </w:rPr>
          <m:t>Nx</m:t>
        </m:r>
      </m:oMath>
      <w:r w:rsidR="003D16B6">
        <w:tab/>
        <w:t>(</w:t>
      </w:r>
      <w:r w:rsidR="003D16B6">
        <w:fldChar w:fldCharType="begin"/>
      </w:r>
      <w:r w:rsidR="003D16B6">
        <w:instrText xml:space="preserve">SEQ eq  </w:instrText>
      </w:r>
      <w:r w:rsidR="003D16B6">
        <w:fldChar w:fldCharType="separate"/>
      </w:r>
      <w:r w:rsidR="003A3C28">
        <w:rPr>
          <w:noProof/>
        </w:rPr>
        <w:t>14</w:t>
      </w:r>
      <w:r w:rsidR="003D16B6">
        <w:fldChar w:fldCharType="end"/>
      </w:r>
      <w:r w:rsidR="003D16B6">
        <w:t>)</w:t>
      </w:r>
    </w:p>
    <w:p w14:paraId="7469F7EA" w14:textId="34E7746E" w:rsidR="00F6667A" w:rsidRPr="00F6667A" w:rsidRDefault="00F6667A" w:rsidP="00F6667A">
      <w:pPr>
        <w:pStyle w:val="Normaal"/>
      </w:pPr>
      <w:r w:rsidRPr="00F6667A">
        <w:t xml:space="preserve">Deze stroomlijn loopt dus vanaf de waterscheiding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m:t>
            </m:r>
          </m:e>
        </m:d>
      </m:oMath>
      <w:r w:rsidRPr="00F6667A">
        <w:t xml:space="preserve"> met </w:t>
      </w: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0</m:t>
            </m:r>
          </m:sub>
        </m:sSub>
      </m:oMath>
      <w:r w:rsidRPr="00F6667A">
        <w:t xml:space="preserve"> </w:t>
      </w:r>
      <w:commentRangeStart w:id="46"/>
      <w:r w:rsidRPr="00F6667A">
        <w:t xml:space="preserve">af nul </w:t>
      </w:r>
      <w:commentRangeEnd w:id="46"/>
      <w:r w:rsidR="003C03DB" w:rsidRPr="00F6667A">
        <w:rPr>
          <w:rStyle w:val="CommentReference"/>
          <w:rFonts w:cs="Trebuchet MS"/>
          <w:sz w:val="17"/>
          <w:szCs w:val="17"/>
        </w:rPr>
        <w:commentReference w:id="46"/>
      </w:r>
      <w:r w:rsidRPr="00F6667A">
        <w:t xml:space="preserve">tot </w:t>
      </w:r>
      <m:oMath>
        <m:sSub>
          <m:sSubPr>
            <m:ctrlPr>
              <w:rPr>
                <w:rFonts w:ascii="Cambria Math" w:hAnsi="Cambria Math"/>
              </w:rPr>
            </m:ctrlPr>
          </m:sSubPr>
          <m:e>
            <m:r>
              <w:rPr>
                <w:rFonts w:ascii="Cambria Math" w:hAnsi="Cambria Math"/>
              </w:rPr>
              <m:t>Ψ</m:t>
            </m:r>
          </m:e>
          <m:sub>
            <m:r>
              <w:rPr>
                <w:rFonts w:ascii="Cambria Math" w:hAnsi="Cambria Math"/>
              </w:rPr>
              <m:t>0</m:t>
            </m:r>
          </m:sub>
        </m:sSub>
        <m:r>
          <m:rPr>
            <m:sty m:val="p"/>
          </m:rPr>
          <w:rPr>
            <w:rFonts w:ascii="Cambria Math" w:hAnsi="Cambria Math"/>
          </w:rPr>
          <m:t>-</m:t>
        </m:r>
        <m:r>
          <w:rPr>
            <w:rFonts w:ascii="Cambria Math" w:hAnsi="Cambria Math"/>
          </w:rPr>
          <m:t>Nb</m:t>
        </m:r>
      </m:oMath>
      <w:r w:rsidRPr="00F6667A">
        <w:t xml:space="preserve">, dit als gevolg van het neerslagoverschot dat het freatisch vlak passeert. En op </w:t>
      </w:r>
      <m:oMath>
        <m:r>
          <w:rPr>
            <w:rFonts w:ascii="Cambria Math" w:hAnsi="Cambria Math"/>
          </w:rPr>
          <m:t>x</m:t>
        </m:r>
        <m:r>
          <m:rPr>
            <m:sty m:val="p"/>
          </m:rPr>
          <w:rPr>
            <w:rFonts w:ascii="Cambria Math" w:hAnsi="Cambria Math"/>
          </w:rPr>
          <m:t>=</m:t>
        </m:r>
        <m:r>
          <w:rPr>
            <w:rFonts w:ascii="Cambria Math" w:hAnsi="Cambria Math"/>
          </w:rPr>
          <m:t>b</m:t>
        </m:r>
      </m:oMath>
      <w:r w:rsidRPr="00F6667A">
        <w:t xml:space="preserve">, waar het water de doorsnede verlaat neemt de stroomfunctie af van nul aan de basis tot eveneens </w:t>
      </w:r>
      <m:oMath>
        <m:r>
          <w:rPr>
            <w:rFonts w:ascii="Cambria Math" w:hAnsi="Cambria Math"/>
          </w:rPr>
          <m:t>Nb</m:t>
        </m:r>
      </m:oMath>
      <w:r w:rsidRPr="00F6667A">
        <w:t xml:space="preserve"> aan de top:</w:t>
      </w:r>
    </w:p>
    <w:p w14:paraId="2058CEFC" w14:textId="52CC996B" w:rsidR="00F6667A" w:rsidRPr="00D33D46" w:rsidRDefault="00F6667A" w:rsidP="00D33D46">
      <w:pPr>
        <w:pStyle w:val="Equation"/>
      </w:pP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0</m:t>
            </m:r>
          </m:sub>
        </m:sSub>
        <m:r>
          <m:rPr>
            <m:sty m:val="p"/>
          </m:rPr>
          <w:rPr>
            <w:rFonts w:ascii="Cambria Math" w:hAnsi="Cambria Math"/>
          </w:rPr>
          <m:t>-</m:t>
        </m:r>
        <m:r>
          <w:rPr>
            <w:rFonts w:ascii="Cambria Math" w:hAnsi="Cambria Math"/>
          </w:rPr>
          <m:t>Nb</m:t>
        </m:r>
        <m:f>
          <m:fPr>
            <m:ctrlPr>
              <w:rPr>
                <w:rFonts w:ascii="Cambria Math" w:hAnsi="Cambria Math"/>
              </w:rPr>
            </m:ctrlPr>
          </m:fPr>
          <m:num>
            <m:r>
              <w:rPr>
                <w:rFonts w:ascii="Cambria Math" w:hAnsi="Cambria Math"/>
              </w:rPr>
              <m:t>z</m:t>
            </m:r>
          </m:num>
          <m:den>
            <m:r>
              <w:rPr>
                <w:rFonts w:ascii="Cambria Math" w:hAnsi="Cambria Math"/>
              </w:rPr>
              <m:t>D</m:t>
            </m:r>
          </m:den>
        </m:f>
      </m:oMath>
      <w:r w:rsidR="003D16B6">
        <w:tab/>
        <w:t>(</w:t>
      </w:r>
      <w:r w:rsidR="003D16B6">
        <w:fldChar w:fldCharType="begin"/>
      </w:r>
      <w:r w:rsidR="003D16B6">
        <w:instrText xml:space="preserve">SEQ eq  </w:instrText>
      </w:r>
      <w:r w:rsidR="003D16B6">
        <w:fldChar w:fldCharType="separate"/>
      </w:r>
      <w:r w:rsidR="003A3C28">
        <w:rPr>
          <w:noProof/>
        </w:rPr>
        <w:t>15</w:t>
      </w:r>
      <w:r w:rsidR="003D16B6">
        <w:fldChar w:fldCharType="end"/>
      </w:r>
      <w:r w:rsidR="003D16B6">
        <w:t>)</w:t>
      </w:r>
    </w:p>
    <w:p w14:paraId="0A096082" w14:textId="1A2556A5" w:rsidR="00F6667A" w:rsidRPr="00F6667A" w:rsidRDefault="00F6667A" w:rsidP="00F6667A">
      <w:pPr>
        <w:pStyle w:val="Normaal"/>
      </w:pPr>
      <w:r w:rsidRPr="00F6667A">
        <w:t xml:space="preserve">Met de stroomfunctie hoeven we de stroomlijnen niet meer afzonderlijk te tekenen, we kunnen ze gewoon contouren in het hele vlak van de doorsnede. Dit is wat </w:t>
      </w:r>
      <w:r w:rsidR="00BE39B6">
        <w:t>afbeelding</w:t>
      </w:r>
      <w:r w:rsidR="00FE63EC">
        <w:t xml:space="preserve"> </w:t>
      </w:r>
      <w:r w:rsidRPr="00F6667A">
        <w:t>2d laat zien.</w:t>
      </w:r>
    </w:p>
    <w:p w14:paraId="3C7A368E" w14:textId="30FFF596" w:rsidR="00F6667A" w:rsidRPr="00F6667A" w:rsidRDefault="003C03DB" w:rsidP="001330C4">
      <w:pPr>
        <w:pStyle w:val="Kop2"/>
        <w:rPr>
          <w:w w:val="105"/>
        </w:rPr>
      </w:pPr>
      <w:bookmarkStart w:id="47" w:name="contractiestroming"/>
      <w:bookmarkEnd w:id="24"/>
      <w:ins w:id="48" w:author="David Simpson" w:date="2026-02-11T20:46:00Z" w16du:dateUtc="2026-02-11T19:46:00Z">
        <w:r>
          <w:rPr>
            <w:w w:val="105"/>
          </w:rPr>
          <w:t xml:space="preserve">De </w:t>
        </w:r>
      </w:ins>
      <w:del w:id="49" w:author="David Simpson" w:date="2026-02-11T20:46:00Z" w16du:dateUtc="2026-02-11T19:46:00Z">
        <w:r w:rsidR="00F6667A" w:rsidRPr="00F6667A" w:rsidDel="003C03DB">
          <w:rPr>
            <w:w w:val="105"/>
          </w:rPr>
          <w:delText>C</w:delText>
        </w:r>
      </w:del>
      <w:ins w:id="50" w:author="David Simpson" w:date="2026-02-11T20:46:00Z" w16du:dateUtc="2026-02-11T19:46:00Z">
        <w:r>
          <w:rPr>
            <w:w w:val="105"/>
          </w:rPr>
          <w:t>c</w:t>
        </w:r>
      </w:ins>
      <w:r w:rsidR="00F6667A" w:rsidRPr="00F6667A">
        <w:rPr>
          <w:w w:val="105"/>
        </w:rPr>
        <w:t>ontractiestroming</w:t>
      </w:r>
    </w:p>
    <w:p w14:paraId="378BB3A9" w14:textId="52B54ACF" w:rsidR="00F6667A" w:rsidRPr="00F6667A" w:rsidRDefault="00FE63EC" w:rsidP="00F6667A">
      <w:pPr>
        <w:pStyle w:val="Normaal"/>
      </w:pPr>
      <w:r>
        <w:t>A</w:t>
      </w:r>
      <w:r w:rsidR="00BE39B6">
        <w:t xml:space="preserve">fbeelding </w:t>
      </w:r>
      <w:r w:rsidR="00F6667A" w:rsidRPr="00F6667A">
        <w:t xml:space="preserve">1c laat de derde deelstroom zien. Dat is de stroming die ontstaat door de contractie van de stroomlijnen naar de sloot. Dit is ook de stroming die verantwoordelijk is voor de radiale weerstand. Dit contractiestroombeeld verkrijgen we door aan het slootpunt </w:t>
      </w:r>
      <m:oMath>
        <m:r>
          <w:rPr>
            <w:rFonts w:ascii="Cambria Math" w:hAnsi="Cambria Math"/>
          </w:rPr>
          <m:t>Q</m:t>
        </m:r>
        <m:r>
          <m:rPr>
            <m:sty m:val="p"/>
          </m:rPr>
          <w:rPr>
            <w:rFonts w:ascii="Cambria Math" w:hAnsi="Cambria Math"/>
          </w:rPr>
          <m:t>=</m:t>
        </m:r>
        <m:r>
          <w:rPr>
            <w:rFonts w:ascii="Cambria Math" w:hAnsi="Cambria Math"/>
          </w:rPr>
          <m:t>Nb</m:t>
        </m:r>
      </m:oMath>
      <w:r w:rsidR="00F6667A" w:rsidRPr="00F6667A">
        <w:t xml:space="preserve"> te onttrekken, (waardoor water van rechts gaat toestromen) en daarop een even grote horizontale uniforme tegenstroom te superponeren. De stroming ver rechts van de sloot wordt dan nul en precies onder de sloot maakt deze superpositie de horizontale component gelijk aan </w:t>
      </w:r>
      <m:oMath>
        <m:r>
          <w:rPr>
            <w:rFonts w:ascii="Cambria Math" w:hAnsi="Cambria Math"/>
          </w:rPr>
          <m:t>Nb</m:t>
        </m:r>
        <m:r>
          <m:rPr>
            <m:sty m:val="p"/>
          </m:rPr>
          <w:rPr>
            <w:rFonts w:ascii="Cambria Math" w:hAnsi="Cambria Math"/>
          </w:rPr>
          <m:t>/</m:t>
        </m:r>
        <m:r>
          <w:rPr>
            <w:rFonts w:ascii="Cambria Math" w:hAnsi="Cambria Math"/>
          </w:rPr>
          <m:t>D</m:t>
        </m:r>
      </m:oMath>
      <w:r w:rsidR="00F6667A" w:rsidRPr="00F6667A">
        <w:t xml:space="preserve">, dus gelijk maar tegengesteld aan die in </w:t>
      </w:r>
      <w:r w:rsidR="00BE39B6">
        <w:t>afbeelding</w:t>
      </w:r>
      <w:r>
        <w:t xml:space="preserve"> </w:t>
      </w:r>
      <w:r w:rsidR="00F6667A" w:rsidRPr="00F6667A">
        <w:t xml:space="preserve">2c. Dit water stroomt vanaf de verticaal onder de sloot naar de sloot zoals is te zien in </w:t>
      </w:r>
      <w:r w:rsidR="00BE39B6">
        <w:t>afbeelding</w:t>
      </w:r>
      <w:r>
        <w:t xml:space="preserve"> </w:t>
      </w:r>
      <w:r w:rsidR="00F6667A" w:rsidRPr="00F6667A">
        <w:t xml:space="preserve">2d. Het is duidelijk dat wanneer we </w:t>
      </w:r>
      <w:r w:rsidR="00BE39B6">
        <w:t>afbeelding</w:t>
      </w:r>
      <w:r>
        <w:t xml:space="preserve"> </w:t>
      </w:r>
      <w:r w:rsidR="00F6667A" w:rsidRPr="00F6667A">
        <w:t xml:space="preserve">2c op </w:t>
      </w:r>
      <w:r w:rsidR="00BE39B6">
        <w:t>afbeelding</w:t>
      </w:r>
      <w:r>
        <w:t xml:space="preserve"> </w:t>
      </w:r>
      <w:r w:rsidR="00F6667A" w:rsidRPr="00F6667A">
        <w:t xml:space="preserve">2d superponeren we precies de samengestelde stroming in </w:t>
      </w:r>
      <w:r w:rsidR="00BE39B6">
        <w:t xml:space="preserve">afbeelding </w:t>
      </w:r>
      <w:r w:rsidR="00F6667A" w:rsidRPr="00F6667A">
        <w:t>2f krijgen.</w:t>
      </w:r>
    </w:p>
    <w:p w14:paraId="05783E94" w14:textId="48C81144" w:rsidR="00F6667A" w:rsidRPr="00F6667A" w:rsidRDefault="00F6667A" w:rsidP="00F6667A">
      <w:pPr>
        <w:pStyle w:val="Normaal"/>
      </w:pPr>
      <w:r w:rsidRPr="00F6667A">
        <w:t xml:space="preserve">Voor de berekening van de contractiestroming moeten we nu onze toevlucht nemen tot complexe getallen en conforme </w:t>
      </w:r>
      <w:r w:rsidR="00BE39B6">
        <w:t>afbeelding</w:t>
      </w:r>
      <w:del w:id="51" w:author="David Simpson" w:date="2026-02-11T20:47:00Z" w16du:dateUtc="2026-02-11T19:47:00Z">
        <w:r w:rsidR="00BE39B6" w:rsidDel="00141F60">
          <w:delText xml:space="preserve"> </w:delText>
        </w:r>
      </w:del>
      <w:r w:rsidRPr="00F6667A">
        <w:t>en. De oplossing is (zie appendix):</w:t>
      </w:r>
    </w:p>
    <w:p w14:paraId="7105619E" w14:textId="754CACF7" w:rsidR="00F6667A" w:rsidRPr="00F6667A" w:rsidRDefault="00F6667A" w:rsidP="00FA7FA2">
      <w:pPr>
        <w:pStyle w:val="Equation"/>
      </w:pPr>
      <m:oMath>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Q</m:t>
            </m:r>
          </m:num>
          <m:den>
            <m:r>
              <w:rPr>
                <w:rFonts w:ascii="Cambria Math" w:hAnsi="Cambria Math"/>
              </w:rPr>
              <m:t>π</m:t>
            </m:r>
          </m:den>
        </m:f>
        <m:r>
          <m:rPr>
            <m:sty m:val="p"/>
          </m:rPr>
          <w:rPr>
            <w:rFonts w:ascii="Cambria Math" w:hAnsi="Cambria Math"/>
          </w:rPr>
          <m:t> </m:t>
        </m:r>
        <m:r>
          <m:rPr>
            <m:nor/>
          </m:rPr>
          <m:t>ln</m:t>
        </m:r>
        <m:d>
          <m:dPr>
            <m:ctrlPr>
              <w:rPr>
                <w:rFonts w:ascii="Cambria Math" w:hAnsi="Cambria Math"/>
              </w:rPr>
            </m:ctrlPr>
          </m:dPr>
          <m:e>
            <m:r>
              <m:rPr>
                <m:nor/>
              </m:rPr>
              <m:t>sin</m:t>
            </m:r>
            <m:d>
              <m:dPr>
                <m:ctrlPr>
                  <w:rPr>
                    <w:rFonts w:ascii="Cambria Math" w:hAnsi="Cambria Math"/>
                  </w:rPr>
                </m:ctrlPr>
              </m:dPr>
              <m:e>
                <m:f>
                  <m:fPr>
                    <m:ctrlPr>
                      <w:rPr>
                        <w:rFonts w:ascii="Cambria Math" w:hAnsi="Cambria Math"/>
                      </w:rPr>
                    </m:ctrlPr>
                  </m:fPr>
                  <m:num>
                    <m:r>
                      <w:rPr>
                        <w:rFonts w:ascii="Cambria Math" w:hAnsi="Cambria Math"/>
                      </w:rPr>
                      <m:t>iπ</m:t>
                    </m:r>
                  </m:num>
                  <m:den>
                    <m:r>
                      <m:rPr>
                        <m:sty m:val="p"/>
                      </m:rPr>
                      <w:rPr>
                        <w:rFonts w:ascii="Cambria Math" w:hAnsi="Cambria Math"/>
                      </w:rPr>
                      <m:t>2</m:t>
                    </m:r>
                    <m:r>
                      <w:rPr>
                        <w:rFonts w:ascii="Cambria Math" w:hAnsi="Cambria Math"/>
                      </w:rPr>
                      <m:t>D</m:t>
                    </m:r>
                  </m:den>
                </m:f>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ζ</m:t>
                    </m:r>
                  </m:e>
                </m:d>
              </m:e>
            </m:d>
          </m:e>
        </m:d>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D</m:t>
            </m:r>
          </m:den>
        </m:f>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ζ</m:t>
            </m:r>
          </m:e>
        </m:d>
        <m:r>
          <m:rPr>
            <m:sty m:val="p"/>
          </m:rPr>
          <w:rPr>
            <w:rFonts w:ascii="Cambria Math" w:hAnsi="Cambria Math"/>
          </w:rPr>
          <m:t> +</m:t>
        </m:r>
        <m:f>
          <m:fPr>
            <m:ctrlPr>
              <w:rPr>
                <w:rFonts w:ascii="Cambria Math" w:hAnsi="Cambria Math"/>
              </w:rPr>
            </m:ctrlPr>
          </m:fPr>
          <m:num>
            <m:r>
              <m:rPr>
                <m:sty m:val="p"/>
              </m:rPr>
              <w:rPr>
                <w:rFonts w:ascii="Cambria Math" w:hAnsi="Cambria Math"/>
              </w:rPr>
              <m:t>2</m:t>
            </m:r>
            <m:r>
              <w:rPr>
                <w:rFonts w:ascii="Cambria Math" w:hAnsi="Cambria Math"/>
              </w:rPr>
              <m:t>Q</m:t>
            </m:r>
          </m:num>
          <m:den>
            <m:r>
              <w:rPr>
                <w:rFonts w:ascii="Cambria Math" w:hAnsi="Cambria Math"/>
              </w:rPr>
              <m:t>π</m:t>
            </m:r>
          </m:den>
        </m:f>
        <m:r>
          <m:rPr>
            <m:nor/>
          </m:rPr>
          <m:t>ln</m:t>
        </m:r>
        <m:r>
          <m:rPr>
            <m:sty m:val="p"/>
          </m:rPr>
          <w:rPr>
            <w:rFonts w:ascii="Cambria Math" w:hAnsi="Cambria Math"/>
          </w:rPr>
          <m:t>2;  0≤</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, -</m:t>
        </m:r>
        <m:r>
          <w:rPr>
            <w:rFonts w:ascii="Cambria Math" w:hAnsi="Cambria Math"/>
          </w:rPr>
          <m:t>D</m:t>
        </m:r>
        <m:r>
          <m:rPr>
            <m:sty m:val="p"/>
          </m:rPr>
          <w:rPr>
            <w:rFonts w:ascii="Cambria Math" w:hAnsi="Cambria Math"/>
          </w:rPr>
          <m:t>≤</m:t>
        </m:r>
        <m:r>
          <w:rPr>
            <w:rFonts w:ascii="Cambria Math" w:hAnsi="Cambria Math"/>
          </w:rPr>
          <m:t>y</m:t>
        </m:r>
        <m:r>
          <m:rPr>
            <m:sty m:val="p"/>
          </m:rPr>
          <w:rPr>
            <w:rFonts w:ascii="Cambria Math" w:hAnsi="Cambria Math"/>
          </w:rPr>
          <m:t>≤0</m:t>
        </m:r>
      </m:oMath>
      <w:r w:rsidR="003D16B6">
        <w:tab/>
        <w:t>(</w:t>
      </w:r>
      <w:r w:rsidR="003D16B6">
        <w:fldChar w:fldCharType="begin"/>
      </w:r>
      <w:r w:rsidR="003D16B6">
        <w:instrText xml:space="preserve">SEQ eq  </w:instrText>
      </w:r>
      <w:r w:rsidR="003D16B6">
        <w:fldChar w:fldCharType="separate"/>
      </w:r>
      <w:r w:rsidR="003A3C28">
        <w:rPr>
          <w:noProof/>
        </w:rPr>
        <w:t>16</w:t>
      </w:r>
      <w:r w:rsidR="003D16B6">
        <w:fldChar w:fldCharType="end"/>
      </w:r>
      <w:r w:rsidR="003D16B6">
        <w:t>)</w:t>
      </w:r>
    </w:p>
    <w:p w14:paraId="767EF0E4" w14:textId="3E220E14" w:rsidR="00F6667A" w:rsidRPr="00F6667A" w:rsidRDefault="00F6667A" w:rsidP="00F6667A">
      <w:pPr>
        <w:pStyle w:val="Normaal"/>
      </w:pPr>
      <w:r w:rsidRPr="00F6667A">
        <w:t xml:space="preserve">De eerste term is de stroming door de onttrekking in het hoekpunt van de aquifer </w:t>
      </w:r>
      <m:oMath>
        <m:d>
          <m:dPr>
            <m:ctrlPr>
              <w:rPr>
                <w:rFonts w:ascii="Cambria Math" w:hAnsi="Cambria Math"/>
              </w:rPr>
            </m:ctrlPr>
          </m:dPr>
          <m:e>
            <m:r>
              <w:rPr>
                <w:rFonts w:ascii="Cambria Math" w:hAnsi="Cambria Math"/>
              </w:rPr>
              <m:t>ζ</m:t>
            </m:r>
            <m:r>
              <m:rPr>
                <m:sty m:val="p"/>
              </m:rPr>
              <w:rPr>
                <w:rFonts w:ascii="Cambria Math" w:hAnsi="Cambria Math"/>
              </w:rPr>
              <m:t>=</m:t>
            </m:r>
            <m:r>
              <w:rPr>
                <w:rFonts w:ascii="Cambria Math" w:hAnsi="Cambria Math"/>
              </w:rPr>
              <m:t>b</m:t>
            </m:r>
          </m:e>
        </m:d>
      </m:oMath>
      <w:r w:rsidRPr="00F6667A">
        <w:t xml:space="preserve">, de tweede term is de genoemde uniforme tegenstroom en de derde term maakt de potentiaal op </w:t>
      </w:r>
      <m:oMath>
        <m:r>
          <w:rPr>
            <w:rFonts w:ascii="Cambria Math" w:hAnsi="Cambria Math"/>
          </w:rPr>
          <m:t>ζ</m:t>
        </m:r>
        <m:r>
          <m:rPr>
            <m:sty m:val="p"/>
          </m:rPr>
          <w:rPr>
            <w:rFonts w:ascii="Cambria Math" w:hAnsi="Cambria Math"/>
          </w:rPr>
          <m:t>=-∞</m:t>
        </m:r>
      </m:oMath>
      <w:r w:rsidRPr="00F6667A">
        <w:t xml:space="preserve"> gelijk aan nul. Het netwerk van stroom- en potentiaallijnen kan men eenvoudig tekenen door een netwerk van complexe coördinaten </w:t>
      </w:r>
      <m:oMath>
        <m:r>
          <w:rPr>
            <w:rFonts w:ascii="Cambria Math" w:hAnsi="Cambria Math"/>
          </w:rPr>
          <m:t>ζ</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iz</m:t>
        </m:r>
      </m:oMath>
      <w:r w:rsidRPr="00F6667A">
        <w:t xml:space="preserve"> te creëren en dan de reële en imaginaire waarden van </w:t>
      </w:r>
      <m:oMath>
        <m:r>
          <w:rPr>
            <w:rFonts w:ascii="Cambria Math" w:hAnsi="Cambria Math"/>
          </w:rPr>
          <m:t>Ω</m:t>
        </m:r>
      </m:oMath>
      <w:r w:rsidRPr="00F6667A">
        <w:t xml:space="preserve"> te contouren. Dit is wat </w:t>
      </w:r>
      <w:r w:rsidR="00BE39B6">
        <w:t>afbeelding</w:t>
      </w:r>
      <w:r w:rsidR="00FE63EC">
        <w:t xml:space="preserve"> </w:t>
      </w:r>
      <w:r w:rsidRPr="00F6667A">
        <w:t xml:space="preserve">2e laat zien. </w:t>
      </w:r>
      <w:r w:rsidR="00FE63EC">
        <w:t xml:space="preserve">Afbeelding </w:t>
      </w:r>
      <w:r w:rsidRPr="00F6667A">
        <w:t xml:space="preserve">2e laat ook zien dat de afstand tussen de uitgaande stroomlijnen onder de sloot in </w:t>
      </w:r>
      <w:r w:rsidR="00BE39B6">
        <w:t>afbeelding</w:t>
      </w:r>
      <w:r w:rsidR="00FE63EC">
        <w:t xml:space="preserve"> </w:t>
      </w:r>
      <w:r w:rsidRPr="00F6667A">
        <w:t xml:space="preserve">2d en de ingaande in </w:t>
      </w:r>
      <w:r w:rsidR="00BE39B6">
        <w:t>afbeelding</w:t>
      </w:r>
      <w:r w:rsidR="00FE63EC">
        <w:t xml:space="preserve"> </w:t>
      </w:r>
      <w:r w:rsidRPr="00F6667A">
        <w:t xml:space="preserve">2e even groot zijn en dat alle stroomlijnen in het onttrekkingspunt eindigen. Ook staan de isohypsen van de contractiestroming loodrecht op de gesloten randen van de doorsnede en is de contractie stroming op een afstand groter dan ca. </w:t>
      </w:r>
      <m:oMath>
        <m:r>
          <w:rPr>
            <w:rFonts w:ascii="Cambria Math" w:hAnsi="Cambria Math"/>
          </w:rPr>
          <m:t>1.5D</m:t>
        </m:r>
      </m:oMath>
      <w:r w:rsidRPr="00F6667A">
        <w:t xml:space="preserve"> praktisch nul.</w:t>
      </w:r>
    </w:p>
    <w:p w14:paraId="7EEC5CD3" w14:textId="77777777" w:rsidR="00F6667A" w:rsidRPr="00F6667A" w:rsidRDefault="00F6667A" w:rsidP="001330C4">
      <w:pPr>
        <w:pStyle w:val="Kop2"/>
        <w:rPr>
          <w:w w:val="105"/>
        </w:rPr>
      </w:pPr>
      <w:bookmarkStart w:id="52" w:name="de-samengestelde-stroming"/>
      <w:bookmarkEnd w:id="47"/>
      <w:r w:rsidRPr="00F6667A">
        <w:rPr>
          <w:w w:val="105"/>
        </w:rPr>
        <w:t>De samengestelde stroming</w:t>
      </w:r>
    </w:p>
    <w:p w14:paraId="4CB2108C" w14:textId="3E898BFA" w:rsidR="00F6667A" w:rsidRPr="00F6667A" w:rsidRDefault="00FE63EC" w:rsidP="00F6667A">
      <w:pPr>
        <w:pStyle w:val="Normaal"/>
      </w:pPr>
      <w:r>
        <w:t>A</w:t>
      </w:r>
      <w:r w:rsidR="00BE39B6">
        <w:t>fbeelding</w:t>
      </w:r>
      <w:r>
        <w:t xml:space="preserve"> </w:t>
      </w:r>
      <w:r w:rsidR="00F6667A" w:rsidRPr="00F6667A">
        <w:t xml:space="preserve">2f toont de som van </w:t>
      </w:r>
      <w:r w:rsidR="00BE39B6">
        <w:t>afbeelding</w:t>
      </w:r>
      <w:r>
        <w:t xml:space="preserve"> </w:t>
      </w:r>
      <w:r w:rsidR="00F6667A" w:rsidRPr="00F6667A">
        <w:t xml:space="preserve">2b, 2c en 2e of van </w:t>
      </w:r>
      <w:r w:rsidR="00BE39B6">
        <w:t>afbeelding</w:t>
      </w:r>
      <w:r>
        <w:t xml:space="preserve"> </w:t>
      </w:r>
      <w:r w:rsidR="00F6667A" w:rsidRPr="00F6667A">
        <w:t xml:space="preserve">2d en 2e. De getekende lijnen zijn hoogtelijnen van de potentiaal </w:t>
      </w:r>
      <m:oMath>
        <m:r>
          <w:rPr>
            <w:rFonts w:ascii="Cambria Math" w:hAnsi="Cambria Math"/>
          </w:rPr>
          <m:t>Φ</m:t>
        </m:r>
        <m:r>
          <m:rPr>
            <m:sty m:val="p"/>
          </m:rPr>
          <w:rPr>
            <w:rFonts w:ascii="Cambria Math" w:hAnsi="Cambria Math"/>
          </w:rPr>
          <m:t>=</m:t>
        </m:r>
        <m:r>
          <w:rPr>
            <w:rFonts w:ascii="Cambria Math" w:hAnsi="Cambria Math"/>
          </w:rPr>
          <m:t>kϕ</m:t>
        </m:r>
      </m:oMath>
      <w:r w:rsidR="00F6667A" w:rsidRPr="00F6667A">
        <w:t xml:space="preserve"> (met </w:t>
      </w:r>
      <m:oMath>
        <m:r>
          <w:rPr>
            <w:rFonts w:ascii="Cambria Math" w:hAnsi="Cambria Math"/>
          </w:rPr>
          <m:t>ϕ</m:t>
        </m:r>
      </m:oMath>
      <w:r w:rsidR="00F6667A" w:rsidRPr="00F6667A">
        <w:t xml:space="preserve"> </w:t>
      </w:r>
      <w:del w:id="53" w:author="David Simpson" w:date="2026-02-11T20:49:00Z" w16du:dateUtc="2026-02-11T19:49:00Z">
        <w:r w:rsidR="00F6667A" w:rsidRPr="00F6667A" w:rsidDel="00141F60">
          <w:delText xml:space="preserve">is </w:delText>
        </w:r>
      </w:del>
      <w:ins w:id="54" w:author="David Simpson" w:date="2026-02-11T20:49:00Z" w16du:dateUtc="2026-02-11T19:49:00Z">
        <w:r w:rsidR="00141F60">
          <w:t>de</w:t>
        </w:r>
        <w:r w:rsidR="00141F60" w:rsidRPr="00F6667A">
          <w:t xml:space="preserve"> </w:t>
        </w:r>
      </w:ins>
      <w:r w:rsidR="00F6667A" w:rsidRPr="00F6667A">
        <w:t xml:space="preserve">stijghoogte) en van de stroomfunctie </w:t>
      </w:r>
      <m:oMath>
        <m:r>
          <w:rPr>
            <w:rFonts w:ascii="Cambria Math" w:hAnsi="Cambria Math"/>
          </w:rPr>
          <m:t>Ψ</m:t>
        </m:r>
      </m:oMath>
      <w:r w:rsidR="00F6667A" w:rsidRPr="00F6667A">
        <w:t xml:space="preserve">. We kunnen de complexe potentiaal </w:t>
      </w:r>
      <m:oMath>
        <m:r>
          <w:rPr>
            <w:rFonts w:ascii="Cambria Math" w:hAnsi="Cambria Math"/>
          </w:rPr>
          <m:t>Ω</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iΨ</m:t>
        </m:r>
      </m:oMath>
      <w:r w:rsidR="00F6667A" w:rsidRPr="00F6667A">
        <w:t xml:space="preserve"> zelf definiëren met gebruik van het horizontale en verticale verloop van de stijghoogte die we </w:t>
      </w:r>
      <w:r w:rsidRPr="00F6667A">
        <w:t>al</w:t>
      </w:r>
      <w:r w:rsidR="00F6667A" w:rsidRPr="00F6667A">
        <w:t xml:space="preserve"> hadden voor </w:t>
      </w:r>
      <w:r w:rsidR="00BE39B6">
        <w:t>afbeelding</w:t>
      </w:r>
      <w:r>
        <w:t xml:space="preserve"> </w:t>
      </w:r>
      <w:r w:rsidR="00F6667A" w:rsidRPr="00F6667A">
        <w:t>2d:</w:t>
      </w:r>
    </w:p>
    <w:p w14:paraId="6631BB79" w14:textId="71DFDB6D" w:rsidR="00F6667A" w:rsidRPr="00F6667A" w:rsidRDefault="00000000" w:rsidP="00FA7FA2">
      <w:pPr>
        <w:pStyle w:val="Equation"/>
      </w:p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Φ</m:t>
              </m:r>
              <m:r>
                <m:rPr>
                  <m:sty m:val="p"/>
                </m:rPr>
                <w:rPr>
                  <w:rFonts w:ascii="Cambria Math" w:hAnsi="Cambria Math"/>
                </w:rPr>
                <m:t>=</m:t>
              </m:r>
              <m:r>
                <w:rPr>
                  <w:rFonts w:ascii="Cambria Math" w:hAnsi="Cambria Math"/>
                </w:rPr>
                <m:t>kϕ</m:t>
              </m:r>
            </m:e>
            <m:e>
              <m:r>
                <m:rPr>
                  <m:sty m:val="p"/>
                </m:rPr>
                <w:rPr>
                  <w:rFonts w:ascii="Cambria Math" w:hAnsi="Cambria Math"/>
                </w:rPr>
                <m:t>=</m:t>
              </m:r>
              <m:f>
                <m:fPr>
                  <m:ctrlPr>
                    <w:rPr>
                      <w:rFonts w:ascii="Cambria Math" w:hAnsi="Cambria Math"/>
                    </w:rPr>
                  </m:ctrlPr>
                </m:fPr>
                <m:num>
                  <m:r>
                    <w:rPr>
                      <w:rFonts w:ascii="Cambria Math" w:hAnsi="Cambria Math"/>
                    </w:rPr>
                    <m:t>N</m:t>
                  </m:r>
                </m:num>
                <m:den>
                  <m:r>
                    <m:rPr>
                      <m:sty m:val="p"/>
                    </m:rPr>
                    <w:rPr>
                      <w:rFonts w:ascii="Cambria Math" w:hAnsi="Cambria Math"/>
                    </w:rPr>
                    <m:t>2</m:t>
                  </m:r>
                  <m:r>
                    <w:rPr>
                      <w:rFonts w:ascii="Cambria Math" w:hAnsi="Cambria Math"/>
                    </w:rPr>
                    <m:t>D</m:t>
                  </m:r>
                </m:den>
              </m:f>
              <m:d>
                <m:dPr>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d>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z</m:t>
                      </m:r>
                    </m:e>
                    <m:sup>
                      <m:r>
                        <m:rPr>
                          <m:sty m:val="p"/>
                        </m:rPr>
                        <w:rPr>
                          <w:rFonts w:ascii="Cambria Math" w:hAnsi="Cambria Math"/>
                        </w:rPr>
                        <m:t>2</m:t>
                      </m:r>
                    </m:sup>
                  </m:sSup>
                </m:num>
                <m:den>
                  <m:r>
                    <m:rPr>
                      <m:sty m:val="p"/>
                    </m:rPr>
                    <w:rPr>
                      <w:rFonts w:ascii="Cambria Math" w:hAnsi="Cambria Math"/>
                    </w:rPr>
                    <m:t>2</m:t>
                  </m:r>
                  <m:r>
                    <w:rPr>
                      <w:rFonts w:ascii="Cambria Math" w:hAnsi="Cambria Math"/>
                    </w:rPr>
                    <m:t>D</m:t>
                  </m:r>
                </m:den>
              </m:f>
            </m:e>
          </m:mr>
          <m:mr>
            <m:e>
              <m:r>
                <w:rPr>
                  <w:rFonts w:ascii="Cambria Math" w:hAnsi="Cambria Math"/>
                </w:rPr>
                <m:t>Ψ</m:t>
              </m:r>
            </m:e>
            <m:e>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D</m:t>
                  </m:r>
                </m:den>
              </m:f>
              <m:r>
                <w:rPr>
                  <w:rFonts w:ascii="Cambria Math" w:hAnsi="Cambria Math"/>
                </w:rPr>
                <m:t>x</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z</m:t>
                  </m:r>
                </m:e>
              </m:d>
            </m:e>
          </m:mr>
        </m:m>
      </m:oMath>
      <w:r w:rsidR="003D16B6">
        <w:tab/>
        <w:t>(</w:t>
      </w:r>
      <w:r w:rsidR="003D16B6">
        <w:fldChar w:fldCharType="begin"/>
      </w:r>
      <w:r w:rsidR="003D16B6">
        <w:instrText xml:space="preserve">SEQ eq  </w:instrText>
      </w:r>
      <w:r w:rsidR="003D16B6">
        <w:fldChar w:fldCharType="separate"/>
      </w:r>
      <w:r w:rsidR="003A3C28">
        <w:rPr>
          <w:noProof/>
        </w:rPr>
        <w:t>17</w:t>
      </w:r>
      <w:r w:rsidR="003D16B6">
        <w:fldChar w:fldCharType="end"/>
      </w:r>
      <w:r w:rsidR="003D16B6">
        <w:t>)</w:t>
      </w:r>
    </w:p>
    <w:p w14:paraId="1CF21163" w14:textId="31CD22D5" w:rsidR="00F6667A" w:rsidRPr="00F6667A" w:rsidRDefault="00F6667A" w:rsidP="00F6667A">
      <w:pPr>
        <w:pStyle w:val="Normaal"/>
      </w:pPr>
      <w:r w:rsidRPr="00F6667A">
        <w:t xml:space="preserve">Uitgeschreven als complexe potentiaal, met </w:t>
      </w:r>
      <m:oMath>
        <m:r>
          <m:rPr>
            <m:scr m:val="fraktur"/>
            <m:sty m:val="p"/>
          </m:rPr>
          <w:rPr>
            <w:rFonts w:ascii="Cambria Math" w:hAnsi="Cambria Math"/>
          </w:rPr>
          <m:t>R</m:t>
        </m:r>
        <m:d>
          <m:dPr>
            <m:ctrlPr>
              <w:rPr>
                <w:rFonts w:ascii="Cambria Math" w:hAnsi="Cambria Math"/>
              </w:rPr>
            </m:ctrlPr>
          </m:dPr>
          <m:e>
            <m:r>
              <w:rPr>
                <w:rFonts w:ascii="Cambria Math" w:hAnsi="Cambria Math"/>
              </w:rPr>
              <m:t>ζ</m:t>
            </m:r>
          </m:e>
        </m:d>
        <m:r>
          <m:rPr>
            <m:sty m:val="p"/>
          </m:rPr>
          <w:rPr>
            <w:rFonts w:ascii="Cambria Math" w:hAnsi="Cambria Math"/>
          </w:rPr>
          <m:t>=</m:t>
        </m:r>
        <m:r>
          <w:rPr>
            <w:rFonts w:ascii="Cambria Math" w:hAnsi="Cambria Math"/>
          </w:rPr>
          <m:t>x</m:t>
        </m:r>
      </m:oMath>
      <w:r w:rsidRPr="00F6667A">
        <w:t xml:space="preserve"> en </w:t>
      </w:r>
      <m:oMath>
        <m:r>
          <m:rPr>
            <m:scr m:val="fraktur"/>
            <m:sty m:val="p"/>
          </m:rPr>
          <w:rPr>
            <w:rFonts w:ascii="Cambria Math" w:hAnsi="Cambria Math"/>
          </w:rPr>
          <m:t>I</m:t>
        </m:r>
        <m:d>
          <m:dPr>
            <m:ctrlPr>
              <w:rPr>
                <w:rFonts w:ascii="Cambria Math" w:hAnsi="Cambria Math"/>
              </w:rPr>
            </m:ctrlPr>
          </m:dPr>
          <m:e>
            <m:r>
              <w:rPr>
                <w:rFonts w:ascii="Cambria Math" w:hAnsi="Cambria Math"/>
              </w:rPr>
              <m:t>ζ</m:t>
            </m:r>
          </m:e>
        </m:d>
        <m:r>
          <m:rPr>
            <m:sty m:val="p"/>
          </m:rPr>
          <w:rPr>
            <w:rFonts w:ascii="Cambria Math" w:hAnsi="Cambria Math"/>
          </w:rPr>
          <m:t>=</m:t>
        </m:r>
        <m:r>
          <w:rPr>
            <w:rFonts w:ascii="Cambria Math" w:hAnsi="Cambria Math"/>
          </w:rPr>
          <m:t>z</m:t>
        </m:r>
      </m:oMath>
      <w:r w:rsidRPr="00F6667A">
        <w:t>, krijgen we direct</w:t>
      </w:r>
    </w:p>
    <w:p w14:paraId="0D91C32F" w14:textId="611D0737" w:rsidR="00F6667A" w:rsidRPr="00FA7FA2" w:rsidRDefault="00F6667A" w:rsidP="00FA7FA2">
      <w:pPr>
        <w:pStyle w:val="Equation"/>
      </w:pPr>
      <m:oMath>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iΨ</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2D</m:t>
            </m:r>
          </m:den>
        </m:f>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2</m:t>
                </m:r>
              </m:sup>
            </m:sSup>
            <m:r>
              <m:rPr>
                <m:scr m:val="fraktur"/>
                <m:sty m:val="p"/>
              </m:rPr>
              <w:rPr>
                <w:rFonts w:ascii="Cambria Math" w:hAnsi="Cambria Math"/>
              </w:rPr>
              <m:t>-R</m:t>
            </m:r>
            <m:d>
              <m:dPr>
                <m:ctrlPr>
                  <w:rPr>
                    <w:rFonts w:ascii="Cambria Math" w:hAnsi="Cambria Math"/>
                  </w:rPr>
                </m:ctrlPr>
              </m:dPr>
              <m:e>
                <m:sSup>
                  <m:sSupPr>
                    <m:ctrlPr>
                      <w:rPr>
                        <w:rFonts w:ascii="Cambria Math" w:hAnsi="Cambria Math"/>
                      </w:rPr>
                    </m:ctrlPr>
                  </m:sSupPr>
                  <m:e>
                    <m:r>
                      <w:rPr>
                        <w:rFonts w:ascii="Cambria Math" w:hAnsi="Cambria Math"/>
                      </w:rPr>
                      <m:t>ζ</m:t>
                    </m:r>
                  </m:e>
                  <m:sup>
                    <m:r>
                      <w:rPr>
                        <w:rFonts w:ascii="Cambria Math" w:hAnsi="Cambria Math"/>
                      </w:rPr>
                      <m:t>2</m:t>
                    </m:r>
                  </m:sup>
                </m:sSup>
              </m:e>
            </m:d>
            <m:r>
              <m:rPr>
                <m:scr m:val="fraktur"/>
                <m:sty m:val="p"/>
              </m:rPr>
              <w:rPr>
                <w:rFonts w:ascii="Cambria Math" w:hAnsi="Cambria Math"/>
              </w:rPr>
              <m:t>-I</m:t>
            </m:r>
            <m:d>
              <m:dPr>
                <m:ctrlPr>
                  <w:rPr>
                    <w:rFonts w:ascii="Cambria Math" w:hAnsi="Cambria Math"/>
                  </w:rPr>
                </m:ctrlPr>
              </m:dPr>
              <m:e>
                <m:sSup>
                  <m:sSupPr>
                    <m:ctrlPr>
                      <w:rPr>
                        <w:rFonts w:ascii="Cambria Math" w:hAnsi="Cambria Math"/>
                      </w:rPr>
                    </m:ctrlPr>
                  </m:sSupPr>
                  <m:e>
                    <m:r>
                      <w:rPr>
                        <w:rFonts w:ascii="Cambria Math" w:hAnsi="Cambria Math"/>
                      </w:rPr>
                      <m:t>ζ</m:t>
                    </m:r>
                  </m:e>
                  <m:sup>
                    <m:r>
                      <w:rPr>
                        <w:rFonts w:ascii="Cambria Math" w:hAnsi="Cambria Math"/>
                      </w:rPr>
                      <m:t>2</m:t>
                    </m:r>
                  </m:sup>
                </m:sSup>
              </m:e>
            </m:d>
          </m:e>
        </m:d>
        <m:r>
          <m:rPr>
            <m:sty m:val="p"/>
          </m:rPr>
          <w:rPr>
            <w:rFonts w:ascii="Cambria Math" w:hAnsi="Cambria Math"/>
          </w:rPr>
          <m:t>+</m:t>
        </m:r>
        <m:r>
          <w:rPr>
            <w:rFonts w:ascii="Cambria Math" w:hAnsi="Cambria Math"/>
          </w:rPr>
          <m:t>i</m:t>
        </m:r>
        <m:f>
          <m:fPr>
            <m:ctrlPr>
              <w:rPr>
                <w:rFonts w:ascii="Cambria Math" w:hAnsi="Cambria Math"/>
              </w:rPr>
            </m:ctrlPr>
          </m:fPr>
          <m:num>
            <m:r>
              <w:rPr>
                <w:rFonts w:ascii="Cambria Math" w:hAnsi="Cambria Math"/>
              </w:rPr>
              <m:t>N</m:t>
            </m:r>
          </m:num>
          <m:den>
            <m:r>
              <w:rPr>
                <w:rFonts w:ascii="Cambria Math" w:hAnsi="Cambria Math"/>
              </w:rPr>
              <m:t>D</m:t>
            </m:r>
          </m:den>
        </m:f>
        <m:r>
          <m:rPr>
            <m:scr m:val="fraktur"/>
            <m:sty m:val="p"/>
          </m:rPr>
          <w:rPr>
            <w:rFonts w:ascii="Cambria Math" w:hAnsi="Cambria Math"/>
          </w:rPr>
          <m:t>R</m:t>
        </m:r>
        <m:d>
          <m:dPr>
            <m:ctrlPr>
              <w:rPr>
                <w:rFonts w:ascii="Cambria Math" w:hAnsi="Cambria Math"/>
              </w:rPr>
            </m:ctrlPr>
          </m:dPr>
          <m:e>
            <m:r>
              <w:rPr>
                <w:rFonts w:ascii="Cambria Math" w:hAnsi="Cambria Math"/>
              </w:rPr>
              <m:t>ζ</m:t>
            </m:r>
          </m:e>
        </m:d>
        <m:r>
          <m:rPr>
            <m:scr m:val="fraktur"/>
            <m:sty m:val="p"/>
          </m:rPr>
          <w:rPr>
            <w:rFonts w:ascii="Cambria Math" w:hAnsi="Cambria Math"/>
          </w:rPr>
          <m:t>I</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ζ</m:t>
            </m:r>
          </m:e>
        </m:d>
      </m:oMath>
      <w:r w:rsidR="003D16B6">
        <w:tab/>
        <w:t>(</w:t>
      </w:r>
      <w:r w:rsidR="003D16B6">
        <w:fldChar w:fldCharType="begin"/>
      </w:r>
      <w:r w:rsidR="003D16B6">
        <w:instrText xml:space="preserve">SEQ eq  </w:instrText>
      </w:r>
      <w:r w:rsidR="003D16B6">
        <w:fldChar w:fldCharType="separate"/>
      </w:r>
      <w:r w:rsidR="003A3C28">
        <w:rPr>
          <w:noProof/>
        </w:rPr>
        <w:t>18</w:t>
      </w:r>
      <w:r w:rsidR="003D16B6">
        <w:fldChar w:fldCharType="end"/>
      </w:r>
      <w:r w:rsidR="003D16B6">
        <w:t>)</w:t>
      </w:r>
    </w:p>
    <w:p w14:paraId="5A19F6C1" w14:textId="2D8CB970" w:rsidR="00D33D46" w:rsidRPr="00D33D46" w:rsidRDefault="00F6667A" w:rsidP="00D33D46">
      <w:pPr>
        <w:pStyle w:val="Normaal"/>
      </w:pPr>
      <w:r w:rsidRPr="00F6667A">
        <w:t xml:space="preserve">Deze functie berekend op een raster van </w:t>
      </w:r>
      <m:oMath>
        <m:r>
          <w:rPr>
            <w:rFonts w:ascii="Cambria Math" w:hAnsi="Cambria Math"/>
          </w:rPr>
          <m:t>ζ</m:t>
        </m:r>
      </m:oMath>
      <w:r w:rsidRPr="00F6667A">
        <w:t xml:space="preserve">-coördinaten en gecontourd geeft </w:t>
      </w:r>
      <w:r w:rsidR="00BE39B6">
        <w:t>afbeelding</w:t>
      </w:r>
      <w:r w:rsidR="00FE63EC">
        <w:t xml:space="preserve"> </w:t>
      </w:r>
      <w:r w:rsidRPr="00F6667A">
        <w:t>2d. De contourlijnen van vergelijking (</w:t>
      </w:r>
      <w:r w:rsidR="003A3C28">
        <w:t>16</w:t>
      </w:r>
      <w:r w:rsidRPr="00F6667A">
        <w:t xml:space="preserve">) geven </w:t>
      </w:r>
      <w:r w:rsidR="00BE39B6">
        <w:t>afbeelding</w:t>
      </w:r>
      <w:r w:rsidR="00FE63EC">
        <w:t xml:space="preserve"> </w:t>
      </w:r>
      <w:r w:rsidRPr="00F6667A">
        <w:t>2e en tel je (</w:t>
      </w:r>
      <w:r w:rsidR="003A3C28">
        <w:t>16) en (18)</w:t>
      </w:r>
      <w:r w:rsidRPr="00F6667A">
        <w:t xml:space="preserve"> bij elkaar op, dan krijg je de contourlijnen van </w:t>
      </w:r>
      <w:r w:rsidR="00BE39B6">
        <w:t>afbeelding</w:t>
      </w:r>
      <w:r w:rsidR="00FE63EC">
        <w:t xml:space="preserve"> </w:t>
      </w:r>
      <w:r w:rsidRPr="00F6667A">
        <w:t xml:space="preserve">2f van de samengestelde stroming. De afstand tussen de contourlijnen is </w:t>
      </w:r>
      <w:del w:id="55" w:author="David Simpson" w:date="2026-02-11T20:50:00Z" w16du:dateUtc="2026-02-11T19:50:00Z">
        <w:r w:rsidRPr="00F6667A" w:rsidDel="00141F60">
          <w:delText xml:space="preserve">is </w:delText>
        </w:r>
      </w:del>
      <w:r w:rsidRPr="00F6667A">
        <w:t xml:space="preserve">steeds </w:t>
      </w:r>
      <m:oMath>
        <m:r>
          <w:rPr>
            <w:rFonts w:ascii="Cambria Math" w:hAnsi="Cambria Math"/>
          </w:rPr>
          <m:t>Q</m:t>
        </m:r>
        <m:r>
          <m:rPr>
            <m:sty m:val="p"/>
          </m:rPr>
          <w:rPr>
            <w:rFonts w:ascii="Cambria Math" w:hAnsi="Cambria Math"/>
          </w:rPr>
          <m:t>/</m:t>
        </m:r>
        <m:r>
          <w:rPr>
            <w:rFonts w:ascii="Cambria Math" w:hAnsi="Cambria Math"/>
          </w:rPr>
          <m:t>25</m:t>
        </m:r>
      </m:oMath>
      <w:r w:rsidRPr="00F6667A">
        <w:t xml:space="preserve"> voor zowel </w:t>
      </w:r>
      <m:oMath>
        <m:r>
          <w:rPr>
            <w:rFonts w:ascii="Cambria Math" w:hAnsi="Cambria Math"/>
          </w:rPr>
          <m:t>Ψ</m:t>
        </m:r>
      </m:oMath>
      <w:r w:rsidRPr="00F6667A">
        <w:t xml:space="preserve"> als </w:t>
      </w:r>
      <m:oMath>
        <m:r>
          <w:rPr>
            <w:rFonts w:ascii="Cambria Math" w:hAnsi="Cambria Math"/>
          </w:rPr>
          <m:t>Φ</m:t>
        </m:r>
      </m:oMath>
      <w:r w:rsidRPr="00F6667A">
        <w:t xml:space="preserve">. De horizontale as is omgedraaid zodat de figuren dezelfde oriëntatie hebben als de doorsnede van Ernst in </w:t>
      </w:r>
      <w:r w:rsidR="00BE39B6">
        <w:t>afbeelding</w:t>
      </w:r>
      <w:r w:rsidR="00FE63EC">
        <w:t xml:space="preserve"> </w:t>
      </w:r>
      <w:hyperlink w:anchor="fig:Ernst-fig7">
        <w:r w:rsidRPr="00F6667A">
          <w:rPr>
            <w:rStyle w:val="Hyperlink"/>
            <w:rFonts w:cs="Trebuchet MS"/>
          </w:rPr>
          <w:t>1</w:t>
        </w:r>
      </w:hyperlink>
      <w:r w:rsidRPr="00F6667A">
        <w:t>.</w:t>
      </w:r>
      <w:bookmarkEnd w:id="52"/>
    </w:p>
    <w:p w14:paraId="6C4AC81A" w14:textId="36A6D360" w:rsidR="00D33D46" w:rsidRPr="00D33D46" w:rsidRDefault="00F6667A" w:rsidP="00D33D46">
      <w:pPr>
        <w:pStyle w:val="Kop2"/>
        <w:ind w:left="990"/>
        <w:rPr>
          <w:w w:val="105"/>
        </w:rPr>
      </w:pPr>
      <w:r w:rsidRPr="00F6667A">
        <w:rPr>
          <w:w w:val="105"/>
        </w:rPr>
        <w:t>Verloop van de stijghoogte langs de onder- de bovenrand van de doorsnede en radiale weerstand</w:t>
      </w:r>
    </w:p>
    <w:p w14:paraId="0868821B" w14:textId="7A6C2CDD" w:rsidR="00F6667A" w:rsidRPr="00F6667A" w:rsidRDefault="00F6667A" w:rsidP="00F6667A">
      <w:pPr>
        <w:pStyle w:val="Normaal"/>
      </w:pPr>
      <w:r w:rsidRPr="00F6667A">
        <w:t>Met de verkregen functies (</w:t>
      </w:r>
      <w:r w:rsidR="00EA1FBF">
        <w:t>16)</w:t>
      </w:r>
      <w:r w:rsidRPr="00F6667A">
        <w:t xml:space="preserve"> en (</w:t>
      </w:r>
      <w:r w:rsidR="00EA1FBF">
        <w:t>18</w:t>
      </w:r>
      <w:r w:rsidRPr="00F6667A">
        <w:t xml:space="preserve">) kunnen we ook het verloop van de stijghoogte tekenen langs de top en de basis van het watervoerende pakket. </w:t>
      </w:r>
      <w:r w:rsidR="00FE63EC">
        <w:t xml:space="preserve">Afbeelding </w:t>
      </w:r>
      <w:hyperlink w:anchor="Xe4abcb354e6921177cf6bf5fe35e2767c380354">
        <w:r w:rsidRPr="00F6667A">
          <w:rPr>
            <w:rStyle w:val="Hyperlink"/>
            <w:rFonts w:cs="Trebuchet MS"/>
          </w:rPr>
          <w:t>3</w:t>
        </w:r>
      </w:hyperlink>
      <w:r w:rsidRPr="00F6667A">
        <w:t xml:space="preserve"> geeft het resultaat voor de situatie in </w:t>
      </w:r>
      <w:r w:rsidR="00BE39B6">
        <w:t>afbeelding</w:t>
      </w:r>
      <w:r w:rsidR="00FE63EC">
        <w:t xml:space="preserve"> </w:t>
      </w:r>
      <w:r w:rsidRPr="00F6667A">
        <w:t xml:space="preserve">2b, c, d, e, en f. De zuiver verticale stroming in </w:t>
      </w:r>
      <w:r w:rsidR="00BE39B6">
        <w:t>afbeelding</w:t>
      </w:r>
      <w:r w:rsidR="00FE63EC">
        <w:t xml:space="preserve"> </w:t>
      </w:r>
      <w:r w:rsidRPr="00F6667A">
        <w:t xml:space="preserve">2a geeft een horizontale lijn </w:t>
      </w:r>
      <m:oMath>
        <m:r>
          <w:rPr>
            <w:rFonts w:ascii="Cambria Math" w:hAnsi="Cambria Math"/>
          </w:rPr>
          <m:t>ϕ</m:t>
        </m:r>
        <m:r>
          <m:rPr>
            <m:sty m:val="p"/>
          </m:rPr>
          <w:rPr>
            <w:rFonts w:ascii="Cambria Math" w:hAnsi="Cambria Math"/>
          </w:rPr>
          <m:t>=</m:t>
        </m:r>
        <m:r>
          <w:rPr>
            <w:rFonts w:ascii="Cambria Math" w:hAnsi="Cambria Math"/>
          </w:rPr>
          <m:t>0</m:t>
        </m:r>
      </m:oMath>
      <w:r w:rsidRPr="00F6667A">
        <w:t xml:space="preserve"> aan de top en </w:t>
      </w:r>
      <m:oMath>
        <m:r>
          <w:rPr>
            <w:rFonts w:ascii="Cambria Math" w:hAnsi="Cambria Math"/>
          </w:rPr>
          <m:t>ϕ</m:t>
        </m:r>
        <m:r>
          <m:rPr>
            <m:sty m:val="p"/>
          </m:rPr>
          <w:rPr>
            <w:rFonts w:ascii="Cambria Math" w:hAnsi="Cambria Math"/>
          </w:rPr>
          <m:t>=-</m:t>
        </m:r>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Pr="00F6667A">
        <w:t xml:space="preserve"> aan de basis. De zuiver horizontale stroming in </w:t>
      </w:r>
      <w:r w:rsidR="00BE39B6">
        <w:t>afbeelding</w:t>
      </w:r>
      <w:r w:rsidR="00FE63EC">
        <w:t xml:space="preserve"> </w:t>
      </w:r>
      <w:r w:rsidRPr="00F6667A">
        <w:t xml:space="preserve">2c geeft het parabolische verloop </w:t>
      </w:r>
      <m:oMath>
        <m:r>
          <w:rPr>
            <w:rFonts w:ascii="Cambria Math" w:hAnsi="Cambria Math"/>
          </w:rPr>
          <m:t>ϕ</m:t>
        </m:r>
        <m:r>
          <m:rPr>
            <m:sty m:val="p"/>
          </m:rPr>
          <w:rPr>
            <w:rFonts w:ascii="Cambria Math" w:hAnsi="Cambria Math"/>
          </w:rPr>
          <m:t>=</m:t>
        </m:r>
        <m:r>
          <w:rPr>
            <w:rFonts w:ascii="Cambria Math" w:hAnsi="Cambria Math"/>
          </w:rPr>
          <m:t>N</m:t>
        </m:r>
        <m:r>
          <m:rPr>
            <m:sty m:val="p"/>
          </m:rPr>
          <w:rPr>
            <w:rFonts w:ascii="Cambria Math" w:hAnsi="Cambria Math"/>
          </w:rPr>
          <m:t>/</m:t>
        </m:r>
        <m:d>
          <m:dPr>
            <m:ctrlPr>
              <w:rPr>
                <w:rFonts w:ascii="Cambria Math" w:hAnsi="Cambria Math"/>
              </w:rPr>
            </m:ctrlPr>
          </m:dPr>
          <m:e>
            <m:r>
              <w:rPr>
                <w:rFonts w:ascii="Cambria Math" w:hAnsi="Cambria Math"/>
              </w:rPr>
              <m:t>2kD</m:t>
            </m:r>
          </m:e>
        </m:d>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e>
        </m:d>
      </m:oMath>
      <w:r w:rsidRPr="00F6667A">
        <w:t xml:space="preserve"> waarbij de stijghoogte aan de top en basis op elkaar vallen. De superpositie van </w:t>
      </w:r>
      <w:r w:rsidR="00BE39B6">
        <w:t>afbeelding</w:t>
      </w:r>
      <w:r w:rsidR="00FE63EC">
        <w:t xml:space="preserve"> </w:t>
      </w:r>
      <w:r w:rsidRPr="00F6667A">
        <w:t xml:space="preserve">2b en 2c in </w:t>
      </w:r>
      <w:r w:rsidR="00BE39B6">
        <w:t>afbeelding</w:t>
      </w:r>
      <w:r w:rsidR="00FE63EC">
        <w:t xml:space="preserve"> </w:t>
      </w:r>
      <w:r w:rsidRPr="00F6667A">
        <w:t xml:space="preserve">2d geeft dezelfde lijn aan de top en aan de basis een lijn evenwijdig daaraan en </w:t>
      </w:r>
      <m:oMath>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Pr="00F6667A">
        <w:t xml:space="preserve"> lager. De rode lijnen geven het verloop aan top en basis door uitsluitend de contractiestroming. Op een afstand groter dan ca. </w:t>
      </w:r>
      <m:oMath>
        <m:r>
          <w:rPr>
            <w:rFonts w:ascii="Cambria Math" w:hAnsi="Cambria Math"/>
          </w:rPr>
          <m:t>1.5D</m:t>
        </m:r>
      </m:oMath>
      <w:r w:rsidRPr="00F6667A">
        <w:t xml:space="preserve"> van de onttrekking vallen deze lijnen samen. </w:t>
      </w:r>
      <w:del w:id="56" w:author="David Simpson" w:date="2026-02-11T20:50:00Z" w16du:dateUtc="2026-02-11T19:50:00Z">
        <w:r w:rsidRPr="00F6667A" w:rsidDel="00141F60">
          <w:delText>De hoogte is de</w:delText>
        </w:r>
      </w:del>
      <w:ins w:id="57" w:author="David Simpson" w:date="2026-02-11T20:50:00Z" w16du:dateUtc="2026-02-11T19:50:00Z">
        <w:r w:rsidR="00141F60">
          <w:t>De</w:t>
        </w:r>
      </w:ins>
      <w:r w:rsidRPr="00F6667A">
        <w:t xml:space="preserve"> stijghoogtetoename door de contractie van de stroomlijnen is genomen ten opzichte van het slootpeil (hier </w:t>
      </w:r>
      <m:oMath>
        <m:r>
          <w:rPr>
            <w:rFonts w:ascii="Cambria Math" w:hAnsi="Cambria Math"/>
          </w:rPr>
          <m:t>ϕ</m:t>
        </m:r>
        <m:r>
          <m:rPr>
            <m:sty m:val="p"/>
          </m:rPr>
          <w:rPr>
            <w:rFonts w:ascii="Cambria Math" w:hAnsi="Cambria Math"/>
          </w:rPr>
          <m:t>=</m:t>
        </m:r>
        <m:r>
          <w:rPr>
            <w:rFonts w:ascii="Cambria Math" w:hAnsi="Cambria Math"/>
          </w:rPr>
          <m:t>0</m:t>
        </m:r>
      </m:oMath>
      <w:r w:rsidRPr="00F6667A">
        <w:t>) en hangt af van de radius van de sloot. Naar de sloot toe duikt de stijghoogte aan de top van het watervoerend pakket sterk omlaag als gevolg van de steeds meer geconcentreerde stroming.</w:t>
      </w:r>
      <w:ins w:id="58" w:author="David Simpson" w:date="2026-02-11T20:51:00Z" w16du:dateUtc="2026-02-11T19:51:00Z">
        <w:r w:rsidR="00141F60">
          <w:t xml:space="preserve"> Dus hoe kleiner de sloot</w:t>
        </w:r>
      </w:ins>
      <w:ins w:id="59" w:author="David Simpson" w:date="2026-02-11T20:52:00Z" w16du:dateUtc="2026-02-11T19:52:00Z">
        <w:r w:rsidR="00141F60">
          <w:t>straal</w:t>
        </w:r>
      </w:ins>
      <w:ins w:id="60" w:author="David Simpson" w:date="2026-02-11T20:51:00Z" w16du:dateUtc="2026-02-11T19:51:00Z">
        <w:r w:rsidR="00141F60">
          <w:t xml:space="preserve">, hoe </w:t>
        </w:r>
      </w:ins>
      <w:ins w:id="61" w:author="David Simpson" w:date="2026-02-11T20:52:00Z" w16du:dateUtc="2026-02-11T19:52:00Z">
        <w:r w:rsidR="00141F60">
          <w:t>meer de stroomlijnen worden samengedrukt</w:t>
        </w:r>
      </w:ins>
      <w:ins w:id="62" w:author="David Simpson" w:date="2026-02-11T20:51:00Z" w16du:dateUtc="2026-02-11T19:51:00Z">
        <w:r w:rsidR="00141F60">
          <w:t xml:space="preserve"> en dus hoe groter het stijgh</w:t>
        </w:r>
      </w:ins>
      <w:ins w:id="63" w:author="David Simpson" w:date="2026-02-11T20:52:00Z" w16du:dateUtc="2026-02-11T19:52:00Z">
        <w:r w:rsidR="00141F60">
          <w:t>oogteverschil.</w:t>
        </w:r>
      </w:ins>
      <w:r w:rsidRPr="00F6667A">
        <w:t xml:space="preserve"> </w:t>
      </w:r>
      <w:r w:rsidR="0036213F" w:rsidRPr="00F6667A">
        <w:t>Vlak bij</w:t>
      </w:r>
      <w:r w:rsidRPr="00F6667A">
        <w:t xml:space="preserve"> de onttrekking is het verloop logaritmisch. Aan de basis</w:t>
      </w:r>
      <w:ins w:id="64" w:author="David Simpson" w:date="2026-02-11T20:53:00Z" w16du:dateUtc="2026-02-11T19:53:00Z">
        <w:r w:rsidR="00141F60">
          <w:t xml:space="preserve"> van het watervoerende pakket</w:t>
        </w:r>
      </w:ins>
      <w:r w:rsidRPr="00F6667A">
        <w:t xml:space="preserve"> neemt de stijghoogte door de stroomlijnen-contractie juist toe. Het verschil op </w:t>
      </w:r>
      <m:oMath>
        <m:r>
          <w:rPr>
            <w:rFonts w:ascii="Cambria Math" w:hAnsi="Cambria Math"/>
          </w:rPr>
          <m:t>x</m:t>
        </m:r>
        <m:r>
          <m:rPr>
            <m:sty m:val="p"/>
          </m:rPr>
          <w:rPr>
            <w:rFonts w:ascii="Cambria Math" w:hAnsi="Cambria Math"/>
          </w:rPr>
          <m:t>=</m:t>
        </m:r>
        <m:r>
          <w:rPr>
            <w:rFonts w:ascii="Cambria Math" w:hAnsi="Cambria Math"/>
          </w:rPr>
          <m:t>b</m:t>
        </m:r>
      </m:oMath>
      <w:r w:rsidRPr="00F6667A">
        <w:t xml:space="preserve"> (de onttrekking) is precies het stijghoogteverval dat nodig is om de druppel vanaf het stagnatiepunt aan de pakketbasis naar de sloot te drijven. De groene lijnen, tenslotte, geven het verloop aan de top en de basis in </w:t>
      </w:r>
      <w:r w:rsidR="00BE39B6">
        <w:t>afbeelding</w:t>
      </w:r>
      <w:r w:rsidR="00FE63EC">
        <w:t xml:space="preserve"> </w:t>
      </w:r>
      <w:r w:rsidRPr="00F6667A">
        <w:t xml:space="preserve">2f. Het is de som van de andere stijghoogtes. Op grotere afstand is de stijghoogte aan de basis altijd </w:t>
      </w:r>
      <m:oMath>
        <m:r>
          <w:rPr>
            <w:rFonts w:ascii="Cambria Math" w:hAnsi="Cambria Math"/>
          </w:rPr>
          <m:t>ND</m:t>
        </m:r>
        <m:r>
          <w:ins w:id="65" w:author="David Simpson" w:date="2026-02-11T20:54:00Z" w16du:dateUtc="2026-02-11T19:54:00Z">
            <w:rPr>
              <w:rFonts w:ascii="Cambria Math" w:hAnsi="Cambria Math"/>
            </w:rPr>
            <m:t>/</m:t>
          </w:ins>
        </m:r>
        <m:d>
          <m:dPr>
            <m:ctrlPr>
              <w:rPr>
                <w:rFonts w:ascii="Cambria Math" w:hAnsi="Cambria Math"/>
              </w:rPr>
            </m:ctrlPr>
          </m:dPr>
          <m:e>
            <m:r>
              <w:rPr>
                <w:rFonts w:ascii="Cambria Math" w:hAnsi="Cambria Math"/>
              </w:rPr>
              <m:t>2k</m:t>
            </m:r>
          </m:e>
        </m:d>
      </m:oMath>
      <w:r w:rsidRPr="00F6667A">
        <w:t xml:space="preserve"> lager dan aan de top. Door de bijdrage van de contractiestroming verandert dat vlak bij het onttrekkingspunt. In de linker</w:t>
      </w:r>
      <w:del w:id="66" w:author="David Simpson" w:date="2026-02-11T20:55:00Z" w16du:dateUtc="2026-02-11T19:55:00Z">
        <w:r w:rsidR="00FE63EC" w:rsidDel="00141F60">
          <w:delText xml:space="preserve"> </w:delText>
        </w:r>
      </w:del>
      <w:r w:rsidRPr="00F6667A">
        <w:t xml:space="preserve">marge van </w:t>
      </w:r>
      <w:r w:rsidR="00BE39B6">
        <w:t>afbeelding</w:t>
      </w:r>
      <w:r w:rsidR="00FE63EC">
        <w:t xml:space="preserve"> </w:t>
      </w:r>
      <w:r w:rsidRPr="00F6667A">
        <w:t>3 zijn de verschillende bijdragen aangegeven. Met Dupuit wordt vgl.(</w:t>
      </w:r>
      <w:r w:rsidR="00EA1FBF">
        <w:t>3</w:t>
      </w:r>
      <w:r w:rsidRPr="00F6667A">
        <w:t>) bedoeld</w:t>
      </w:r>
      <w:ins w:id="67" w:author="David Simpson" w:date="2026-02-11T20:55:00Z" w16du:dateUtc="2026-02-11T19:55:00Z">
        <w:r w:rsidR="00141F60">
          <w:t xml:space="preserve">, </w:t>
        </w:r>
      </w:ins>
      <w:ins w:id="68" w:author="David Simpson" w:date="2026-02-11T20:56:00Z" w16du:dateUtc="2026-02-11T19:56:00Z">
        <w:r w:rsidR="00141F60">
          <w:t>het stijghoogteverschil ten gevolge</w:t>
        </w:r>
      </w:ins>
      <w:ins w:id="69" w:author="David Simpson" w:date="2026-02-11T20:55:00Z" w16du:dateUtc="2026-02-11T19:55:00Z">
        <w:r w:rsidR="00141F60">
          <w:t xml:space="preserve"> van louter horizontale </w:t>
        </w:r>
      </w:ins>
      <w:ins w:id="70" w:author="David Simpson" w:date="2026-02-11T20:56:00Z" w16du:dateUtc="2026-02-11T19:56:00Z">
        <w:r w:rsidR="00141F60">
          <w:t>stroming</w:t>
        </w:r>
      </w:ins>
      <w:r w:rsidRPr="00F6667A">
        <w:t>.</w:t>
      </w:r>
    </w:p>
    <w:p w14:paraId="2C540B6B" w14:textId="42FACF71" w:rsidR="00F6667A" w:rsidRPr="00F6667A" w:rsidRDefault="00FE63EC" w:rsidP="00F6667A">
      <w:pPr>
        <w:pStyle w:val="Normaal"/>
      </w:pPr>
      <w:r>
        <w:t xml:space="preserve">Afbeelding </w:t>
      </w:r>
      <w:hyperlink w:anchor="fig:Stijghoogte-langs-top-en-basis">
        <w:r w:rsidR="00F6667A" w:rsidRPr="00F6667A">
          <w:rPr>
            <w:rStyle w:val="Hyperlink"/>
            <w:rFonts w:cs="Trebuchet MS"/>
          </w:rPr>
          <w:t>4</w:t>
        </w:r>
      </w:hyperlink>
      <w:r w:rsidR="00F6667A" w:rsidRPr="00F6667A">
        <w:t xml:space="preserve"> laat ook zien, dat het verloop aan de top, dus feitelijk het freatisch vlak, exact gelijk is aan de som van de horizontale stroming (</w:t>
      </w:r>
      <w:r w:rsidR="00EA1FBF">
        <w:t>3</w:t>
      </w:r>
      <w:r w:rsidR="00F6667A" w:rsidRPr="00F6667A">
        <w:t>) en die door de contractie van stroomlijnen (</w:t>
      </w:r>
      <w:r w:rsidR="00EA1FBF">
        <w:t>16</w:t>
      </w:r>
      <w:r w:rsidR="00F6667A" w:rsidRPr="00F6667A">
        <w:t xml:space="preserve">). Hier hoort geen afzonderlijke term voor de verticale weerstand bij; die ligt al besloten in de bijdrage van de contractiestroming. Los daarvan is de stijghoogte aan de basis op afstand </w:t>
      </w:r>
      <m:oMath>
        <m:r>
          <m:rPr>
            <m:sty m:val="p"/>
          </m:rPr>
          <w:rPr>
            <w:rFonts w:ascii="Cambria Math" w:hAnsi="Cambria Math"/>
          </w:rPr>
          <m:t>&gt;</m:t>
        </m:r>
        <m:r>
          <w:rPr>
            <w:rFonts w:ascii="Cambria Math" w:hAnsi="Cambria Math"/>
          </w:rPr>
          <m:t>1.5D</m:t>
        </m:r>
      </m:oMath>
      <w:r w:rsidR="00F6667A" w:rsidRPr="00F6667A">
        <w:t xml:space="preserve"> altijd </w:t>
      </w:r>
      <m:oMath>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00F6667A" w:rsidRPr="00F6667A">
        <w:t xml:space="preserve"> lager dan aan de top.</w:t>
      </w:r>
    </w:p>
    <w:p w14:paraId="0B89C7EB" w14:textId="77777777" w:rsidR="00F6667A" w:rsidRPr="00F6667A" w:rsidRDefault="00F6667A" w:rsidP="00F6667A">
      <w:pPr>
        <w:pStyle w:val="Normaal"/>
      </w:pPr>
      <w:commentRangeStart w:id="71"/>
      <w:r w:rsidRPr="00F6667A">
        <w:rPr>
          <w:noProof/>
        </w:rPr>
        <w:drawing>
          <wp:inline distT="0" distB="0" distL="0" distR="0" wp14:anchorId="62CB9895" wp14:editId="0FF3B650">
            <wp:extent cx="3547872" cy="2176272"/>
            <wp:effectExtent l="0" t="0" r="0" b="0"/>
            <wp:docPr id="1454901608" name="Picture" descr="[fig:Verloop-van-phi-onder-en-boven-rechth-dsn]Verloop van de stijghoogte aan de onderzijde (stippellijnen) en aan de bovenzijde (getrokken lijnen) van de doorsn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2_Users_Theo_Entiteiten_Hygea_2022-AGT_Coding_images_ErnstNumeriekPhimaaiveld_456_annotatee.png"/>
                    <pic:cNvPicPr>
                      <a:picLocks noChangeAspect="1" noChangeArrowheads="1"/>
                    </pic:cNvPicPr>
                  </pic:nvPicPr>
                  <pic:blipFill>
                    <a:blip r:embed="rId13"/>
                    <a:stretch>
                      <a:fillRect/>
                    </a:stretch>
                  </pic:blipFill>
                  <pic:spPr bwMode="auto">
                    <a:xfrm>
                      <a:off x="0" y="0"/>
                      <a:ext cx="3547872" cy="2176272"/>
                    </a:xfrm>
                    <a:prstGeom prst="rect">
                      <a:avLst/>
                    </a:prstGeom>
                    <a:noFill/>
                    <a:ln w="9525">
                      <a:noFill/>
                      <a:headEnd/>
                      <a:tailEnd/>
                    </a:ln>
                  </pic:spPr>
                </pic:pic>
              </a:graphicData>
            </a:graphic>
          </wp:inline>
        </w:drawing>
      </w:r>
      <w:commentRangeEnd w:id="71"/>
      <w:r w:rsidR="00141F60" w:rsidRPr="00F6667A">
        <w:rPr>
          <w:rStyle w:val="CommentReference"/>
          <w:rFonts w:cs="Trebuchet MS"/>
          <w:sz w:val="17"/>
          <w:szCs w:val="17"/>
        </w:rPr>
        <w:commentReference w:id="71"/>
      </w:r>
    </w:p>
    <w:p w14:paraId="3FC734F3" w14:textId="0CE294AB" w:rsidR="00F6667A" w:rsidRPr="00F6667A" w:rsidRDefault="0036213F" w:rsidP="0036213F">
      <w:pPr>
        <w:pStyle w:val="Caption"/>
        <w:rPr>
          <w:w w:val="105"/>
        </w:rPr>
      </w:pPr>
      <w:bookmarkStart w:id="72" w:name="fig3"/>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3</w:t>
      </w:r>
      <w:r w:rsidR="00F6667A" w:rsidRPr="00F6667A">
        <w:rPr>
          <w:w w:val="105"/>
        </w:rPr>
        <w:fldChar w:fldCharType="end"/>
      </w:r>
      <w:r w:rsidR="00F6667A" w:rsidRPr="00F6667A">
        <w:rPr>
          <w:w w:val="105"/>
        </w:rPr>
        <w:t xml:space="preserve">: </w:t>
      </w:r>
      <w:bookmarkEnd w:id="72"/>
      <w:r w:rsidR="00F6667A" w:rsidRPr="00F6667A">
        <w:rPr>
          <w:w w:val="105"/>
        </w:rPr>
        <w:t>Verloop van de stijghoogte aan de onderzijde (stippellijnen) en aan de bovenzijde (getrokken lijnen) van de doorsnede.</w:t>
      </w:r>
      <w:ins w:id="73" w:author="David Simpson" w:date="2026-02-11T20:57:00Z" w16du:dateUtc="2026-02-11T19:57:00Z">
        <w:r w:rsidR="00141F60">
          <w:rPr>
            <w:w w:val="105"/>
          </w:rPr>
          <w:t xml:space="preserve"> De sloot ligt hier aan de rechterzijde.</w:t>
        </w:r>
      </w:ins>
    </w:p>
    <w:p w14:paraId="5847190E" w14:textId="08375145" w:rsidR="00F6667A" w:rsidRPr="00F6667A" w:rsidRDefault="00F6667A" w:rsidP="00F6667A">
      <w:pPr>
        <w:pStyle w:val="Normaal"/>
      </w:pPr>
      <w:r w:rsidRPr="00F6667A">
        <w:t xml:space="preserve">Vergelijking </w:t>
      </w:r>
      <w:r w:rsidR="00EA1FBF">
        <w:t>(16)</w:t>
      </w:r>
      <w:r w:rsidRPr="00F6667A">
        <w:t xml:space="preserve"> geeft uiteraard de verandering van de stijghoogte door de stroomlijnen-contractie langs de top, basis of langs de verticaal onder het onttrekkingspunt of waar dan ook. Het is slechts een kwestie van invullen van de juiste coördinaten in </w:t>
      </w:r>
      <m:oMath>
        <m:r>
          <w:rPr>
            <w:rFonts w:ascii="Cambria Math" w:hAnsi="Cambria Math"/>
          </w:rPr>
          <m:t>ζ</m:t>
        </m:r>
      </m:oMath>
      <w:r w:rsidRPr="00F6667A">
        <w:t xml:space="preserve">. Voor het boven- en ondervlak is dit weergegeven ten opzichte van punten op grote afstand van de onttrekking, waar de verandering van de stijghoogte door de contractie van stroomlijnen nul is. Het logaritmische verloop langs de top voor kleine afstand blijkt duidelijk uit de rechte lijn waar dit naar toe streeft in </w:t>
      </w:r>
      <w:r w:rsidR="00BE39B6">
        <w:t>afbeelding</w:t>
      </w:r>
      <w:r w:rsidR="00FE63EC">
        <w:t xml:space="preserve"> </w:t>
      </w:r>
      <w:hyperlink w:anchor="fig:Stijghoogte-langs-top-en-basis">
        <w:r w:rsidRPr="00F6667A">
          <w:rPr>
            <w:rStyle w:val="Hyperlink"/>
            <w:rFonts w:cs="Trebuchet MS"/>
          </w:rPr>
          <w:t>4</w:t>
        </w:r>
      </w:hyperlink>
      <w:r w:rsidRPr="00F6667A">
        <w:t xml:space="preserve">. Dit asymptotische verloop volgt direct uit de limiet voor </w:t>
      </w:r>
      <m:oMath>
        <m:r>
          <w:rPr>
            <w:rFonts w:ascii="Cambria Math" w:hAnsi="Cambria Math"/>
          </w:rPr>
          <m:t>b</m:t>
        </m:r>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r</m:t>
        </m:r>
        <m:sSup>
          <m:sSupPr>
            <m:ctrlPr>
              <w:rPr>
                <w:rFonts w:ascii="Cambria Math" w:hAnsi="Cambria Math"/>
              </w:rPr>
            </m:ctrlPr>
          </m:sSupPr>
          <m:e>
            <m:r>
              <w:rPr>
                <w:rFonts w:ascii="Cambria Math" w:hAnsi="Cambria Math"/>
              </w:rPr>
              <m:t>e</m:t>
            </m:r>
          </m:e>
          <m:sup>
            <m:r>
              <w:rPr>
                <w:rFonts w:ascii="Cambria Math" w:hAnsi="Cambria Math"/>
              </w:rPr>
              <m:t>iθ</m:t>
            </m:r>
          </m:sup>
        </m:sSup>
      </m:oMath>
      <w:r w:rsidRPr="00F6667A">
        <w:t xml:space="preserve"> voor </w:t>
      </w:r>
      <m:oMath>
        <m:r>
          <w:rPr>
            <w:rFonts w:ascii="Cambria Math" w:hAnsi="Cambria Math"/>
          </w:rPr>
          <m:t>r</m:t>
        </m:r>
        <m:r>
          <m:rPr>
            <m:sty m:val="p"/>
          </m:rPr>
          <w:rPr>
            <w:rFonts w:ascii="Cambria Math" w:hAnsi="Cambria Math"/>
          </w:rPr>
          <m:t>→</m:t>
        </m:r>
        <m:r>
          <w:rPr>
            <w:rFonts w:ascii="Cambria Math" w:hAnsi="Cambria Math"/>
          </w:rPr>
          <m:t>0</m:t>
        </m:r>
      </m:oMath>
      <w:r w:rsidRPr="00F6667A">
        <w:t>. We krijgen dan de potentiaal voor een sloot met een kleine, half-cirkelvormige doorsnede. Met (</w:t>
      </w:r>
      <w:r w:rsidR="00EA1FBF">
        <w:t>16</w:t>
      </w:r>
      <w:r w:rsidRPr="00F6667A">
        <w:t xml:space="preserve"> volgt</w:t>
      </w:r>
    </w:p>
    <w:p w14:paraId="3A991291" w14:textId="3E5F4089" w:rsidR="00F6667A" w:rsidRPr="00F6667A" w:rsidRDefault="00000000" w:rsidP="00D33D46">
      <w:pPr>
        <w:pStyle w:val="Equation"/>
      </w:pPr>
      <m:oMath>
        <m:m>
          <m:mPr>
            <m:plcHide m:val="1"/>
            <m:mcs>
              <m:mc>
                <m:mcPr>
                  <m:count m:val="1"/>
                  <m:mcJc m:val="right"/>
                </m:mcPr>
              </m:mc>
              <m:mc>
                <m:mcPr>
                  <m:count m:val="1"/>
                  <m:mcJc m:val="left"/>
                </m:mcPr>
              </m:mc>
            </m:mcs>
            <m:ctrlPr>
              <w:rPr>
                <w:rFonts w:ascii="Cambria Math" w:hAnsi="Cambria Math"/>
              </w:rPr>
            </m:ctrlPr>
          </m:mPr>
          <m:mr>
            <m:e>
              <m:limLow>
                <m:limLowPr>
                  <m:ctrlPr>
                    <w:rPr>
                      <w:rFonts w:ascii="Cambria Math" w:hAnsi="Cambria Math"/>
                    </w:rPr>
                  </m:ctrlPr>
                </m:limLowPr>
                <m:e>
                  <m:r>
                    <m:rPr>
                      <m:nor/>
                    </m:rPr>
                    <m:t>lim</m:t>
                  </m:r>
                </m:e>
                <m:lim>
                  <m:r>
                    <w:rPr>
                      <w:rFonts w:ascii="Cambria Math" w:hAnsi="Cambria Math"/>
                    </w:rPr>
                    <m:t>r</m:t>
                  </m:r>
                  <m:r>
                    <m:rPr>
                      <m:sty m:val="p"/>
                    </m:rPr>
                    <w:rPr>
                      <w:rFonts w:ascii="Cambria Math" w:hAnsi="Cambria Math"/>
                    </w:rPr>
                    <m:t>→</m:t>
                  </m:r>
                  <m:r>
                    <w:rPr>
                      <w:rFonts w:ascii="Cambria Math" w:hAnsi="Cambria Math"/>
                    </w:rPr>
                    <m:t>0</m:t>
                  </m:r>
                </m:lim>
              </m:limLow>
              <m:d>
                <m:dPr>
                  <m:ctrlPr>
                    <w:rPr>
                      <w:rFonts w:ascii="Cambria Math" w:hAnsi="Cambria Math"/>
                    </w:rPr>
                  </m:ctrlPr>
                </m:dPr>
                <m:e>
                  <m:r>
                    <w:rPr>
                      <w:rFonts w:ascii="Cambria Math" w:hAnsi="Cambria Math"/>
                    </w:rPr>
                    <m:t>Φ</m:t>
                  </m:r>
                  <m:r>
                    <m:rPr>
                      <m:sty m:val="p"/>
                    </m:rPr>
                    <w:rPr>
                      <w:rFonts w:ascii="Cambria Math" w:hAnsi="Cambria Math"/>
                    </w:rPr>
                    <m:t>+</m:t>
                  </m:r>
                  <m:r>
                    <w:rPr>
                      <w:rFonts w:ascii="Cambria Math" w:hAnsi="Cambria Math"/>
                    </w:rPr>
                    <m:t>iΨ</m:t>
                  </m:r>
                </m:e>
              </m:d>
            </m:e>
            <m:e>
              <m:r>
                <m:rPr>
                  <m:sty m:val="p"/>
                </m:rPr>
                <w:rPr>
                  <w:rFonts w:ascii="Cambria Math" w:hAnsi="Cambria Math"/>
                </w:rPr>
                <m:t>≈</m:t>
              </m:r>
              <m:f>
                <m:fPr>
                  <m:ctrlPr>
                    <w:rPr>
                      <w:rFonts w:ascii="Cambria Math" w:hAnsi="Cambria Math"/>
                    </w:rPr>
                  </m:ctrlPr>
                </m:fPr>
                <m:num>
                  <m:r>
                    <w:rPr>
                      <w:rFonts w:ascii="Cambria Math" w:hAnsi="Cambria Math"/>
                    </w:rPr>
                    <m:t>2Q</m:t>
                  </m:r>
                </m:num>
                <m:den>
                  <m:r>
                    <w:rPr>
                      <w:rFonts w:ascii="Cambria Math" w:hAnsi="Cambria Math"/>
                    </w:rPr>
                    <m:t>π</m:t>
                  </m:r>
                </m:den>
              </m:f>
              <m:r>
                <m:rPr>
                  <m:nor/>
                </m:rPr>
                <m:t>ln</m:t>
              </m:r>
              <m:d>
                <m:dPr>
                  <m:ctrlPr>
                    <w:rPr>
                      <w:rFonts w:ascii="Cambria Math" w:hAnsi="Cambria Math"/>
                    </w:rPr>
                  </m:ctrlPr>
                </m:dPr>
                <m:e>
                  <m:r>
                    <w:rPr>
                      <w:rFonts w:ascii="Cambria Math" w:hAnsi="Cambria Math"/>
                    </w:rPr>
                    <m:t>2i</m:t>
                  </m:r>
                  <m:r>
                    <m:rPr>
                      <m:nor/>
                    </m:rPr>
                    <m:t>sinh</m:t>
                  </m:r>
                  <m:d>
                    <m:dPr>
                      <m:ctrlPr>
                        <w:rPr>
                          <w:rFonts w:ascii="Cambria Math" w:hAnsi="Cambria Math"/>
                        </w:rPr>
                      </m:ctrlPr>
                    </m:dPr>
                    <m:e>
                      <m:f>
                        <m:fPr>
                          <m:ctrlPr>
                            <w:rPr>
                              <w:rFonts w:ascii="Cambria Math" w:hAnsi="Cambria Math"/>
                            </w:rPr>
                          </m:ctrlPr>
                        </m:fPr>
                        <m:num>
                          <m:r>
                            <w:rPr>
                              <w:rFonts w:ascii="Cambria Math" w:hAnsi="Cambria Math"/>
                            </w:rPr>
                            <m:t>πr</m:t>
                          </m:r>
                        </m:num>
                        <m:den>
                          <m:r>
                            <w:rPr>
                              <w:rFonts w:ascii="Cambria Math" w:hAnsi="Cambria Math"/>
                            </w:rPr>
                            <m:t>2D</m:t>
                          </m:r>
                        </m:den>
                      </m:f>
                      <m:sSup>
                        <m:sSupPr>
                          <m:ctrlPr>
                            <w:rPr>
                              <w:rFonts w:ascii="Cambria Math" w:hAnsi="Cambria Math"/>
                            </w:rPr>
                          </m:ctrlPr>
                        </m:sSupPr>
                        <m:e>
                          <m:r>
                            <w:rPr>
                              <w:rFonts w:ascii="Cambria Math" w:hAnsi="Cambria Math"/>
                            </w:rPr>
                            <m:t>e</m:t>
                          </m:r>
                        </m:e>
                        <m:sup>
                          <m:r>
                            <w:rPr>
                              <w:rFonts w:ascii="Cambria Math" w:hAnsi="Cambria Math"/>
                            </w:rPr>
                            <m:t>iθ</m:t>
                          </m:r>
                        </m:sup>
                      </m:sSup>
                    </m:e>
                  </m:d>
                </m:e>
              </m:d>
            </m:e>
          </m:mr>
          <m:mr>
            <m:e/>
            <m:e>
              <m:r>
                <m:rPr>
                  <m:sty m:val="p"/>
                </m:rPr>
                <w:rPr>
                  <w:rFonts w:ascii="Cambria Math" w:hAnsi="Cambria Math"/>
                </w:rPr>
                <m:t>≈</m:t>
              </m:r>
              <m:f>
                <m:fPr>
                  <m:ctrlPr>
                    <w:rPr>
                      <w:rFonts w:ascii="Cambria Math" w:hAnsi="Cambria Math"/>
                    </w:rPr>
                  </m:ctrlPr>
                </m:fPr>
                <m:num>
                  <m:r>
                    <w:rPr>
                      <w:rFonts w:ascii="Cambria Math" w:hAnsi="Cambria Math"/>
                    </w:rPr>
                    <m:t>2Q</m:t>
                  </m:r>
                </m:num>
                <m:den>
                  <m:r>
                    <w:rPr>
                      <w:rFonts w:ascii="Cambria Math" w:hAnsi="Cambria Math"/>
                    </w:rPr>
                    <m:t>π</m:t>
                  </m:r>
                </m:den>
              </m:f>
              <m:r>
                <m:rPr>
                  <m:nor/>
                </m:rPr>
                <m:t>ln</m:t>
              </m:r>
              <m:d>
                <m:dPr>
                  <m:ctrlPr>
                    <w:rPr>
                      <w:rFonts w:ascii="Cambria Math" w:hAnsi="Cambria Math"/>
                    </w:rPr>
                  </m:ctrlPr>
                </m:dPr>
                <m:e>
                  <m:f>
                    <m:fPr>
                      <m:ctrlPr>
                        <w:rPr>
                          <w:rFonts w:ascii="Cambria Math" w:hAnsi="Cambria Math"/>
                        </w:rPr>
                      </m:ctrlPr>
                    </m:fPr>
                    <m:num>
                      <m:r>
                        <w:rPr>
                          <w:rFonts w:ascii="Cambria Math" w:hAnsi="Cambria Math"/>
                        </w:rPr>
                        <m:t>πr</m:t>
                      </m:r>
                    </m:num>
                    <m:den>
                      <m:r>
                        <w:rPr>
                          <w:rFonts w:ascii="Cambria Math" w:hAnsi="Cambria Math"/>
                        </w:rPr>
                        <m:t>D</m:t>
                      </m:r>
                    </m:den>
                  </m:f>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Q</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0</m:t>
              </m:r>
            </m:e>
          </m:mr>
          <m:mr>
            <m:e>
              <m:limLow>
                <m:limLowPr>
                  <m:ctrlPr>
                    <w:rPr>
                      <w:rFonts w:ascii="Cambria Math" w:hAnsi="Cambria Math"/>
                    </w:rPr>
                  </m:ctrlPr>
                </m:limLowPr>
                <m:e>
                  <m:r>
                    <m:rPr>
                      <m:nor/>
                    </m:rPr>
                    <m:t>lim</m:t>
                  </m:r>
                </m:e>
                <m:lim>
                  <m:r>
                    <w:rPr>
                      <w:rFonts w:ascii="Cambria Math" w:hAnsi="Cambria Math"/>
                    </w:rPr>
                    <m:t>r</m:t>
                  </m:r>
                  <m:r>
                    <m:rPr>
                      <m:sty m:val="p"/>
                    </m:rPr>
                    <w:rPr>
                      <w:rFonts w:ascii="Cambria Math" w:hAnsi="Cambria Math"/>
                    </w:rPr>
                    <m:t>→</m:t>
                  </m:r>
                  <m:r>
                    <w:rPr>
                      <w:rFonts w:ascii="Cambria Math" w:hAnsi="Cambria Math"/>
                    </w:rPr>
                    <m:t>0</m:t>
                  </m:r>
                </m:lim>
              </m:limLow>
            </m:e>
            <m:e>
              <m:r>
                <w:rPr>
                  <w:rFonts w:ascii="Cambria Math" w:hAnsi="Cambria Math"/>
                </w:rPr>
                <m:t>ϕ</m:t>
              </m:r>
              <m:r>
                <m:rPr>
                  <m:sty m:val="p"/>
                </m:rPr>
                <w:rPr>
                  <w:rFonts w:ascii="Cambria Math" w:hAnsi="Cambria Math"/>
                </w:rPr>
                <m:t>=</m:t>
              </m:r>
              <m:f>
                <m:fPr>
                  <m:ctrlPr>
                    <w:rPr>
                      <w:rFonts w:ascii="Cambria Math" w:hAnsi="Cambria Math"/>
                    </w:rPr>
                  </m:ctrlPr>
                </m:fPr>
                <m:num>
                  <m:r>
                    <w:rPr>
                      <w:rFonts w:ascii="Cambria Math" w:hAnsi="Cambria Math"/>
                    </w:rPr>
                    <m:t>2Q</m:t>
                  </m:r>
                </m:num>
                <m:den>
                  <m:r>
                    <w:rPr>
                      <w:rFonts w:ascii="Cambria Math" w:hAnsi="Cambria Math"/>
                    </w:rPr>
                    <m:t>πk</m:t>
                  </m:r>
                </m:den>
              </m:f>
              <m:r>
                <m:rPr>
                  <m:nor/>
                </m:rPr>
                <m:t>ln</m:t>
              </m:r>
              <m:d>
                <m:dPr>
                  <m:ctrlPr>
                    <w:rPr>
                      <w:rFonts w:ascii="Cambria Math" w:hAnsi="Cambria Math"/>
                    </w:rPr>
                  </m:ctrlPr>
                </m:dPr>
                <m:e>
                  <m:f>
                    <m:fPr>
                      <m:ctrlPr>
                        <w:rPr>
                          <w:rFonts w:ascii="Cambria Math" w:hAnsi="Cambria Math"/>
                        </w:rPr>
                      </m:ctrlPr>
                    </m:fPr>
                    <m:num>
                      <m:r>
                        <w:rPr>
                          <w:rFonts w:ascii="Cambria Math" w:hAnsi="Cambria Math"/>
                        </w:rPr>
                        <m:t>πr</m:t>
                      </m:r>
                    </m:num>
                    <m:den>
                      <m:r>
                        <w:rPr>
                          <w:rFonts w:ascii="Cambria Math" w:hAnsi="Cambria Math"/>
                        </w:rPr>
                        <m:t>D</m:t>
                      </m:r>
                    </m:den>
                  </m:f>
                </m:e>
              </m:d>
            </m:e>
          </m:mr>
        </m:m>
      </m:oMath>
      <w:r w:rsidR="003D16B6">
        <w:tab/>
        <w:t>(</w:t>
      </w:r>
      <w:r w:rsidR="003D16B6">
        <w:fldChar w:fldCharType="begin"/>
      </w:r>
      <w:r w:rsidR="003D16B6">
        <w:instrText xml:space="preserve">SEQ eq  </w:instrText>
      </w:r>
      <w:r w:rsidR="003D16B6">
        <w:fldChar w:fldCharType="separate"/>
      </w:r>
      <w:r w:rsidR="003A3C28">
        <w:rPr>
          <w:noProof/>
        </w:rPr>
        <w:t>19</w:t>
      </w:r>
      <w:r w:rsidR="003D16B6">
        <w:fldChar w:fldCharType="end"/>
      </w:r>
      <w:r w:rsidR="003D16B6">
        <w:t>)</w:t>
      </w:r>
    </w:p>
    <w:p w14:paraId="1D6A0E68" w14:textId="495ED3EE" w:rsidR="00F6667A" w:rsidRPr="00F6667A" w:rsidRDefault="00F6667A" w:rsidP="00F6667A">
      <w:pPr>
        <w:pStyle w:val="Normaal"/>
      </w:pPr>
      <w:r w:rsidRPr="00F6667A">
        <w:t xml:space="preserve">Deze uitkomst is negatief omdat </w:t>
      </w:r>
      <m:oMath>
        <m:r>
          <w:rPr>
            <w:rFonts w:ascii="Cambria Math" w:hAnsi="Cambria Math"/>
          </w:rPr>
          <m:t>Q</m:t>
        </m:r>
      </m:oMath>
      <w:r w:rsidRPr="00F6667A">
        <w:t xml:space="preserve"> een onttrekking is. Geeft men de voorkeur aan een positief getal voor de extra verlaging of verhoging, draai dan de breuk onder de logaritme om. Het verloop van</w:t>
      </w:r>
      <w:r w:rsidR="003A3C28">
        <w:t xml:space="preserve"> (19)</w:t>
      </w:r>
      <w:r w:rsidRPr="00F6667A">
        <w:t xml:space="preserve"> is als rode lijn opgenomen in </w:t>
      </w:r>
      <w:r w:rsidR="00BE39B6">
        <w:t>afbeelding</w:t>
      </w:r>
      <w:r w:rsidR="00FE63EC">
        <w:t xml:space="preserve"> </w:t>
      </w:r>
      <w:hyperlink w:anchor="fig:Stijghoogte-langs-top-en-basis">
        <w:r w:rsidRPr="00F6667A">
          <w:rPr>
            <w:rStyle w:val="Hyperlink"/>
            <w:rFonts w:cs="Trebuchet MS"/>
          </w:rPr>
          <w:t>4</w:t>
        </w:r>
      </w:hyperlink>
      <w:r w:rsidRPr="00F6667A">
        <w:t xml:space="preserve">. De lijn laat zien dat de overeenkomst van deze benadering snel afneemt voor </w:t>
      </w:r>
      <m:oMath>
        <m:r>
          <w:rPr>
            <w:rFonts w:ascii="Cambria Math" w:hAnsi="Cambria Math"/>
          </w:rPr>
          <m:t>r</m:t>
        </m:r>
        <m:r>
          <m:rPr>
            <m:sty m:val="p"/>
          </m:rPr>
          <w:rPr>
            <w:rFonts w:ascii="Cambria Math" w:hAnsi="Cambria Math"/>
          </w:rPr>
          <m:t>&gt;</m:t>
        </m:r>
        <m:r>
          <w:rPr>
            <w:rFonts w:ascii="Cambria Math" w:hAnsi="Cambria Math"/>
          </w:rPr>
          <m:t>0.1D</m:t>
        </m:r>
      </m:oMath>
      <w:r w:rsidRPr="00F6667A">
        <w:t>. We kunnen dan ook beter de blauwe lijn gebruikten voor de radiale weerstand, vgl.</w:t>
      </w:r>
      <w:r w:rsidR="00EA1FBF">
        <w:t>(22)</w:t>
      </w:r>
      <w:r w:rsidRPr="00F6667A">
        <w:t xml:space="preserve"> verderop.</w:t>
      </w:r>
    </w:p>
    <w:p w14:paraId="08B77B6F" w14:textId="77777777" w:rsidR="00F6667A" w:rsidRPr="00F6667A" w:rsidRDefault="00F6667A" w:rsidP="00F6667A">
      <w:pPr>
        <w:pStyle w:val="Normaal"/>
      </w:pPr>
      <w:r w:rsidRPr="00F6667A">
        <w:rPr>
          <w:noProof/>
        </w:rPr>
        <w:drawing>
          <wp:inline distT="0" distB="0" distL="0" distR="0" wp14:anchorId="7AD90B53" wp14:editId="0779AB6E">
            <wp:extent cx="3675888" cy="2203704"/>
            <wp:effectExtent l="0" t="0" r="0" b="0"/>
            <wp:docPr id="693110449" name="Picture" descr="[fig:Stijghoogte-langs-top-en-basis]Stijghoogte langs top en basis van het watervoerend pakket voor de situatie met alleen de contractiestroming (Afb.2e), samen met de benadering. Voor de twee bollen zie het eind van sectie [sec:De-echte-doorsn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3_Users_Theo_Entiteiten_Hygea_2022-AGT_Coding_images_phi_top_basis.png"/>
                    <pic:cNvPicPr>
                      <a:picLocks noChangeAspect="1" noChangeArrowheads="1"/>
                    </pic:cNvPicPr>
                  </pic:nvPicPr>
                  <pic:blipFill>
                    <a:blip r:embed="rId14"/>
                    <a:stretch>
                      <a:fillRect/>
                    </a:stretch>
                  </pic:blipFill>
                  <pic:spPr bwMode="auto">
                    <a:xfrm>
                      <a:off x="0" y="0"/>
                      <a:ext cx="3675888" cy="2203704"/>
                    </a:xfrm>
                    <a:prstGeom prst="rect">
                      <a:avLst/>
                    </a:prstGeom>
                    <a:noFill/>
                    <a:ln w="9525">
                      <a:noFill/>
                      <a:headEnd/>
                      <a:tailEnd/>
                    </a:ln>
                  </pic:spPr>
                </pic:pic>
              </a:graphicData>
            </a:graphic>
          </wp:inline>
        </w:drawing>
      </w:r>
    </w:p>
    <w:p w14:paraId="02070807" w14:textId="7B743D87" w:rsidR="00F6667A" w:rsidRPr="00F6667A" w:rsidRDefault="0036213F" w:rsidP="0036213F">
      <w:pPr>
        <w:pStyle w:val="Caption"/>
        <w:rPr>
          <w:w w:val="105"/>
        </w:rPr>
      </w:pPr>
      <w:bookmarkStart w:id="74" w:name="fig4"/>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4</w:t>
      </w:r>
      <w:r w:rsidR="00F6667A" w:rsidRPr="00F6667A">
        <w:rPr>
          <w:w w:val="105"/>
        </w:rPr>
        <w:fldChar w:fldCharType="end"/>
      </w:r>
      <w:r w:rsidR="00F6667A" w:rsidRPr="00F6667A">
        <w:rPr>
          <w:w w:val="105"/>
        </w:rPr>
        <w:t xml:space="preserve">: </w:t>
      </w:r>
      <w:bookmarkEnd w:id="74"/>
      <w:r w:rsidR="00F6667A" w:rsidRPr="00F6667A">
        <w:rPr>
          <w:w w:val="105"/>
        </w:rPr>
        <w:t>Stijghoogte langs</w:t>
      </w:r>
      <w:ins w:id="75" w:author="David Simpson" w:date="2026-02-11T21:01:00Z" w16du:dateUtc="2026-02-11T20:01:00Z">
        <w:r w:rsidR="00496AAF">
          <w:rPr>
            <w:w w:val="105"/>
          </w:rPr>
          <w:t xml:space="preserve"> de</w:t>
        </w:r>
      </w:ins>
      <w:r w:rsidR="00F6667A" w:rsidRPr="00F6667A">
        <w:rPr>
          <w:w w:val="105"/>
        </w:rPr>
        <w:t xml:space="preserve"> top en basis van het watervoerend pakket voor de situatie met alleen de contractiestroming (</w:t>
      </w:r>
      <w:r w:rsidR="00BE39B6">
        <w:t>afbeelding</w:t>
      </w:r>
      <w:r w:rsidR="00FE63EC">
        <w:t xml:space="preserve"> </w:t>
      </w:r>
      <w:r w:rsidR="00F6667A" w:rsidRPr="00F6667A">
        <w:rPr>
          <w:w w:val="105"/>
        </w:rPr>
        <w:t>2e), samen met de benadering. Voor de twee bollen zie het eind van</w:t>
      </w:r>
      <w:r w:rsidR="003A3C28">
        <w:rPr>
          <w:w w:val="105"/>
        </w:rPr>
        <w:t xml:space="preserve"> </w:t>
      </w:r>
      <w:r w:rsidR="00F6667A" w:rsidRPr="00F6667A">
        <w:rPr>
          <w:w w:val="105"/>
        </w:rPr>
        <w:t>sectie</w:t>
      </w:r>
      <w:r w:rsidR="003A3C28">
        <w:rPr>
          <w:w w:val="105"/>
        </w:rPr>
        <w:t xml:space="preserve"> “De echte doorsnede van Ernst” verderop</w:t>
      </w:r>
      <w:r w:rsidR="00F6667A" w:rsidRPr="00F6667A">
        <w:rPr>
          <w:w w:val="105"/>
        </w:rPr>
        <w:t>.</w:t>
      </w:r>
    </w:p>
    <w:p w14:paraId="7FC9C391" w14:textId="77777777" w:rsidR="00F6667A" w:rsidRPr="00F6667A" w:rsidRDefault="00F6667A" w:rsidP="001330C4">
      <w:pPr>
        <w:pStyle w:val="Kop1"/>
        <w:rPr>
          <w:w w:val="105"/>
        </w:rPr>
      </w:pPr>
      <w:bookmarkStart w:id="76" w:name="verticale-anisotropie"/>
      <w:r w:rsidRPr="00F6667A">
        <w:rPr>
          <w:w w:val="105"/>
        </w:rPr>
        <w:t>Verticale anisotropie</w:t>
      </w:r>
    </w:p>
    <w:p w14:paraId="7A6099D1" w14:textId="251C7E9F" w:rsidR="00F6667A" w:rsidRPr="00F6667A" w:rsidRDefault="00F6667A" w:rsidP="00F6667A">
      <w:pPr>
        <w:pStyle w:val="Normaal"/>
      </w:pPr>
      <w:r w:rsidRPr="00F6667A">
        <w:t xml:space="preserve">Verticale anisotropie komt algemeen voor, en dikwijls wordt de verhouding tussen </w:t>
      </w:r>
      <m:oMath>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oMath>
      <w:r w:rsidRPr="00F6667A">
        <w:t xml:space="preserve"> in de orde van 10 geraamd. Hoewel dit grote gevolgen heeft voor de stroomlijnen contractie en het bereik waarover deze de stijghoogte beïnvloedt, wordt daar in de praktijk zelden echt rekening mee gehouden. Zo kan de verticale anisotropie deze reikwijdte met factoren vergroten, waardoor bijvoorbeeld de verlaging in waarnemingsputten bij pompproeven verkeerd wordt geïnterpreteerd. De procedure bij anisotropie evenwijdig aan de coördinaatassen, de verticale anisotropie, is altijd als volgt: 1) Verschaal de </w:t>
      </w:r>
      <m:oMath>
        <m:r>
          <w:rPr>
            <w:rFonts w:ascii="Cambria Math" w:hAnsi="Cambria Math"/>
          </w:rPr>
          <m:t>x</m:t>
        </m:r>
      </m:oMath>
      <w:r w:rsidRPr="00F6667A">
        <w:t xml:space="preserve">- en de </w:t>
      </w:r>
      <m:oMath>
        <m:r>
          <w:rPr>
            <w:rFonts w:ascii="Cambria Math" w:hAnsi="Cambria Math"/>
          </w:rPr>
          <m:t>z</m:t>
        </m:r>
      </m:oMath>
      <w:r w:rsidRPr="00F6667A">
        <w:t>-as zodanig dat de doorsnede isotroop wordt. 2) Voer all</w:t>
      </w:r>
      <w:ins w:id="77" w:author="David Simpson" w:date="2026-02-11T21:02:00Z" w16du:dateUtc="2026-02-11T20:02:00Z">
        <w:r w:rsidR="00496AAF">
          <w:t>e</w:t>
        </w:r>
      </w:ins>
      <w:r w:rsidRPr="00F6667A">
        <w:t xml:space="preserve"> berekeningen in de isotrope doorsnede uit en 3) schaal terug voor de visualisatie. Of: A) kies een netwerk van </w:t>
      </w:r>
      <m:oMath>
        <m:r>
          <w:rPr>
            <w:rFonts w:ascii="Cambria Math" w:hAnsi="Cambria Math"/>
          </w:rPr>
          <m:t>x</m:t>
        </m:r>
        <m:r>
          <m:rPr>
            <m:sty m:val="p"/>
          </m:rPr>
          <w:rPr>
            <w:rFonts w:ascii="Cambria Math" w:hAnsi="Cambria Math"/>
          </w:rPr>
          <m:t>-</m:t>
        </m:r>
      </m:oMath>
      <w:r w:rsidRPr="00F6667A">
        <w:t xml:space="preserve"> en </w:t>
      </w:r>
      <m:oMath>
        <m:r>
          <w:rPr>
            <w:rFonts w:ascii="Cambria Math" w:hAnsi="Cambria Math"/>
          </w:rPr>
          <m:t>z</m:t>
        </m:r>
        <m:r>
          <m:rPr>
            <m:sty m:val="p"/>
          </m:rPr>
          <w:rPr>
            <w:rFonts w:ascii="Cambria Math" w:hAnsi="Cambria Math"/>
          </w:rPr>
          <m:t>-</m:t>
        </m:r>
      </m:oMath>
      <w:r w:rsidRPr="00F6667A">
        <w:t>coördinaten in de doorsnede, B) schaal die zodat de doorsnede isotroop is. C) Bereken</w:t>
      </w:r>
      <w:del w:id="78" w:author="David Simpson" w:date="2026-02-11T21:02:00Z" w16du:dateUtc="2026-02-11T20:02:00Z">
        <w:r w:rsidRPr="00F6667A" w:rsidDel="00496AAF">
          <w:delText xml:space="preserve"> is</w:delText>
        </w:r>
      </w:del>
      <w:r w:rsidRPr="00F6667A">
        <w:t xml:space="preserve"> </w:t>
      </w:r>
      <w:ins w:id="79" w:author="David Simpson" w:date="2026-02-11T21:02:00Z" w16du:dateUtc="2026-02-11T20:02:00Z">
        <w:r w:rsidR="00496AAF">
          <w:t xml:space="preserve">in </w:t>
        </w:r>
      </w:ins>
      <w:r w:rsidRPr="00F6667A">
        <w:t>de isotrope doorsnede de stijghoogten en stroomfunctiewaarden uit op de knooppunten van dat verschaalde netwerk en D) contour deze stijghoogten en stroomfunctie vervolgens op het originele coördinatennetwerk.</w:t>
      </w:r>
    </w:p>
    <w:p w14:paraId="66F9E8C6" w14:textId="29C5D728" w:rsidR="00F6667A" w:rsidRPr="00F6667A" w:rsidRDefault="00F6667A" w:rsidP="00F6667A">
      <w:pPr>
        <w:pStyle w:val="Normaal"/>
      </w:pPr>
      <w:r w:rsidRPr="00F6667A">
        <w:t xml:space="preserve">In </w:t>
      </w:r>
      <w:r w:rsidR="00BE39B6">
        <w:t>afbeelding</w:t>
      </w:r>
      <w:r w:rsidR="00FE63EC">
        <w:t xml:space="preserve"> </w:t>
      </w:r>
      <w:hyperlink w:anchor="fig:Doorsnede-anisotroop">
        <w:r w:rsidRPr="00F6667A">
          <w:rPr>
            <w:rStyle w:val="Hyperlink"/>
            <w:rFonts w:cs="Trebuchet MS"/>
          </w:rPr>
          <w:t>5</w:t>
        </w:r>
      </w:hyperlink>
      <w:r w:rsidRPr="00F6667A">
        <w:t xml:space="preserve"> is dit uitgewerkt voor dezelfde doorsnede als </w:t>
      </w:r>
      <w:r w:rsidR="00BE39B6">
        <w:t>afbeelding</w:t>
      </w:r>
      <w:r w:rsidR="00FE63EC">
        <w:t xml:space="preserve"> </w:t>
      </w:r>
      <w:r w:rsidRPr="00F6667A">
        <w:t xml:space="preserve">2 maar nu is verondersteld dat de verticale doorlatendheid </w:t>
      </w:r>
      <m:oMath>
        <m:sSub>
          <m:sSubPr>
            <m:ctrlPr>
              <w:rPr>
                <w:rFonts w:ascii="Cambria Math" w:hAnsi="Cambria Math"/>
              </w:rPr>
            </m:ctrlPr>
          </m:sSubPr>
          <m:e>
            <m:r>
              <w:rPr>
                <w:rFonts w:ascii="Cambria Math" w:hAnsi="Cambria Math"/>
              </w:rPr>
              <m:t>k</m:t>
            </m:r>
          </m:e>
          <m:sub>
            <m:r>
              <w:rPr>
                <w:rFonts w:ascii="Cambria Math" w:hAnsi="Cambria Math"/>
              </w:rPr>
              <m:t>z</m:t>
            </m:r>
          </m:sub>
        </m:sSub>
      </m:oMath>
      <w:r w:rsidRPr="00F6667A">
        <w:t xml:space="preserve"> een factor 9 keer zo klein is als de horizontale </w:t>
      </w:r>
      <m:oMath>
        <m:sSub>
          <m:sSubPr>
            <m:ctrlPr>
              <w:rPr>
                <w:rFonts w:ascii="Cambria Math" w:hAnsi="Cambria Math"/>
              </w:rPr>
            </m:ctrlPr>
          </m:sSubPr>
          <m:e>
            <m:r>
              <w:rPr>
                <w:rFonts w:ascii="Cambria Math" w:hAnsi="Cambria Math"/>
              </w:rPr>
              <m:t>k</m:t>
            </m:r>
          </m:e>
          <m:sub>
            <m:r>
              <w:rPr>
                <w:rFonts w:ascii="Cambria Math" w:hAnsi="Cambria Math"/>
              </w:rPr>
              <m:t>x</m:t>
            </m:r>
          </m:sub>
        </m:sSub>
      </m:oMath>
      <w:r w:rsidRPr="00F6667A">
        <w:t xml:space="preserve"> dus </w:t>
      </w:r>
      <m:oMath>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m:t>
        </m:r>
        <m:r>
          <w:rPr>
            <w:rFonts w:ascii="Cambria Math" w:hAnsi="Cambria Math"/>
          </w:rPr>
          <m:t>9</m:t>
        </m:r>
        <m:r>
          <w:del w:id="80" w:author="David Simpson" w:date="2026-02-11T21:03:00Z" w16du:dateUtc="2026-02-11T20:03:00Z">
            <m:rPr>
              <m:sty m:val="p"/>
            </m:rPr>
            <w:rPr>
              <w:rFonts w:ascii="Cambria Math" w:hAnsi="Cambria Math"/>
            </w:rPr>
            <m:t>.</m:t>
          </w:del>
        </m:r>
      </m:oMath>
      <w:del w:id="81" w:author="David Simpson" w:date="2026-02-11T21:03:00Z" w16du:dateUtc="2026-02-11T20:03:00Z">
        <w:r w:rsidRPr="00F6667A" w:rsidDel="00496AAF">
          <w:delText xml:space="preserve"> </w:delText>
        </w:r>
      </w:del>
      <w:ins w:id="82" w:author="David Simpson" w:date="2026-02-11T21:03:00Z" w16du:dateUtc="2026-02-11T20:03:00Z">
        <w:r w:rsidR="00496AAF">
          <w:t>, wat een realistische waarde is</w:t>
        </w:r>
      </w:ins>
      <w:ins w:id="83" w:author="David Simpson" w:date="2026-02-11T21:04:00Z" w16du:dateUtc="2026-02-11T20:04:00Z">
        <w:r w:rsidR="00496AAF">
          <w:t xml:space="preserve"> voor veel watervoerende </w:t>
        </w:r>
      </w:ins>
      <w:ins w:id="84" w:author="David Simpson" w:date="2026-02-11T21:03:00Z" w16du:dateUtc="2026-02-11T20:03:00Z">
        <w:r w:rsidR="00496AAF">
          <w:t xml:space="preserve">pakketten. </w:t>
        </w:r>
      </w:ins>
      <w:r w:rsidRPr="00F6667A">
        <w:t xml:space="preserve">De verschaling loopt als volgt. Eerst stappen we over op de doorlatendheid van de isotrope doorsnede: </w:t>
      </w:r>
      <m:oMath>
        <m:r>
          <w:rPr>
            <w:rFonts w:ascii="Cambria Math" w:hAnsi="Cambria Math"/>
          </w:rPr>
          <m:t>k</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x</m:t>
                </m:r>
              </m:sub>
            </m:sSub>
            <m:sSub>
              <m:sSubPr>
                <m:ctrlPr>
                  <w:rPr>
                    <w:rFonts w:ascii="Cambria Math" w:hAnsi="Cambria Math"/>
                  </w:rPr>
                </m:ctrlPr>
              </m:sSubPr>
              <m:e>
                <m:r>
                  <w:rPr>
                    <w:rFonts w:ascii="Cambria Math" w:hAnsi="Cambria Math"/>
                  </w:rPr>
                  <m:t>k</m:t>
                </m:r>
              </m:e>
              <m:sub>
                <m:r>
                  <w:rPr>
                    <w:rFonts w:ascii="Cambria Math" w:hAnsi="Cambria Math"/>
                  </w:rPr>
                  <m:t>z</m:t>
                </m:r>
              </m:sub>
            </m:sSub>
          </m:e>
        </m:ra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k</m:t>
            </m:r>
          </m:e>
          <m:sub>
            <m:r>
              <w:rPr>
                <w:rFonts w:ascii="Cambria Math" w:hAnsi="Cambria Math"/>
              </w:rPr>
              <m:t>z</m:t>
            </m:r>
          </m:sub>
        </m:sSub>
      </m:oMath>
      <w:r w:rsidRPr="00F6667A">
        <w:t xml:space="preserve">. De horizontale as van de originele anisotrope doorsnede wordt hierdoor ingedrukt met een factor </w:t>
      </w:r>
      <m:oMath>
        <m:rad>
          <m:radPr>
            <m:degHide m:val="1"/>
            <m:ctrlPr>
              <w:rPr>
                <w:rFonts w:ascii="Cambria Math" w:hAnsi="Cambria Math"/>
              </w:rPr>
            </m:ctrlPr>
          </m:radPr>
          <m:deg/>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e>
        </m:rad>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oMath>
      <w:r w:rsidRPr="00F6667A">
        <w:t xml:space="preserve"> en de verticale wordt hierdoor opgerekt met de factor </w:t>
      </w:r>
      <m:oMath>
        <m:rad>
          <m:radPr>
            <m:degHide m:val="1"/>
            <m:ctrlPr>
              <w:rPr>
                <w:rFonts w:ascii="Cambria Math" w:hAnsi="Cambria Math"/>
              </w:rPr>
            </m:ctrlPr>
          </m:radPr>
          <m:deg/>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e>
        </m:rad>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oMath>
      <w:r w:rsidRPr="00F6667A">
        <w:t>. De doorsnede wordt hierdoor isotroop (</w:t>
      </w:r>
      <w:r w:rsidR="00BE39B6">
        <w:t>afbeelding</w:t>
      </w:r>
      <w:r w:rsidR="00FE63EC">
        <w:t xml:space="preserve"> </w:t>
      </w:r>
      <w:hyperlink w:anchor="fig:Doorsnede-anisotroop">
        <w:r w:rsidRPr="00F6667A">
          <w:rPr>
            <w:rStyle w:val="Hyperlink"/>
            <w:rFonts w:cs="Trebuchet MS"/>
          </w:rPr>
          <w:t>5</w:t>
        </w:r>
      </w:hyperlink>
      <w:r w:rsidRPr="00F6667A">
        <w:t xml:space="preserve">, boven). Vervolgens worden alle berekeningen in deze isotrope doorsnede uitgevoerd (en gecontourd). Het resultaat is het stelsel stijghoogte- en stroomlijnen in </w:t>
      </w:r>
      <w:r w:rsidR="00BE39B6">
        <w:t>afbeelding</w:t>
      </w:r>
      <w:r w:rsidR="00FE63EC">
        <w:t xml:space="preserve"> </w:t>
      </w:r>
      <w:hyperlink w:anchor="fig:Doorsnede-anisotroop">
        <w:r w:rsidRPr="00F6667A">
          <w:rPr>
            <w:rStyle w:val="Hyperlink"/>
            <w:rFonts w:cs="Trebuchet MS"/>
          </w:rPr>
          <w:t>5</w:t>
        </w:r>
      </w:hyperlink>
      <w:r w:rsidRPr="00F6667A">
        <w:t xml:space="preserve"> boven. Tenslotte word</w:t>
      </w:r>
      <w:ins w:id="85" w:author="David Simpson" w:date="2026-02-11T21:05:00Z" w16du:dateUtc="2026-02-11T20:05:00Z">
        <w:r w:rsidR="00496AAF">
          <w:t>t</w:t>
        </w:r>
      </w:ins>
      <w:del w:id="86" w:author="David Simpson" w:date="2026-02-11T21:05:00Z" w16du:dateUtc="2026-02-11T20:05:00Z">
        <w:r w:rsidRPr="00F6667A" w:rsidDel="00496AAF">
          <w:delText>en</w:delText>
        </w:r>
      </w:del>
      <w:r w:rsidRPr="00F6667A">
        <w:t xml:space="preserve"> </w:t>
      </w:r>
      <w:del w:id="87" w:author="David Simpson" w:date="2026-02-11T21:05:00Z" w16du:dateUtc="2026-02-11T20:05:00Z">
        <w:r w:rsidRPr="00F6667A" w:rsidDel="00496AAF">
          <w:delText xml:space="preserve">worden </w:delText>
        </w:r>
      </w:del>
      <w:r w:rsidRPr="00F6667A">
        <w:t xml:space="preserve">in de bovenste figuur in </w:t>
      </w:r>
      <w:r w:rsidR="00BE39B6">
        <w:t>afbeelding</w:t>
      </w:r>
      <w:r w:rsidR="00FE63EC">
        <w:t xml:space="preserve"> </w:t>
      </w:r>
      <w:hyperlink w:anchor="fig:Doorsnede-anisotroop">
        <w:r w:rsidRPr="00F6667A">
          <w:rPr>
            <w:rStyle w:val="Hyperlink"/>
            <w:rFonts w:cs="Trebuchet MS"/>
          </w:rPr>
          <w:t>5</w:t>
        </w:r>
      </w:hyperlink>
      <w:r w:rsidRPr="00F6667A">
        <w:t xml:space="preserve"> nog een keer gecontourd op het originele netwerk met als resultaat de onderste figuur van </w:t>
      </w:r>
      <w:r w:rsidR="00BE39B6">
        <w:t>afbeelding</w:t>
      </w:r>
      <w:r w:rsidR="00FE63EC">
        <w:t xml:space="preserve"> </w:t>
      </w:r>
      <w:hyperlink w:anchor="fig:Doorsnede-anisotroop">
        <w:r w:rsidRPr="00F6667A">
          <w:rPr>
            <w:rStyle w:val="Hyperlink"/>
            <w:rFonts w:cs="Trebuchet MS"/>
          </w:rPr>
          <w:t>5</w:t>
        </w:r>
      </w:hyperlink>
      <w:r w:rsidRPr="00F6667A">
        <w:t>.</w:t>
      </w:r>
    </w:p>
    <w:p w14:paraId="1C63EBE4" w14:textId="77777777" w:rsidR="00F6667A" w:rsidRPr="00F6667A" w:rsidRDefault="00F6667A" w:rsidP="00F6667A">
      <w:pPr>
        <w:pStyle w:val="Normaal"/>
      </w:pPr>
      <w:r w:rsidRPr="00F6667A">
        <w:rPr>
          <w:noProof/>
        </w:rPr>
        <w:drawing>
          <wp:inline distT="0" distB="0" distL="0" distR="0" wp14:anchorId="27D75548" wp14:editId="3DBE29A2">
            <wp:extent cx="3859590" cy="2805881"/>
            <wp:effectExtent l="0" t="0" r="1270" b="1270"/>
            <wp:docPr id="1514946804" name="Picture" descr="[fig:Doorsnede-anisotroop]Doorsnede van Afb.2 maar met k_{x}/k_{z}=9 zodat k\sqrt{k_{x}k_{z}}=k_{x}/3=3k_{z}. Boven: isotroop gemaakte doorsnede door indrukken van de x-as met factor \sqrt{k/k_{x}}=1/\sqrt{3} en oprekken van de z-as met factor \sqrt{k/k_{z}}=\sqrt{3}. In deze isotrope doorsnede zijn de stijghoogten en stroomfunctiewaarden berekend en gecontourd. Onder: De contourlijnen van de potentiaal en e stroomfunctie uit de bovenste figuur getekend op het onverschaalde coördinatennetwerk in de originele doorsnede. Voor het gemak is x=0 nu bij de onttrekking gelegd en loopt de doorsnede naar rechts d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4_Users_Theo_Entiteiten_Hygea_2022-AGT_Coding_images_Partial_penetration_analytic_aniso.png"/>
                    <pic:cNvPicPr>
                      <a:picLocks noChangeAspect="1" noChangeArrowheads="1"/>
                    </pic:cNvPicPr>
                  </pic:nvPicPr>
                  <pic:blipFill rotWithShape="1">
                    <a:blip r:embed="rId15"/>
                    <a:srcRect l="5338" r="5955" b="8912"/>
                    <a:stretch>
                      <a:fillRect/>
                    </a:stretch>
                  </pic:blipFill>
                  <pic:spPr bwMode="auto">
                    <a:xfrm>
                      <a:off x="0" y="0"/>
                      <a:ext cx="3861022" cy="2806922"/>
                    </a:xfrm>
                    <a:prstGeom prst="rect">
                      <a:avLst/>
                    </a:prstGeom>
                    <a:noFill/>
                    <a:ln>
                      <a:noFill/>
                    </a:ln>
                    <a:extLst>
                      <a:ext uri="{53640926-AAD7-44D8-BBD7-CCE9431645EC}">
                        <a14:shadowObscured xmlns:a14="http://schemas.microsoft.com/office/drawing/2010/main"/>
                      </a:ext>
                    </a:extLst>
                  </pic:spPr>
                </pic:pic>
              </a:graphicData>
            </a:graphic>
          </wp:inline>
        </w:drawing>
      </w:r>
    </w:p>
    <w:p w14:paraId="405D5C40" w14:textId="57E26B1D" w:rsidR="00F6667A" w:rsidRPr="00F6667A" w:rsidRDefault="0036213F" w:rsidP="0036213F">
      <w:pPr>
        <w:pStyle w:val="Caption"/>
        <w:rPr>
          <w:w w:val="105"/>
        </w:rPr>
      </w:pPr>
      <w:bookmarkStart w:id="88" w:name="fig5"/>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5</w:t>
      </w:r>
      <w:r w:rsidR="00F6667A" w:rsidRPr="00F6667A">
        <w:rPr>
          <w:w w:val="105"/>
        </w:rPr>
        <w:fldChar w:fldCharType="end"/>
      </w:r>
      <w:r w:rsidR="00F6667A" w:rsidRPr="00F6667A">
        <w:rPr>
          <w:w w:val="105"/>
        </w:rPr>
        <w:t xml:space="preserve">: </w:t>
      </w:r>
      <w:bookmarkEnd w:id="88"/>
      <w:r w:rsidR="00F6667A" w:rsidRPr="00F6667A">
        <w:rPr>
          <w:w w:val="105"/>
        </w:rPr>
        <w:t xml:space="preserve">Doorsnede van </w:t>
      </w:r>
      <w:r w:rsidR="00BE39B6">
        <w:t>afbeelding</w:t>
      </w:r>
      <w:r w:rsidR="00FE63EC">
        <w:t xml:space="preserve"> </w:t>
      </w:r>
      <w:r w:rsidR="00F6667A" w:rsidRPr="00F6667A">
        <w:rPr>
          <w:w w:val="105"/>
        </w:rPr>
        <w:t xml:space="preserve">2 maar met </w:t>
      </w:r>
      <m:oMath>
        <m:sSub>
          <m:sSubPr>
            <m:ctrlPr>
              <w:rPr>
                <w:rFonts w:ascii="Cambria Math" w:hAnsi="Cambria Math"/>
                <w:w w:val="105"/>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w w:val="105"/>
              </w:rPr>
            </m:ctrlPr>
          </m:sSubPr>
          <m:e>
            <m:r>
              <w:rPr>
                <w:rFonts w:ascii="Cambria Math" w:hAnsi="Cambria Math"/>
              </w:rPr>
              <m:t>k</m:t>
            </m:r>
          </m:e>
          <m:sub>
            <m:r>
              <w:rPr>
                <w:rFonts w:ascii="Cambria Math" w:hAnsi="Cambria Math"/>
              </w:rPr>
              <m:t>z</m:t>
            </m:r>
          </m:sub>
        </m:sSub>
        <m:r>
          <w:rPr>
            <w:rFonts w:ascii="Cambria Math" w:hAnsi="Cambria Math"/>
          </w:rPr>
          <m:t>=9</m:t>
        </m:r>
      </m:oMath>
      <w:r w:rsidR="00F6667A" w:rsidRPr="00F6667A">
        <w:rPr>
          <w:w w:val="105"/>
        </w:rPr>
        <w:t xml:space="preserve"> zodat </w:t>
      </w:r>
      <m:oMath>
        <m:r>
          <w:rPr>
            <w:rFonts w:ascii="Cambria Math" w:hAnsi="Cambria Math"/>
          </w:rPr>
          <m:t>k</m:t>
        </m:r>
        <m:rad>
          <m:radPr>
            <m:degHide m:val="1"/>
            <m:ctrlPr>
              <w:rPr>
                <w:rFonts w:ascii="Cambria Math" w:hAnsi="Cambria Math"/>
                <w:w w:val="105"/>
              </w:rPr>
            </m:ctrlPr>
          </m:radPr>
          <m:deg/>
          <m:e>
            <m:sSub>
              <m:sSubPr>
                <m:ctrlPr>
                  <w:rPr>
                    <w:rFonts w:ascii="Cambria Math" w:hAnsi="Cambria Math"/>
                    <w:w w:val="105"/>
                  </w:rPr>
                </m:ctrlPr>
              </m:sSubPr>
              <m:e>
                <m:r>
                  <w:rPr>
                    <w:rFonts w:ascii="Cambria Math" w:hAnsi="Cambria Math"/>
                  </w:rPr>
                  <m:t>k</m:t>
                </m:r>
              </m:e>
              <m:sub>
                <m:r>
                  <w:rPr>
                    <w:rFonts w:ascii="Cambria Math" w:hAnsi="Cambria Math"/>
                  </w:rPr>
                  <m:t>x</m:t>
                </m:r>
              </m:sub>
            </m:sSub>
            <m:sSub>
              <m:sSubPr>
                <m:ctrlPr>
                  <w:rPr>
                    <w:rFonts w:ascii="Cambria Math" w:hAnsi="Cambria Math"/>
                    <w:w w:val="105"/>
                  </w:rPr>
                </m:ctrlPr>
              </m:sSubPr>
              <m:e>
                <m:r>
                  <w:rPr>
                    <w:rFonts w:ascii="Cambria Math" w:hAnsi="Cambria Math"/>
                  </w:rPr>
                  <m:t>k</m:t>
                </m:r>
              </m:e>
              <m:sub>
                <m:r>
                  <w:rPr>
                    <w:rFonts w:ascii="Cambria Math" w:hAnsi="Cambria Math"/>
                  </w:rPr>
                  <m:t>z</m:t>
                </m:r>
              </m:sub>
            </m:sSub>
          </m:e>
        </m:rad>
        <m:r>
          <w:rPr>
            <w:rFonts w:ascii="Cambria Math" w:hAnsi="Cambria Math"/>
          </w:rPr>
          <m:t>=</m:t>
        </m:r>
        <m:sSub>
          <m:sSubPr>
            <m:ctrlPr>
              <w:rPr>
                <w:rFonts w:ascii="Cambria Math" w:hAnsi="Cambria Math"/>
                <w:w w:val="105"/>
              </w:rPr>
            </m:ctrlPr>
          </m:sSubPr>
          <m:e>
            <m:r>
              <w:rPr>
                <w:rFonts w:ascii="Cambria Math" w:hAnsi="Cambria Math"/>
              </w:rPr>
              <m:t>k</m:t>
            </m:r>
          </m:e>
          <m:sub>
            <m:r>
              <w:rPr>
                <w:rFonts w:ascii="Cambria Math" w:hAnsi="Cambria Math"/>
              </w:rPr>
              <m:t>x</m:t>
            </m:r>
          </m:sub>
        </m:sSub>
        <m:r>
          <w:rPr>
            <w:rFonts w:ascii="Cambria Math" w:hAnsi="Cambria Math"/>
          </w:rPr>
          <m:t>/3=3</m:t>
        </m:r>
        <m:sSub>
          <m:sSubPr>
            <m:ctrlPr>
              <w:rPr>
                <w:rFonts w:ascii="Cambria Math" w:hAnsi="Cambria Math"/>
                <w:w w:val="105"/>
              </w:rPr>
            </m:ctrlPr>
          </m:sSubPr>
          <m:e>
            <m:r>
              <w:rPr>
                <w:rFonts w:ascii="Cambria Math" w:hAnsi="Cambria Math"/>
              </w:rPr>
              <m:t>k</m:t>
            </m:r>
          </m:e>
          <m:sub>
            <m:r>
              <w:rPr>
                <w:rFonts w:ascii="Cambria Math" w:hAnsi="Cambria Math"/>
              </w:rPr>
              <m:t>z</m:t>
            </m:r>
          </m:sub>
        </m:sSub>
      </m:oMath>
      <w:r w:rsidR="00F6667A" w:rsidRPr="00F6667A">
        <w:rPr>
          <w:w w:val="105"/>
        </w:rPr>
        <w:t xml:space="preserve">. Boven: isotroop gemaakte doorsnede door indrukken van de </w:t>
      </w:r>
      <m:oMath>
        <m:r>
          <w:rPr>
            <w:rFonts w:ascii="Cambria Math" w:hAnsi="Cambria Math"/>
          </w:rPr>
          <m:t>x</m:t>
        </m:r>
      </m:oMath>
      <w:r w:rsidR="00F6667A" w:rsidRPr="00F6667A">
        <w:rPr>
          <w:w w:val="105"/>
        </w:rPr>
        <w:t xml:space="preserve">-as met factor </w:t>
      </w:r>
      <m:oMath>
        <m:rad>
          <m:radPr>
            <m:degHide m:val="1"/>
            <m:ctrlPr>
              <w:rPr>
                <w:rFonts w:ascii="Cambria Math" w:hAnsi="Cambria Math"/>
                <w:w w:val="105"/>
              </w:rPr>
            </m:ctrlPr>
          </m:radPr>
          <m:deg/>
          <m:e>
            <m:r>
              <w:rPr>
                <w:rFonts w:ascii="Cambria Math" w:hAnsi="Cambria Math"/>
              </w:rPr>
              <m:t>k/</m:t>
            </m:r>
            <m:sSub>
              <m:sSubPr>
                <m:ctrlPr>
                  <w:rPr>
                    <w:rFonts w:ascii="Cambria Math" w:hAnsi="Cambria Math"/>
                    <w:w w:val="105"/>
                  </w:rPr>
                </m:ctrlPr>
              </m:sSubPr>
              <m:e>
                <m:r>
                  <w:rPr>
                    <w:rFonts w:ascii="Cambria Math" w:hAnsi="Cambria Math"/>
                  </w:rPr>
                  <m:t>k</m:t>
                </m:r>
              </m:e>
              <m:sub>
                <m:r>
                  <w:rPr>
                    <w:rFonts w:ascii="Cambria Math" w:hAnsi="Cambria Math"/>
                  </w:rPr>
                  <m:t>x</m:t>
                </m:r>
              </m:sub>
            </m:sSub>
          </m:e>
        </m:rad>
        <m:r>
          <w:rPr>
            <w:rFonts w:ascii="Cambria Math" w:hAnsi="Cambria Math"/>
          </w:rPr>
          <m:t>=1/</m:t>
        </m:r>
        <m:rad>
          <m:radPr>
            <m:degHide m:val="1"/>
            <m:ctrlPr>
              <w:rPr>
                <w:rFonts w:ascii="Cambria Math" w:hAnsi="Cambria Math"/>
                <w:w w:val="105"/>
              </w:rPr>
            </m:ctrlPr>
          </m:radPr>
          <m:deg/>
          <m:e>
            <m:r>
              <w:rPr>
                <w:rFonts w:ascii="Cambria Math" w:hAnsi="Cambria Math"/>
              </w:rPr>
              <m:t>3</m:t>
            </m:r>
          </m:e>
        </m:rad>
      </m:oMath>
      <w:r w:rsidR="00F6667A" w:rsidRPr="00F6667A">
        <w:rPr>
          <w:w w:val="105"/>
        </w:rPr>
        <w:t xml:space="preserve"> en oprekken van de </w:t>
      </w:r>
      <m:oMath>
        <m:r>
          <w:rPr>
            <w:rFonts w:ascii="Cambria Math" w:hAnsi="Cambria Math"/>
          </w:rPr>
          <m:t>z</m:t>
        </m:r>
      </m:oMath>
      <w:r w:rsidR="00F6667A" w:rsidRPr="00F6667A">
        <w:rPr>
          <w:w w:val="105"/>
        </w:rPr>
        <w:t xml:space="preserve">-as met factor </w:t>
      </w:r>
      <m:oMath>
        <m:rad>
          <m:radPr>
            <m:degHide m:val="1"/>
            <m:ctrlPr>
              <w:rPr>
                <w:rFonts w:ascii="Cambria Math" w:hAnsi="Cambria Math"/>
                <w:w w:val="105"/>
              </w:rPr>
            </m:ctrlPr>
          </m:radPr>
          <m:deg/>
          <m:e>
            <m:r>
              <w:rPr>
                <w:rFonts w:ascii="Cambria Math" w:hAnsi="Cambria Math"/>
              </w:rPr>
              <m:t>k/</m:t>
            </m:r>
            <m:sSub>
              <m:sSubPr>
                <m:ctrlPr>
                  <w:rPr>
                    <w:rFonts w:ascii="Cambria Math" w:hAnsi="Cambria Math"/>
                    <w:w w:val="105"/>
                  </w:rPr>
                </m:ctrlPr>
              </m:sSubPr>
              <m:e>
                <m:r>
                  <w:rPr>
                    <w:rFonts w:ascii="Cambria Math" w:hAnsi="Cambria Math"/>
                  </w:rPr>
                  <m:t>k</m:t>
                </m:r>
              </m:e>
              <m:sub>
                <m:r>
                  <w:rPr>
                    <w:rFonts w:ascii="Cambria Math" w:hAnsi="Cambria Math"/>
                  </w:rPr>
                  <m:t>z</m:t>
                </m:r>
              </m:sub>
            </m:sSub>
          </m:e>
        </m:rad>
        <m:r>
          <w:rPr>
            <w:rFonts w:ascii="Cambria Math" w:hAnsi="Cambria Math"/>
          </w:rPr>
          <m:t>=</m:t>
        </m:r>
        <m:rad>
          <m:radPr>
            <m:degHide m:val="1"/>
            <m:ctrlPr>
              <w:rPr>
                <w:rFonts w:ascii="Cambria Math" w:hAnsi="Cambria Math"/>
                <w:w w:val="105"/>
              </w:rPr>
            </m:ctrlPr>
          </m:radPr>
          <m:deg/>
          <m:e>
            <m:r>
              <w:rPr>
                <w:rFonts w:ascii="Cambria Math" w:hAnsi="Cambria Math"/>
              </w:rPr>
              <m:t>3</m:t>
            </m:r>
          </m:e>
        </m:rad>
      </m:oMath>
      <w:r w:rsidR="00F6667A" w:rsidRPr="00F6667A">
        <w:rPr>
          <w:w w:val="105"/>
        </w:rPr>
        <w:t xml:space="preserve">. In deze isotrope doorsnede zijn de stijghoogten en stroomfunctiewaarden berekend en gecontourd. Onder: De contourlijnen van de potentiaal en </w:t>
      </w:r>
      <w:ins w:id="89" w:author="David Simpson" w:date="2026-02-11T21:05:00Z" w16du:dateUtc="2026-02-11T20:05:00Z">
        <w:r w:rsidR="00496AAF">
          <w:rPr>
            <w:w w:val="105"/>
          </w:rPr>
          <w:t>d</w:t>
        </w:r>
      </w:ins>
      <w:r w:rsidR="00F6667A" w:rsidRPr="00F6667A">
        <w:rPr>
          <w:w w:val="105"/>
        </w:rPr>
        <w:t xml:space="preserve">e stroomfunctie uit de bovenste figuur getekend op het onverschaalde coördinatennetwerk in de originele doorsnede. Voor het gemak is </w:t>
      </w:r>
      <m:oMath>
        <m:r>
          <w:rPr>
            <w:rFonts w:ascii="Cambria Math" w:hAnsi="Cambria Math"/>
          </w:rPr>
          <m:t>x=0</m:t>
        </m:r>
      </m:oMath>
      <w:r w:rsidR="00F6667A" w:rsidRPr="00F6667A">
        <w:rPr>
          <w:w w:val="105"/>
        </w:rPr>
        <w:t xml:space="preserve"> nu bij de onttrekking gelegd en loopt de doorsnede naar rechts door.</w:t>
      </w:r>
    </w:p>
    <w:p w14:paraId="58A8D598" w14:textId="0C943383" w:rsidR="00F6667A" w:rsidRPr="00F6667A" w:rsidRDefault="00F6667A" w:rsidP="00F6667A">
      <w:pPr>
        <w:pStyle w:val="Normaal"/>
      </w:pPr>
      <w:r w:rsidRPr="00F6667A">
        <w:t>Hoe zit het nu met de verschaling van de radiale weerstand in vergelijking (</w:t>
      </w:r>
      <w:r w:rsidR="003A3C28">
        <w:t>19</w:t>
      </w:r>
      <w:r w:rsidRPr="00F6667A">
        <w:t xml:space="preserve">)? Nu komt het: Als we een sloot hebben met halve breedte </w:t>
      </w:r>
      <m:oMath>
        <m:r>
          <w:rPr>
            <w:rFonts w:ascii="Cambria Math" w:hAnsi="Cambria Math"/>
          </w:rPr>
          <m:t>r</m:t>
        </m:r>
      </m:oMath>
      <w:r w:rsidRPr="00F6667A">
        <w:t xml:space="preserve"> zodat op de rand </w:t>
      </w:r>
      <m:oMath>
        <m:r>
          <w:rPr>
            <w:rFonts w:ascii="Cambria Math" w:hAnsi="Cambria Math"/>
          </w:rPr>
          <m:t>x</m:t>
        </m:r>
        <m:r>
          <m:rPr>
            <m:sty m:val="p"/>
          </m:rPr>
          <w:rPr>
            <w:rFonts w:ascii="Cambria Math" w:hAnsi="Cambria Math"/>
          </w:rPr>
          <m:t>=</m:t>
        </m:r>
        <m:r>
          <w:rPr>
            <w:rFonts w:ascii="Cambria Math" w:hAnsi="Cambria Math"/>
          </w:rPr>
          <m:t>r</m:t>
        </m:r>
      </m:oMath>
      <w:r w:rsidRPr="00F6667A">
        <w:t xml:space="preserve"> dan verschalen we de </w:t>
      </w:r>
      <m:oMath>
        <m:r>
          <w:rPr>
            <w:rFonts w:ascii="Cambria Math" w:hAnsi="Cambria Math"/>
          </w:rPr>
          <m:t>x</m:t>
        </m:r>
      </m:oMath>
      <w:r w:rsidRPr="00F6667A">
        <w:t xml:space="preserve"> tot </w:t>
      </w:r>
      <m:oMath>
        <m:r>
          <w:rPr>
            <w:rFonts w:ascii="Cambria Math" w:hAnsi="Cambria Math"/>
          </w:rPr>
          <m:t>x</m:t>
        </m:r>
        <m:rad>
          <m:radPr>
            <m:degHide m:val="1"/>
            <m:ctrlPr>
              <w:rPr>
                <w:rFonts w:ascii="Cambria Math" w:hAnsi="Cambria Math"/>
              </w:rPr>
            </m:ctrlPr>
          </m:radPr>
          <m:deg/>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e>
        </m:rad>
      </m:oMath>
      <w:r w:rsidRPr="00F6667A">
        <w:t xml:space="preserve">. Met de </w:t>
      </w:r>
      <m:oMath>
        <m:r>
          <w:rPr>
            <w:rFonts w:ascii="Cambria Math" w:hAnsi="Cambria Math"/>
          </w:rPr>
          <m:t>D</m:t>
        </m:r>
      </m:oMath>
      <w:r w:rsidRPr="00F6667A">
        <w:t xml:space="preserve"> verschaald tot </w:t>
      </w:r>
      <m:oMath>
        <m:r>
          <w:rPr>
            <w:rFonts w:ascii="Cambria Math" w:hAnsi="Cambria Math"/>
          </w:rPr>
          <m:t>D</m:t>
        </m:r>
        <m:rad>
          <m:radPr>
            <m:degHide m:val="1"/>
            <m:ctrlPr>
              <w:rPr>
                <w:rFonts w:ascii="Cambria Math" w:hAnsi="Cambria Math"/>
              </w:rPr>
            </m:ctrlPr>
          </m:radPr>
          <m:deg/>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e>
        </m:rad>
      </m:oMath>
      <w:r w:rsidRPr="00F6667A">
        <w:t xml:space="preserve"> volgt dan</w:t>
      </w:r>
    </w:p>
    <w:p w14:paraId="601719F5" w14:textId="565FC436" w:rsidR="00F6667A" w:rsidRPr="00891EA1" w:rsidRDefault="00000000" w:rsidP="00D33D46">
      <w:pPr>
        <w:pStyle w:val="Equation"/>
        <w:rPr>
          <w:lang w:val="de-DE"/>
          <w:rPrChange w:id="90" w:author="David Simpson" w:date="2026-02-11T20:29:00Z" w16du:dateUtc="2026-02-11T19:29:00Z">
            <w:rPr/>
          </w:rPrChange>
        </w:rPr>
      </w:pPr>
      <m:oMath>
        <m:m>
          <m:mPr>
            <m:plcHide m:val="1"/>
            <m:mcs>
              <m:mc>
                <m:mcPr>
                  <m:count m:val="1"/>
                  <m:mcJc m:val="right"/>
                </m:mcPr>
              </m:mc>
              <m:mc>
                <m:mcPr>
                  <m:count m:val="1"/>
                  <m:mcJc m:val="left"/>
                </m:mcPr>
              </m:mc>
            </m:mcs>
            <m:ctrlPr>
              <w:rPr>
                <w:rFonts w:ascii="Cambria Math" w:hAnsi="Cambria Math"/>
              </w:rPr>
            </m:ctrlPr>
          </m:mPr>
          <m:mr>
            <m:e>
              <m:limLow>
                <m:limLowPr>
                  <m:ctrlPr>
                    <w:rPr>
                      <w:rFonts w:ascii="Cambria Math" w:hAnsi="Cambria Math"/>
                    </w:rPr>
                  </m:ctrlPr>
                </m:limLowPr>
                <m:e>
                  <m:r>
                    <m:rPr>
                      <m:nor/>
                    </m:rPr>
                    <w:rPr>
                      <w:lang w:val="de-DE"/>
                      <w:rPrChange w:id="91" w:author="David Simpson" w:date="2026-02-11T20:29:00Z" w16du:dateUtc="2026-02-11T19:29:00Z">
                        <w:rPr/>
                      </w:rPrChange>
                    </w:rPr>
                    <m:t>lim</m:t>
                  </m:r>
                </m:e>
                <m:lim>
                  <m:r>
                    <w:rPr>
                      <w:rFonts w:ascii="Cambria Math" w:hAnsi="Cambria Math"/>
                    </w:rPr>
                    <m:t>x</m:t>
                  </m:r>
                  <m:r>
                    <m:rPr>
                      <m:sty m:val="p"/>
                    </m:rPr>
                    <w:rPr>
                      <w:rFonts w:ascii="Cambria Math" w:hAnsi="Cambria Math"/>
                      <w:lang w:val="de-DE"/>
                      <w:rPrChange w:id="92" w:author="David Simpson" w:date="2026-02-11T20:29:00Z" w16du:dateUtc="2026-02-11T19:29:00Z">
                        <w:rPr>
                          <w:rFonts w:ascii="Cambria Math" w:hAnsi="Cambria Math"/>
                        </w:rPr>
                      </w:rPrChange>
                    </w:rPr>
                    <m:t>→</m:t>
                  </m:r>
                  <m:r>
                    <w:rPr>
                      <w:rFonts w:ascii="Cambria Math" w:hAnsi="Cambria Math"/>
                      <w:lang w:val="de-DE"/>
                      <w:rPrChange w:id="93" w:author="David Simpson" w:date="2026-02-11T20:29:00Z" w16du:dateUtc="2026-02-11T19:29:00Z">
                        <w:rPr>
                          <w:rFonts w:ascii="Cambria Math" w:hAnsi="Cambria Math"/>
                        </w:rPr>
                      </w:rPrChange>
                    </w:rPr>
                    <m:t>0</m:t>
                  </m:r>
                </m:lim>
              </m:limLow>
              <m:r>
                <w:rPr>
                  <w:rFonts w:ascii="Cambria Math" w:hAnsi="Cambria Math"/>
                </w:rPr>
                <m:t>ϕ</m:t>
              </m:r>
            </m:e>
            <m:e>
              <m:r>
                <m:rPr>
                  <m:sty m:val="p"/>
                </m:rPr>
                <w:rPr>
                  <w:rFonts w:ascii="Cambria Math" w:hAnsi="Cambria Math"/>
                  <w:lang w:val="de-DE"/>
                  <w:rPrChange w:id="94" w:author="David Simpson" w:date="2026-02-11T20:29:00Z" w16du:dateUtc="2026-02-11T19:29:00Z">
                    <w:rPr>
                      <w:rFonts w:ascii="Cambria Math" w:hAnsi="Cambria Math"/>
                    </w:rPr>
                  </w:rPrChange>
                </w:rPr>
                <m:t>≈</m:t>
              </m:r>
              <m:f>
                <m:fPr>
                  <m:ctrlPr>
                    <w:rPr>
                      <w:rFonts w:ascii="Cambria Math" w:hAnsi="Cambria Math"/>
                    </w:rPr>
                  </m:ctrlPr>
                </m:fPr>
                <m:num>
                  <m:r>
                    <w:rPr>
                      <w:rFonts w:ascii="Cambria Math" w:hAnsi="Cambria Math"/>
                      <w:lang w:val="de-DE"/>
                      <w:rPrChange w:id="95" w:author="David Simpson" w:date="2026-02-11T20:29:00Z" w16du:dateUtc="2026-02-11T19:29:00Z">
                        <w:rPr>
                          <w:rFonts w:ascii="Cambria Math" w:hAnsi="Cambria Math"/>
                        </w:rPr>
                      </w:rPrChange>
                    </w:rPr>
                    <m:t>2</m:t>
                  </m:r>
                  <m:r>
                    <w:rPr>
                      <w:rFonts w:ascii="Cambria Math" w:hAnsi="Cambria Math"/>
                    </w:rPr>
                    <m:t>Q</m:t>
                  </m:r>
                </m:num>
                <m:den>
                  <m:r>
                    <w:rPr>
                      <w:rFonts w:ascii="Cambria Math" w:hAnsi="Cambria Math"/>
                    </w:rPr>
                    <m:t>π</m:t>
                  </m:r>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x</m:t>
                          </m:r>
                        </m:sub>
                      </m:sSub>
                      <m:sSub>
                        <m:sSubPr>
                          <m:ctrlPr>
                            <w:rPr>
                              <w:rFonts w:ascii="Cambria Math" w:hAnsi="Cambria Math"/>
                            </w:rPr>
                          </m:ctrlPr>
                        </m:sSubPr>
                        <m:e>
                          <m:r>
                            <w:rPr>
                              <w:rFonts w:ascii="Cambria Math" w:hAnsi="Cambria Math"/>
                            </w:rPr>
                            <m:t>k</m:t>
                          </m:r>
                        </m:e>
                        <m:sub>
                          <m:r>
                            <w:rPr>
                              <w:rFonts w:ascii="Cambria Math" w:hAnsi="Cambria Math"/>
                            </w:rPr>
                            <m:t>z</m:t>
                          </m:r>
                        </m:sub>
                      </m:sSub>
                    </m:e>
                  </m:rad>
                </m:den>
              </m:f>
              <m:r>
                <m:rPr>
                  <m:nor/>
                </m:rPr>
                <w:rPr>
                  <w:lang w:val="de-DE"/>
                  <w:rPrChange w:id="96" w:author="David Simpson" w:date="2026-02-11T20:29:00Z" w16du:dateUtc="2026-02-11T19:29:00Z">
                    <w:rPr/>
                  </w:rPrChange>
                </w:rPr>
                <m:t>ln</m:t>
              </m:r>
              <m:d>
                <m:dPr>
                  <m:ctrlPr>
                    <w:rPr>
                      <w:rFonts w:ascii="Cambria Math" w:hAnsi="Cambria Math"/>
                    </w:rPr>
                  </m:ctrlPr>
                </m:dPr>
                <m:e>
                  <m:f>
                    <m:fPr>
                      <m:ctrlPr>
                        <w:rPr>
                          <w:rFonts w:ascii="Cambria Math" w:hAnsi="Cambria Math"/>
                        </w:rPr>
                      </m:ctrlPr>
                    </m:fPr>
                    <m:num>
                      <m:r>
                        <w:rPr>
                          <w:rFonts w:ascii="Cambria Math" w:hAnsi="Cambria Math"/>
                        </w:rPr>
                        <m:t>πx</m:t>
                      </m:r>
                      <m:rad>
                        <m:radPr>
                          <m:degHide m:val="1"/>
                          <m:ctrlPr>
                            <w:rPr>
                              <w:rFonts w:ascii="Cambria Math" w:hAnsi="Cambria Math"/>
                            </w:rPr>
                          </m:ctrlPr>
                        </m:radPr>
                        <m:deg/>
                        <m:e>
                          <m:r>
                            <w:rPr>
                              <w:rFonts w:ascii="Cambria Math" w:hAnsi="Cambria Math"/>
                            </w:rPr>
                            <m:t>k</m:t>
                          </m:r>
                          <m:r>
                            <m:rPr>
                              <m:sty m:val="p"/>
                            </m:rPr>
                            <w:rPr>
                              <w:rFonts w:ascii="Cambria Math" w:hAnsi="Cambria Math"/>
                              <w:lang w:val="de-DE"/>
                              <w:rPrChange w:id="97" w:author="David Simpson" w:date="2026-02-11T20:29:00Z" w16du:dateUtc="2026-02-11T19:29:00Z">
                                <w:rPr>
                                  <w:rFonts w:ascii="Cambria Math" w:hAnsi="Cambria Math"/>
                                </w:rPr>
                              </w:rPrChange>
                            </w:rPr>
                            <m:t>/</m:t>
                          </m:r>
                          <m:sSub>
                            <m:sSubPr>
                              <m:ctrlPr>
                                <w:rPr>
                                  <w:rFonts w:ascii="Cambria Math" w:hAnsi="Cambria Math"/>
                                </w:rPr>
                              </m:ctrlPr>
                            </m:sSubPr>
                            <m:e>
                              <m:r>
                                <w:rPr>
                                  <w:rFonts w:ascii="Cambria Math" w:hAnsi="Cambria Math"/>
                                </w:rPr>
                                <m:t>k</m:t>
                              </m:r>
                            </m:e>
                            <m:sub>
                              <m:r>
                                <w:rPr>
                                  <w:rFonts w:ascii="Cambria Math" w:hAnsi="Cambria Math"/>
                                </w:rPr>
                                <m:t>x</m:t>
                              </m:r>
                            </m:sub>
                          </m:sSub>
                        </m:e>
                      </m:rad>
                    </m:num>
                    <m:den>
                      <m:r>
                        <w:rPr>
                          <w:rFonts w:ascii="Cambria Math" w:hAnsi="Cambria Math"/>
                        </w:rPr>
                        <m:t>D</m:t>
                      </m:r>
                      <m:rad>
                        <m:radPr>
                          <m:degHide m:val="1"/>
                          <m:ctrlPr>
                            <w:rPr>
                              <w:rFonts w:ascii="Cambria Math" w:hAnsi="Cambria Math"/>
                            </w:rPr>
                          </m:ctrlPr>
                        </m:radPr>
                        <m:deg/>
                        <m:e>
                          <m:r>
                            <w:rPr>
                              <w:rFonts w:ascii="Cambria Math" w:hAnsi="Cambria Math"/>
                            </w:rPr>
                            <m:t>k</m:t>
                          </m:r>
                          <m:r>
                            <m:rPr>
                              <m:sty m:val="p"/>
                            </m:rPr>
                            <w:rPr>
                              <w:rFonts w:ascii="Cambria Math" w:hAnsi="Cambria Math"/>
                              <w:lang w:val="de-DE"/>
                              <w:rPrChange w:id="98" w:author="David Simpson" w:date="2026-02-11T20:29:00Z" w16du:dateUtc="2026-02-11T19:29:00Z">
                                <w:rPr>
                                  <w:rFonts w:ascii="Cambria Math" w:hAnsi="Cambria Math"/>
                                </w:rPr>
                              </w:rPrChange>
                            </w:rPr>
                            <m:t>/</m:t>
                          </m:r>
                          <m:sSub>
                            <m:sSubPr>
                              <m:ctrlPr>
                                <w:rPr>
                                  <w:rFonts w:ascii="Cambria Math" w:hAnsi="Cambria Math"/>
                                </w:rPr>
                              </m:ctrlPr>
                            </m:sSubPr>
                            <m:e>
                              <m:r>
                                <w:rPr>
                                  <w:rFonts w:ascii="Cambria Math" w:hAnsi="Cambria Math"/>
                                </w:rPr>
                                <m:t>k</m:t>
                              </m:r>
                            </m:e>
                            <m:sub>
                              <m:r>
                                <w:rPr>
                                  <w:rFonts w:ascii="Cambria Math" w:hAnsi="Cambria Math"/>
                                </w:rPr>
                                <m:t>z</m:t>
                              </m:r>
                            </m:sub>
                          </m:sSub>
                        </m:e>
                      </m:rad>
                    </m:den>
                  </m:f>
                </m:e>
              </m:d>
            </m:e>
          </m:mr>
          <m:mr>
            <m:e/>
            <m:e>
              <m:r>
                <m:rPr>
                  <m:sty m:val="p"/>
                </m:rPr>
                <w:rPr>
                  <w:rFonts w:ascii="Cambria Math" w:hAnsi="Cambria Math"/>
                  <w:lang w:val="de-DE"/>
                  <w:rPrChange w:id="99" w:author="David Simpson" w:date="2026-02-11T20:29:00Z" w16du:dateUtc="2026-02-11T19:29:00Z">
                    <w:rPr>
                      <w:rFonts w:ascii="Cambria Math" w:hAnsi="Cambria Math"/>
                    </w:rPr>
                  </w:rPrChange>
                </w:rPr>
                <m:t>≈</m:t>
              </m:r>
              <m:f>
                <m:fPr>
                  <m:ctrlPr>
                    <w:rPr>
                      <w:rFonts w:ascii="Cambria Math" w:hAnsi="Cambria Math"/>
                    </w:rPr>
                  </m:ctrlPr>
                </m:fPr>
                <m:num>
                  <m:r>
                    <w:rPr>
                      <w:rFonts w:ascii="Cambria Math" w:hAnsi="Cambria Math"/>
                      <w:lang w:val="de-DE"/>
                      <w:rPrChange w:id="100" w:author="David Simpson" w:date="2026-02-11T20:29:00Z" w16du:dateUtc="2026-02-11T19:29:00Z">
                        <w:rPr>
                          <w:rFonts w:ascii="Cambria Math" w:hAnsi="Cambria Math"/>
                        </w:rPr>
                      </w:rPrChange>
                    </w:rPr>
                    <m:t>2</m:t>
                  </m:r>
                  <m:r>
                    <w:rPr>
                      <w:rFonts w:ascii="Cambria Math" w:hAnsi="Cambria Math"/>
                    </w:rPr>
                    <m:t>Q</m:t>
                  </m:r>
                </m:num>
                <m:den>
                  <m:r>
                    <w:rPr>
                      <w:rFonts w:ascii="Cambria Math" w:hAnsi="Cambria Math"/>
                    </w:rPr>
                    <m:t>π</m:t>
                  </m:r>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x</m:t>
                          </m:r>
                        </m:sub>
                      </m:sSub>
                      <m:sSub>
                        <m:sSubPr>
                          <m:ctrlPr>
                            <w:rPr>
                              <w:rFonts w:ascii="Cambria Math" w:hAnsi="Cambria Math"/>
                            </w:rPr>
                          </m:ctrlPr>
                        </m:sSubPr>
                        <m:e>
                          <m:r>
                            <w:rPr>
                              <w:rFonts w:ascii="Cambria Math" w:hAnsi="Cambria Math"/>
                            </w:rPr>
                            <m:t>k</m:t>
                          </m:r>
                        </m:e>
                        <m:sub>
                          <m:r>
                            <w:rPr>
                              <w:rFonts w:ascii="Cambria Math" w:hAnsi="Cambria Math"/>
                            </w:rPr>
                            <m:t>z</m:t>
                          </m:r>
                        </m:sub>
                      </m:sSub>
                    </m:e>
                  </m:rad>
                </m:den>
              </m:f>
              <m:r>
                <m:rPr>
                  <m:nor/>
                </m:rPr>
                <w:rPr>
                  <w:lang w:val="de-DE"/>
                  <w:rPrChange w:id="101" w:author="David Simpson" w:date="2026-02-11T20:29:00Z" w16du:dateUtc="2026-02-11T19:29:00Z">
                    <w:rPr/>
                  </w:rPrChange>
                </w:rPr>
                <m:t>ln</m:t>
              </m:r>
              <m:d>
                <m:dPr>
                  <m:ctrlPr>
                    <w:rPr>
                      <w:rFonts w:ascii="Cambria Math" w:hAnsi="Cambria Math"/>
                    </w:rPr>
                  </m:ctrlPr>
                </m:dPr>
                <m:e>
                  <m:f>
                    <m:fPr>
                      <m:ctrlPr>
                        <w:rPr>
                          <w:rFonts w:ascii="Cambria Math" w:hAnsi="Cambria Math"/>
                        </w:rPr>
                      </m:ctrlPr>
                    </m:fPr>
                    <m:num>
                      <m:r>
                        <w:rPr>
                          <w:rFonts w:ascii="Cambria Math" w:hAnsi="Cambria Math"/>
                        </w:rPr>
                        <m:t>πx</m:t>
                      </m:r>
                    </m:num>
                    <m:den>
                      <m:r>
                        <w:rPr>
                          <w:rFonts w:ascii="Cambria Math" w:hAnsi="Cambria Math"/>
                        </w:rPr>
                        <m:t>D</m:t>
                      </m:r>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x</m:t>
                              </m:r>
                            </m:sub>
                          </m:sSub>
                        </m:num>
                        <m:den>
                          <m:sSub>
                            <m:sSubPr>
                              <m:ctrlPr>
                                <w:rPr>
                                  <w:rFonts w:ascii="Cambria Math" w:hAnsi="Cambria Math"/>
                                </w:rPr>
                              </m:ctrlPr>
                            </m:sSubPr>
                            <m:e>
                              <m:r>
                                <w:rPr>
                                  <w:rFonts w:ascii="Cambria Math" w:hAnsi="Cambria Math"/>
                                </w:rPr>
                                <m:t>k</m:t>
                              </m:r>
                            </m:e>
                            <m:sub>
                              <m:r>
                                <w:rPr>
                                  <w:rFonts w:ascii="Cambria Math" w:hAnsi="Cambria Math"/>
                                </w:rPr>
                                <m:t>z</m:t>
                              </m:r>
                            </m:sub>
                          </m:sSub>
                        </m:den>
                      </m:f>
                    </m:e>
                  </m:rad>
                </m:e>
              </m:d>
            </m:e>
          </m:mr>
        </m:m>
      </m:oMath>
      <w:r w:rsidR="003D16B6" w:rsidRPr="00891EA1">
        <w:rPr>
          <w:lang w:val="de-DE"/>
          <w:rPrChange w:id="102" w:author="David Simpson" w:date="2026-02-11T20:29:00Z" w16du:dateUtc="2026-02-11T19:29:00Z">
            <w:rPr/>
          </w:rPrChange>
        </w:rPr>
        <w:tab/>
        <w:t>(</w:t>
      </w:r>
      <w:r w:rsidR="003D16B6">
        <w:fldChar w:fldCharType="begin"/>
      </w:r>
      <w:r w:rsidR="003D16B6" w:rsidRPr="00891EA1">
        <w:rPr>
          <w:lang w:val="de-DE"/>
          <w:rPrChange w:id="103" w:author="David Simpson" w:date="2026-02-11T20:29:00Z" w16du:dateUtc="2026-02-11T19:29:00Z">
            <w:rPr/>
          </w:rPrChange>
        </w:rPr>
        <w:instrText xml:space="preserve">SEQ eq  </w:instrText>
      </w:r>
      <w:r w:rsidR="003D16B6">
        <w:fldChar w:fldCharType="separate"/>
      </w:r>
      <w:r w:rsidR="003A3C28" w:rsidRPr="00891EA1">
        <w:rPr>
          <w:noProof/>
          <w:lang w:val="de-DE"/>
          <w:rPrChange w:id="104" w:author="David Simpson" w:date="2026-02-11T20:29:00Z" w16du:dateUtc="2026-02-11T19:29:00Z">
            <w:rPr>
              <w:noProof/>
            </w:rPr>
          </w:rPrChange>
        </w:rPr>
        <w:t>20</w:t>
      </w:r>
      <w:r w:rsidR="003D16B6">
        <w:fldChar w:fldCharType="end"/>
      </w:r>
      <w:r w:rsidR="003D16B6" w:rsidRPr="00891EA1">
        <w:rPr>
          <w:lang w:val="de-DE"/>
          <w:rPrChange w:id="105" w:author="David Simpson" w:date="2026-02-11T20:29:00Z" w16du:dateUtc="2026-02-11T19:29:00Z">
            <w:rPr/>
          </w:rPrChange>
        </w:rPr>
        <w:t>)</w:t>
      </w:r>
    </w:p>
    <w:p w14:paraId="714BC1DD" w14:textId="15640B4A" w:rsidR="00F6667A" w:rsidRPr="00F6667A" w:rsidRDefault="00F6667A" w:rsidP="00F6667A">
      <w:pPr>
        <w:pStyle w:val="Normaal"/>
      </w:pPr>
      <w:r w:rsidRPr="00F6667A">
        <w:t xml:space="preserve">Hebben we echter een sloot met diepte </w:t>
      </w:r>
      <m:oMath>
        <m:r>
          <w:rPr>
            <w:rFonts w:ascii="Cambria Math" w:hAnsi="Cambria Math"/>
          </w:rPr>
          <m:t>r</m:t>
        </m:r>
        <m:r>
          <m:rPr>
            <m:sty m:val="p"/>
          </m:rPr>
          <w:rPr>
            <w:rFonts w:ascii="Cambria Math" w:hAnsi="Cambria Math"/>
          </w:rPr>
          <m:t>=</m:t>
        </m:r>
        <m:r>
          <w:rPr>
            <w:rFonts w:ascii="Cambria Math" w:hAnsi="Cambria Math"/>
          </w:rPr>
          <m:t>y</m:t>
        </m:r>
      </m:oMath>
      <w:r w:rsidRPr="00F6667A">
        <w:t xml:space="preserve"> dan schalen we de verticale </w:t>
      </w:r>
      <m:oMath>
        <m:r>
          <w:rPr>
            <w:rFonts w:ascii="Cambria Math" w:hAnsi="Cambria Math"/>
          </w:rPr>
          <m:t>y</m:t>
        </m:r>
      </m:oMath>
      <w:r w:rsidRPr="00F6667A">
        <w:t xml:space="preserve"> hetzelfde als de verticale </w:t>
      </w:r>
      <m:oMath>
        <m:r>
          <w:rPr>
            <w:rFonts w:ascii="Cambria Math" w:hAnsi="Cambria Math"/>
          </w:rPr>
          <m:t>D</m:t>
        </m:r>
      </m:oMath>
      <w:r w:rsidRPr="00F6667A">
        <w:t>, dat wil zeggen: dus niet:</w:t>
      </w:r>
    </w:p>
    <w:p w14:paraId="025930C7" w14:textId="4D45581C" w:rsidR="00F6667A" w:rsidRPr="00891EA1" w:rsidRDefault="00000000" w:rsidP="00D33D46">
      <w:pPr>
        <w:pStyle w:val="Equation"/>
        <w:rPr>
          <w:lang w:val="de-DE"/>
          <w:rPrChange w:id="106" w:author="David Simpson" w:date="2026-02-11T20:29:00Z" w16du:dateUtc="2026-02-11T19:29:00Z">
            <w:rPr/>
          </w:rPrChange>
        </w:rPr>
      </w:pPr>
      <m:oMath>
        <m:limLow>
          <m:limLowPr>
            <m:ctrlPr>
              <w:rPr>
                <w:rFonts w:ascii="Cambria Math" w:hAnsi="Cambria Math"/>
              </w:rPr>
            </m:ctrlPr>
          </m:limLowPr>
          <m:e>
            <m:r>
              <m:rPr>
                <m:nor/>
              </m:rPr>
              <w:rPr>
                <w:lang w:val="de-DE"/>
                <w:rPrChange w:id="107" w:author="David Simpson" w:date="2026-02-11T20:29:00Z" w16du:dateUtc="2026-02-11T19:29:00Z">
                  <w:rPr/>
                </w:rPrChange>
              </w:rPr>
              <m:t>lim</m:t>
            </m:r>
          </m:e>
          <m:lim>
            <m:r>
              <w:rPr>
                <w:rFonts w:ascii="Cambria Math" w:hAnsi="Cambria Math"/>
              </w:rPr>
              <m:t>y</m:t>
            </m:r>
            <m:r>
              <m:rPr>
                <m:sty m:val="p"/>
              </m:rPr>
              <w:rPr>
                <w:rFonts w:ascii="Cambria Math" w:hAnsi="Cambria Math"/>
                <w:lang w:val="de-DE"/>
                <w:rPrChange w:id="108" w:author="David Simpson" w:date="2026-02-11T20:29:00Z" w16du:dateUtc="2026-02-11T19:29:00Z">
                  <w:rPr>
                    <w:rFonts w:ascii="Cambria Math" w:hAnsi="Cambria Math"/>
                  </w:rPr>
                </w:rPrChange>
              </w:rPr>
              <m:t>→</m:t>
            </m:r>
            <m:r>
              <w:rPr>
                <w:rFonts w:ascii="Cambria Math" w:hAnsi="Cambria Math"/>
                <w:lang w:val="de-DE"/>
                <w:rPrChange w:id="109" w:author="David Simpson" w:date="2026-02-11T20:29:00Z" w16du:dateUtc="2026-02-11T19:29:00Z">
                  <w:rPr>
                    <w:rFonts w:ascii="Cambria Math" w:hAnsi="Cambria Math"/>
                  </w:rPr>
                </w:rPrChange>
              </w:rPr>
              <m:t>0</m:t>
            </m:r>
          </m:lim>
        </m:limLow>
        <m:r>
          <w:rPr>
            <w:rFonts w:ascii="Cambria Math" w:hAnsi="Cambria Math"/>
          </w:rPr>
          <m:t>ϕ</m:t>
        </m:r>
        <m:r>
          <m:rPr>
            <m:sty m:val="p"/>
          </m:rPr>
          <w:rPr>
            <w:rFonts w:ascii="Cambria Math" w:hAnsi="Cambria Math"/>
            <w:lang w:val="de-DE"/>
            <w:rPrChange w:id="110" w:author="David Simpson" w:date="2026-02-11T20:29:00Z" w16du:dateUtc="2026-02-11T19:29:00Z">
              <w:rPr>
                <w:rFonts w:ascii="Cambria Math" w:hAnsi="Cambria Math"/>
              </w:rPr>
            </w:rPrChange>
          </w:rPr>
          <m:t>≈</m:t>
        </m:r>
        <m:f>
          <m:fPr>
            <m:ctrlPr>
              <w:rPr>
                <w:rFonts w:ascii="Cambria Math" w:hAnsi="Cambria Math"/>
              </w:rPr>
            </m:ctrlPr>
          </m:fPr>
          <m:num>
            <m:r>
              <w:rPr>
                <w:rFonts w:ascii="Cambria Math" w:hAnsi="Cambria Math"/>
                <w:lang w:val="de-DE"/>
                <w:rPrChange w:id="111" w:author="David Simpson" w:date="2026-02-11T20:29:00Z" w16du:dateUtc="2026-02-11T19:29:00Z">
                  <w:rPr>
                    <w:rFonts w:ascii="Cambria Math" w:hAnsi="Cambria Math"/>
                  </w:rPr>
                </w:rPrChange>
              </w:rPr>
              <m:t>2</m:t>
            </m:r>
            <m:r>
              <w:rPr>
                <w:rFonts w:ascii="Cambria Math" w:hAnsi="Cambria Math"/>
              </w:rPr>
              <m:t>Q</m:t>
            </m:r>
          </m:num>
          <m:den>
            <m:r>
              <w:rPr>
                <w:rFonts w:ascii="Cambria Math" w:hAnsi="Cambria Math"/>
              </w:rPr>
              <m:t>π</m:t>
            </m:r>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x</m:t>
                    </m:r>
                  </m:sub>
                </m:sSub>
                <m:sSub>
                  <m:sSubPr>
                    <m:ctrlPr>
                      <w:rPr>
                        <w:rFonts w:ascii="Cambria Math" w:hAnsi="Cambria Math"/>
                      </w:rPr>
                    </m:ctrlPr>
                  </m:sSubPr>
                  <m:e>
                    <m:r>
                      <w:rPr>
                        <w:rFonts w:ascii="Cambria Math" w:hAnsi="Cambria Math"/>
                      </w:rPr>
                      <m:t>k</m:t>
                    </m:r>
                  </m:e>
                  <m:sub>
                    <m:r>
                      <w:rPr>
                        <w:rFonts w:ascii="Cambria Math" w:hAnsi="Cambria Math"/>
                      </w:rPr>
                      <m:t>z</m:t>
                    </m:r>
                  </m:sub>
                </m:sSub>
              </m:e>
            </m:rad>
          </m:den>
        </m:f>
        <m:r>
          <m:rPr>
            <m:nor/>
          </m:rPr>
          <w:rPr>
            <w:lang w:val="de-DE"/>
            <w:rPrChange w:id="112" w:author="David Simpson" w:date="2026-02-11T20:29:00Z" w16du:dateUtc="2026-02-11T19:29:00Z">
              <w:rPr/>
            </w:rPrChange>
          </w:rPr>
          <m:t>ln</m:t>
        </m:r>
        <m:d>
          <m:dPr>
            <m:ctrlPr>
              <w:rPr>
                <w:rFonts w:ascii="Cambria Math" w:hAnsi="Cambria Math"/>
              </w:rPr>
            </m:ctrlPr>
          </m:dPr>
          <m:e>
            <m:f>
              <m:fPr>
                <m:ctrlPr>
                  <w:rPr>
                    <w:rFonts w:ascii="Cambria Math" w:hAnsi="Cambria Math"/>
                  </w:rPr>
                </m:ctrlPr>
              </m:fPr>
              <m:num>
                <m:r>
                  <w:rPr>
                    <w:rFonts w:ascii="Cambria Math" w:hAnsi="Cambria Math"/>
                  </w:rPr>
                  <m:t>πy</m:t>
                </m:r>
              </m:num>
              <m:den>
                <m:r>
                  <w:rPr>
                    <w:rFonts w:ascii="Cambria Math" w:hAnsi="Cambria Math"/>
                  </w:rPr>
                  <m:t>D</m:t>
                </m:r>
              </m:den>
            </m:f>
          </m:e>
        </m:d>
      </m:oMath>
      <w:r w:rsidR="003D16B6" w:rsidRPr="00891EA1">
        <w:rPr>
          <w:lang w:val="de-DE"/>
          <w:rPrChange w:id="113" w:author="David Simpson" w:date="2026-02-11T20:29:00Z" w16du:dateUtc="2026-02-11T19:29:00Z">
            <w:rPr/>
          </w:rPrChange>
        </w:rPr>
        <w:tab/>
        <w:t>(</w:t>
      </w:r>
      <w:r w:rsidR="003D16B6">
        <w:fldChar w:fldCharType="begin"/>
      </w:r>
      <w:r w:rsidR="003D16B6" w:rsidRPr="00891EA1">
        <w:rPr>
          <w:lang w:val="de-DE"/>
          <w:rPrChange w:id="114" w:author="David Simpson" w:date="2026-02-11T20:29:00Z" w16du:dateUtc="2026-02-11T19:29:00Z">
            <w:rPr/>
          </w:rPrChange>
        </w:rPr>
        <w:instrText xml:space="preserve">SEQ eq  </w:instrText>
      </w:r>
      <w:r w:rsidR="003D16B6">
        <w:fldChar w:fldCharType="separate"/>
      </w:r>
      <w:r w:rsidR="003A3C28" w:rsidRPr="00891EA1">
        <w:rPr>
          <w:noProof/>
          <w:lang w:val="de-DE"/>
          <w:rPrChange w:id="115" w:author="David Simpson" w:date="2026-02-11T20:29:00Z" w16du:dateUtc="2026-02-11T19:29:00Z">
            <w:rPr>
              <w:noProof/>
            </w:rPr>
          </w:rPrChange>
        </w:rPr>
        <w:t>21</w:t>
      </w:r>
      <w:r w:rsidR="003D16B6">
        <w:fldChar w:fldCharType="end"/>
      </w:r>
      <w:r w:rsidR="003D16B6" w:rsidRPr="00891EA1">
        <w:rPr>
          <w:lang w:val="de-DE"/>
          <w:rPrChange w:id="116" w:author="David Simpson" w:date="2026-02-11T20:29:00Z" w16du:dateUtc="2026-02-11T19:29:00Z">
            <w:rPr/>
          </w:rPrChange>
        </w:rPr>
        <w:t>)</w:t>
      </w:r>
    </w:p>
    <w:p w14:paraId="32B0EE94" w14:textId="56E70B83" w:rsidR="00F6667A" w:rsidRPr="00F6667A" w:rsidRDefault="00F6667A" w:rsidP="00F6667A">
      <w:pPr>
        <w:pStyle w:val="Normaal"/>
      </w:pPr>
      <w:r w:rsidRPr="00F6667A">
        <w:t xml:space="preserve">Meestal zullen we in de praktijk eerder denken aan een sloot met halve breedte </w:t>
      </w:r>
      <m:oMath>
        <m:r>
          <w:rPr>
            <w:rFonts w:ascii="Cambria Math" w:hAnsi="Cambria Math"/>
          </w:rPr>
          <m:t>x</m:t>
        </m:r>
        <m:r>
          <m:rPr>
            <m:sty m:val="p"/>
          </m:rPr>
          <w:rPr>
            <w:rFonts w:ascii="Cambria Math" w:hAnsi="Cambria Math"/>
          </w:rPr>
          <m:t>=</m:t>
        </m:r>
        <m:r>
          <w:rPr>
            <w:rFonts w:ascii="Cambria Math" w:hAnsi="Cambria Math"/>
          </w:rPr>
          <m:t>r</m:t>
        </m:r>
      </m:oMath>
      <w:r w:rsidRPr="00F6667A">
        <w:t xml:space="preserve"> dan halve diepte, zodat vgl.</w:t>
      </w:r>
      <w:r w:rsidR="003A3C28">
        <w:t xml:space="preserve"> (20)</w:t>
      </w:r>
      <w:r w:rsidRPr="00F6667A">
        <w:t xml:space="preserve"> moet worden genomen. Met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e>
        </m:rad>
        <m:r>
          <m:rPr>
            <m:sty m:val="p"/>
          </m:rPr>
          <w:rPr>
            <w:rFonts w:ascii="Cambria Math" w:hAnsi="Cambria Math"/>
          </w:rPr>
          <m:t>=</m:t>
        </m:r>
        <m:r>
          <w:rPr>
            <w:rFonts w:ascii="Cambria Math" w:hAnsi="Cambria Math"/>
          </w:rPr>
          <m:t>3</m:t>
        </m:r>
      </m:oMath>
      <w:r w:rsidRPr="00F6667A">
        <w:t xml:space="preserve"> in dit voorbeeld zal dus ook de afstand tot waar de contractie van de stroomlijnen relevant is een factor 3 groter zijn dan in de </w:t>
      </w:r>
      <w:del w:id="117" w:author="David Simpson" w:date="2026-02-11T21:07:00Z" w16du:dateUtc="2026-02-11T20:07:00Z">
        <w:r w:rsidRPr="00F6667A" w:rsidDel="00773704">
          <w:delText>an</w:delText>
        </w:r>
      </w:del>
      <w:r w:rsidRPr="00F6667A">
        <w:t>isotrope situatie</w:t>
      </w:r>
      <w:ins w:id="118" w:author="David Simpson" w:date="2026-02-11T21:06:00Z" w16du:dateUtc="2026-02-11T20:06:00Z">
        <w:r w:rsidR="00496AAF">
          <w:t>!</w:t>
        </w:r>
      </w:ins>
      <w:del w:id="119" w:author="David Simpson" w:date="2026-02-11T21:06:00Z" w16du:dateUtc="2026-02-11T20:06:00Z">
        <w:r w:rsidRPr="00F6667A" w:rsidDel="00496AAF">
          <w:delText>.</w:delText>
        </w:r>
      </w:del>
      <w:r w:rsidRPr="00F6667A">
        <w:t xml:space="preserve"> Dit is direct te zien door de uiterste stroomlijn in </w:t>
      </w:r>
      <w:r w:rsidR="00BE39B6">
        <w:t>afbeelding</w:t>
      </w:r>
      <w:r w:rsidR="00FE63EC">
        <w:t xml:space="preserve"> </w:t>
      </w:r>
      <w:r w:rsidRPr="00F6667A">
        <w:t xml:space="preserve">2/e te vergelijken met die in </w:t>
      </w:r>
      <w:r w:rsidR="00BE39B6">
        <w:t>afbeelding</w:t>
      </w:r>
      <w:r w:rsidR="00FE63EC">
        <w:t xml:space="preserve"> </w:t>
      </w:r>
      <w:hyperlink w:anchor="fig:Doorsnede-anisotroop">
        <w:r w:rsidRPr="00F6667A">
          <w:rPr>
            <w:rStyle w:val="Hyperlink"/>
            <w:rFonts w:cs="Trebuchet MS"/>
          </w:rPr>
          <w:t>5</w:t>
        </w:r>
      </w:hyperlink>
      <w:r w:rsidRPr="00F6667A">
        <w:t xml:space="preserve">/2. In de eerste </w:t>
      </w:r>
      <w:r w:rsidR="00BE39B6">
        <w:t>afbeelding</w:t>
      </w:r>
      <w:r w:rsidR="00FE63EC">
        <w:t xml:space="preserve"> </w:t>
      </w:r>
      <w:r w:rsidRPr="00F6667A">
        <w:t xml:space="preserve">reikt deze tot 8 m en in de tweede tot 24 m. Dit blijkt ook wanneer we de stijghoogte in </w:t>
      </w:r>
      <w:r w:rsidR="00BE39B6">
        <w:t>afbeelding</w:t>
      </w:r>
      <w:r w:rsidR="00FE63EC">
        <w:t xml:space="preserve"> </w:t>
      </w:r>
      <w:hyperlink w:anchor="fig:Doorsnede-anisotroop">
        <w:r w:rsidRPr="00F6667A">
          <w:rPr>
            <w:rStyle w:val="Hyperlink"/>
            <w:rFonts w:cs="Trebuchet MS"/>
          </w:rPr>
          <w:t>5</w:t>
        </w:r>
      </w:hyperlink>
      <w:r w:rsidRPr="00F6667A">
        <w:t>/2 langs de top en basis van het pakket tekenen samen met de benadering volgens (</w:t>
      </w:r>
      <w:r w:rsidR="003A3C28">
        <w:t>20</w:t>
      </w:r>
      <w:r w:rsidRPr="00F6667A">
        <w:t xml:space="preserve">). Zie </w:t>
      </w:r>
      <w:r w:rsidR="00BE39B6">
        <w:t>afbeelding</w:t>
      </w:r>
      <w:r w:rsidR="00FE63EC">
        <w:t xml:space="preserve"> </w:t>
      </w:r>
      <w:hyperlink w:anchor="fig:phi-topbasis-aniso">
        <w:r w:rsidRPr="00F6667A">
          <w:rPr>
            <w:rStyle w:val="Hyperlink"/>
            <w:rFonts w:cs="Trebuchet MS"/>
          </w:rPr>
          <w:t>6</w:t>
        </w:r>
      </w:hyperlink>
      <w:r w:rsidRPr="00F6667A">
        <w:t>.</w:t>
      </w:r>
    </w:p>
    <w:p w14:paraId="48BD64A8" w14:textId="77777777" w:rsidR="00F6667A" w:rsidRPr="00F6667A" w:rsidRDefault="00F6667A" w:rsidP="00F6667A">
      <w:pPr>
        <w:pStyle w:val="Normaal"/>
      </w:pPr>
      <w:r w:rsidRPr="00F6667A">
        <w:rPr>
          <w:noProof/>
        </w:rPr>
        <w:drawing>
          <wp:inline distT="0" distB="0" distL="0" distR="0" wp14:anchorId="1EBD3F9E" wp14:editId="512095B7">
            <wp:extent cx="3657600" cy="2286000"/>
            <wp:effectExtent l="0" t="0" r="0" b="0"/>
            <wp:docPr id="1597992779" name="Picture" descr="[fig:phi-topbasis-aniso]Stijghoogte langs boven en ondervlak van de anisotrope doorsnede samen met de benadering (vgl. [eq:dphi-aniso-x2]) De afstand waarover beide blauwe lijnen uiteenlopen is nu x&lt;4.5D in plaats van x&lt;1.5D zoals in A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5_Users_Theo_Entiteiten_Hygea_2022-AGT_Coding_images_stijgh_top_basis_contractie_aniso.png"/>
                    <pic:cNvPicPr>
                      <a:picLocks noChangeAspect="1" noChangeArrowheads="1"/>
                    </pic:cNvPicPr>
                  </pic:nvPicPr>
                  <pic:blipFill>
                    <a:blip r:embed="rId16"/>
                    <a:stretch>
                      <a:fillRect/>
                    </a:stretch>
                  </pic:blipFill>
                  <pic:spPr bwMode="auto">
                    <a:xfrm>
                      <a:off x="0" y="0"/>
                      <a:ext cx="3657600" cy="2286000"/>
                    </a:xfrm>
                    <a:prstGeom prst="rect">
                      <a:avLst/>
                    </a:prstGeom>
                    <a:noFill/>
                    <a:ln w="9525">
                      <a:noFill/>
                      <a:headEnd/>
                      <a:tailEnd/>
                    </a:ln>
                  </pic:spPr>
                </pic:pic>
              </a:graphicData>
            </a:graphic>
          </wp:inline>
        </w:drawing>
      </w:r>
    </w:p>
    <w:p w14:paraId="24CB570D" w14:textId="360A1B78" w:rsidR="00F6667A" w:rsidRPr="00F6667A" w:rsidRDefault="0036213F" w:rsidP="0036213F">
      <w:pPr>
        <w:pStyle w:val="Caption"/>
        <w:rPr>
          <w:w w:val="105"/>
        </w:rPr>
      </w:pPr>
      <w:bookmarkStart w:id="120" w:name="fig6"/>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6</w:t>
      </w:r>
      <w:r w:rsidR="00F6667A" w:rsidRPr="00F6667A">
        <w:rPr>
          <w:w w:val="105"/>
        </w:rPr>
        <w:fldChar w:fldCharType="end"/>
      </w:r>
      <w:r w:rsidR="00F6667A" w:rsidRPr="00F6667A">
        <w:rPr>
          <w:w w:val="105"/>
        </w:rPr>
        <w:t>:</w:t>
      </w:r>
      <w:bookmarkEnd w:id="120"/>
      <w:r w:rsidRPr="00F6667A">
        <w:t xml:space="preserve"> </w:t>
      </w:r>
      <w:r w:rsidR="00F6667A" w:rsidRPr="00F6667A">
        <w:rPr>
          <w:w w:val="105"/>
        </w:rPr>
        <w:t xml:space="preserve">Stijghoogte langs </w:t>
      </w:r>
      <w:ins w:id="121" w:author="David Simpson" w:date="2026-02-11T21:07:00Z" w16du:dateUtc="2026-02-11T20:07:00Z">
        <w:r w:rsidR="00773704">
          <w:rPr>
            <w:w w:val="105"/>
          </w:rPr>
          <w:t xml:space="preserve">het </w:t>
        </w:r>
      </w:ins>
      <w:r w:rsidR="00F6667A" w:rsidRPr="00F6667A">
        <w:rPr>
          <w:w w:val="105"/>
        </w:rPr>
        <w:t>boven</w:t>
      </w:r>
      <w:ins w:id="122" w:author="David Simpson" w:date="2026-02-11T21:07:00Z" w16du:dateUtc="2026-02-11T20:07:00Z">
        <w:r w:rsidR="00773704">
          <w:rPr>
            <w:w w:val="105"/>
          </w:rPr>
          <w:t>-</w:t>
        </w:r>
      </w:ins>
      <w:r w:rsidR="00F6667A" w:rsidRPr="00F6667A">
        <w:rPr>
          <w:w w:val="105"/>
        </w:rPr>
        <w:t xml:space="preserve"> en ondervlak van de anisotrope doorsnede samen met de benadering (vgl.</w:t>
      </w:r>
      <w:r w:rsidR="003A3C28">
        <w:rPr>
          <w:w w:val="105"/>
        </w:rPr>
        <w:t xml:space="preserve"> 21</w:t>
      </w:r>
      <w:r w:rsidR="00F6667A" w:rsidRPr="00F6667A">
        <w:rPr>
          <w:w w:val="105"/>
        </w:rPr>
        <w:t xml:space="preserve">) De afstand waarover beide blauwe lijnen uiteenlopen is nu </w:t>
      </w:r>
      <m:oMath>
        <m:r>
          <w:rPr>
            <w:rFonts w:ascii="Cambria Math" w:hAnsi="Cambria Math"/>
          </w:rPr>
          <m:t>x&lt;4.5D</m:t>
        </m:r>
      </m:oMath>
      <w:r w:rsidR="00F6667A" w:rsidRPr="00F6667A">
        <w:rPr>
          <w:w w:val="105"/>
        </w:rPr>
        <w:t xml:space="preserve"> in plaats van </w:t>
      </w:r>
      <m:oMath>
        <m:r>
          <w:rPr>
            <w:rFonts w:ascii="Cambria Math" w:hAnsi="Cambria Math"/>
          </w:rPr>
          <m:t>x&lt;1.5D</m:t>
        </m:r>
      </m:oMath>
      <w:r w:rsidR="00F6667A" w:rsidRPr="00F6667A">
        <w:rPr>
          <w:w w:val="105"/>
        </w:rPr>
        <w:t xml:space="preserve"> zoals in </w:t>
      </w:r>
      <w:r w:rsidR="00BE39B6">
        <w:t>afbeelding</w:t>
      </w:r>
      <w:r w:rsidR="00FE63EC">
        <w:t xml:space="preserve"> </w:t>
      </w:r>
      <w:hyperlink w:anchor="fig:Stijghoogte-langs-top-en-basis">
        <w:r w:rsidR="00F6667A" w:rsidRPr="00F6667A">
          <w:rPr>
            <w:rStyle w:val="Hyperlink"/>
            <w:rFonts w:cs="Trebuchet MS"/>
          </w:rPr>
          <w:t>4</w:t>
        </w:r>
      </w:hyperlink>
      <w:r w:rsidR="00F6667A" w:rsidRPr="00F6667A">
        <w:rPr>
          <w:w w:val="105"/>
        </w:rPr>
        <w:t>.</w:t>
      </w:r>
    </w:p>
    <w:p w14:paraId="3B15DD51" w14:textId="60678E3F" w:rsidR="00F6667A" w:rsidRPr="00F6667A" w:rsidRDefault="00F6667A" w:rsidP="001330C4">
      <w:pPr>
        <w:pStyle w:val="Kop1"/>
        <w:rPr>
          <w:w w:val="105"/>
        </w:rPr>
      </w:pPr>
      <w:bookmarkStart w:id="123" w:name="X6dbcfd4c979fd67414fd13264003438fc3cf267"/>
      <w:bookmarkEnd w:id="76"/>
      <w:r w:rsidRPr="00F6667A">
        <w:rPr>
          <w:w w:val="105"/>
        </w:rPr>
        <w:t xml:space="preserve">De </w:t>
      </w:r>
      <w:del w:id="124" w:author="David Simpson" w:date="2026-02-11T21:09:00Z" w16du:dateUtc="2026-02-11T20:09:00Z">
        <w:r w:rsidRPr="00F6667A" w:rsidDel="000D5CCB">
          <w:rPr>
            <w:w w:val="105"/>
          </w:rPr>
          <w:delText xml:space="preserve">echte </w:delText>
        </w:r>
      </w:del>
      <w:ins w:id="125" w:author="David Simpson" w:date="2026-02-11T21:09:00Z" w16du:dateUtc="2026-02-11T20:09:00Z">
        <w:r w:rsidR="000D5CCB">
          <w:rPr>
            <w:w w:val="105"/>
          </w:rPr>
          <w:t>é</w:t>
        </w:r>
        <w:r w:rsidR="000D5CCB" w:rsidRPr="00F6667A">
          <w:rPr>
            <w:w w:val="105"/>
          </w:rPr>
          <w:t xml:space="preserve">chte </w:t>
        </w:r>
      </w:ins>
      <w:r w:rsidRPr="00F6667A">
        <w:rPr>
          <w:w w:val="105"/>
        </w:rPr>
        <w:t>doorsnede van Ernst</w:t>
      </w:r>
    </w:p>
    <w:p w14:paraId="50D84EA8" w14:textId="51E91113" w:rsidR="00F6667A" w:rsidRPr="00F6667A" w:rsidRDefault="00F6667A" w:rsidP="00F6667A">
      <w:pPr>
        <w:pStyle w:val="Normaal"/>
      </w:pPr>
      <w:r w:rsidRPr="00F6667A">
        <w:t>Tenslotte dan de nagerekende</w:t>
      </w:r>
      <w:ins w:id="126" w:author="David Simpson" w:date="2026-02-11T21:08:00Z" w16du:dateUtc="2026-02-11T20:08:00Z">
        <w:r w:rsidR="000D5CCB">
          <w:t>,</w:t>
        </w:r>
      </w:ins>
      <w:r w:rsidRPr="00F6667A">
        <w:t xml:space="preserve"> </w:t>
      </w:r>
      <w:del w:id="127" w:author="David Simpson" w:date="2026-02-11T21:08:00Z" w16du:dateUtc="2026-02-11T20:08:00Z">
        <w:r w:rsidRPr="00F6667A" w:rsidDel="000D5CCB">
          <w:delText xml:space="preserve">echte </w:delText>
        </w:r>
      </w:del>
      <w:ins w:id="128" w:author="David Simpson" w:date="2026-02-11T21:08:00Z" w16du:dateUtc="2026-02-11T20:08:00Z">
        <w:r w:rsidR="000D5CCB">
          <w:t>é</w:t>
        </w:r>
        <w:r w:rsidR="000D5CCB" w:rsidRPr="00F6667A">
          <w:t xml:space="preserve">chte </w:t>
        </w:r>
      </w:ins>
      <w:r w:rsidRPr="00F6667A">
        <w:t>doorsnede van Ernst. De gestileerde versie met constante pakketdikte en tot punt teruggebrachte sloot maakte het makkelijk om de verschillende deelstromen te toetsen aan de theorie. Numeriek berekende doorsnedes met een raster van 10x10 cm zijn dan ook niet te onderscheiden van de analytische en worden daarom niet getoond. De echte doorsnede van Ernst heeft geen constante dikte; die laat een freatisch vlak zien dat duidelijk de dikte van het watervoerend pakket verandert. Zijn doorsnede heeft bovendien een sloot van niet verwaarloosbare afmetingen. We rekenen hierna de doorsnedes van Ernst numeriek door met afmetingen die overeenkomen met die van de doorsnede die hij heeft getekend (</w:t>
      </w:r>
      <w:r w:rsidR="00BE39B6">
        <w:t>afbeelding</w:t>
      </w:r>
      <w:r w:rsidR="00FE63EC">
        <w:t xml:space="preserve"> </w:t>
      </w:r>
      <w:hyperlink w:anchor="fig:Ernst-fig7">
        <w:r w:rsidRPr="00F6667A">
          <w:rPr>
            <w:rStyle w:val="Hyperlink"/>
            <w:rFonts w:cs="Trebuchet MS"/>
          </w:rPr>
          <w:t>1</w:t>
        </w:r>
      </w:hyperlink>
      <w:r w:rsidRPr="00F6667A">
        <w:t xml:space="preserve">). We kiezen de halve perceelbreedte </w:t>
      </w:r>
      <m:oMath>
        <m:r>
          <w:rPr>
            <w:rFonts w:ascii="Cambria Math" w:hAnsi="Cambria Math"/>
          </w:rPr>
          <m:t>b</m:t>
        </m:r>
        <m:r>
          <m:rPr>
            <m:sty m:val="p"/>
          </m:rPr>
          <w:rPr>
            <w:rFonts w:ascii="Cambria Math" w:hAnsi="Cambria Math"/>
          </w:rPr>
          <m:t>=</m:t>
        </m:r>
        <m:r>
          <w:rPr>
            <w:rFonts w:ascii="Cambria Math" w:hAnsi="Cambria Math"/>
          </w:rPr>
          <m:t>25</m:t>
        </m:r>
      </m:oMath>
      <w:r w:rsidRPr="00F6667A">
        <w:t xml:space="preserve"> m en een dikte van </w:t>
      </w:r>
      <m:oMath>
        <m:r>
          <w:rPr>
            <w:rFonts w:ascii="Cambria Math" w:hAnsi="Cambria Math"/>
          </w:rPr>
          <m:t>D</m:t>
        </m:r>
        <m:r>
          <m:rPr>
            <m:sty m:val="p"/>
          </m:rPr>
          <w:rPr>
            <w:rFonts w:ascii="Cambria Math" w:hAnsi="Cambria Math"/>
          </w:rPr>
          <m:t>=</m:t>
        </m:r>
        <m:r>
          <w:rPr>
            <w:rFonts w:ascii="Cambria Math" w:hAnsi="Cambria Math"/>
          </w:rPr>
          <m:t>10</m:t>
        </m:r>
      </m:oMath>
      <w:r w:rsidRPr="00F6667A">
        <w:t xml:space="preserve"> m bij de sloot. De sloot bij Ernst is dan bovenin ca. 2 m breed (halve breedte) en onderin ca. 0.6 m. Hij is ook 2 m diep. De doorlatendheid </w:t>
      </w:r>
      <m:oMath>
        <m:r>
          <w:rPr>
            <w:rFonts w:ascii="Cambria Math" w:hAnsi="Cambria Math"/>
          </w:rPr>
          <m:t>K</m:t>
        </m:r>
        <m:r>
          <m:rPr>
            <m:sty m:val="p"/>
          </m:rPr>
          <w:rPr>
            <w:rFonts w:ascii="Cambria Math" w:hAnsi="Cambria Math"/>
          </w:rPr>
          <m:t>=</m:t>
        </m:r>
        <m:r>
          <w:rPr>
            <w:rFonts w:ascii="Cambria Math" w:hAnsi="Cambria Math"/>
          </w:rPr>
          <m:t>0.025</m:t>
        </m:r>
      </m:oMath>
      <w:r w:rsidRPr="00F6667A">
        <w:t xml:space="preserve"> m/d is zo klein gekozen als nodig was</w:t>
      </w:r>
      <w:ins w:id="129" w:author="David Simpson" w:date="2026-02-11T21:10:00Z" w16du:dateUtc="2026-02-11T20:10:00Z">
        <w:r w:rsidR="000D5CCB">
          <w:t xml:space="preserve"> om</w:t>
        </w:r>
      </w:ins>
      <w:r w:rsidRPr="00F6667A">
        <w:t xml:space="preserve"> het freatisch vlak op de waterscheiding op ca. 1.6 m boven het slootpeil te laten uitkomen bij een neerslagoverschot </w:t>
      </w:r>
      <m:oMath>
        <m:r>
          <w:rPr>
            <w:rFonts w:ascii="Cambria Math" w:hAnsi="Cambria Math"/>
          </w:rPr>
          <m:t>N</m:t>
        </m:r>
        <m:r>
          <m:rPr>
            <m:sty m:val="p"/>
          </m:rPr>
          <w:rPr>
            <w:rFonts w:ascii="Cambria Math" w:hAnsi="Cambria Math"/>
          </w:rPr>
          <m:t>=</m:t>
        </m:r>
        <m:r>
          <w:rPr>
            <w:rFonts w:ascii="Cambria Math" w:hAnsi="Cambria Math"/>
          </w:rPr>
          <m:t>0.001</m:t>
        </m:r>
      </m:oMath>
      <w:r w:rsidRPr="00F6667A">
        <w:t xml:space="preserve"> m/d, ongeveer de maximale hoogte in de </w:t>
      </w:r>
      <w:r w:rsidR="00BE39B6">
        <w:t>afbeelding</w:t>
      </w:r>
      <w:r w:rsidR="00FE63EC">
        <w:t xml:space="preserve"> </w:t>
      </w:r>
      <w:r w:rsidRPr="00F6667A">
        <w:t xml:space="preserve">van Ernst. Omwille van de consistentie is deze doorlatendheid ook aangehouden in de doorsneden van </w:t>
      </w:r>
      <w:r w:rsidR="00BE39B6">
        <w:t>afbeelding</w:t>
      </w:r>
      <w:r w:rsidR="00FE63EC">
        <w:t xml:space="preserve"> </w:t>
      </w:r>
      <w:hyperlink w:anchor="fig:Figuur-7-numeriek">
        <w:r w:rsidRPr="00F6667A">
          <w:rPr>
            <w:rStyle w:val="Hyperlink"/>
            <w:rFonts w:cs="Trebuchet MS"/>
          </w:rPr>
          <w:t>2</w:t>
        </w:r>
      </w:hyperlink>
      <w:r w:rsidRPr="00F6667A">
        <w:t>. Voor de analyse is de numerieke grootte van de doorlatendheid echter zonder betekenis.</w:t>
      </w:r>
    </w:p>
    <w:p w14:paraId="154E61E5" w14:textId="695DF76E" w:rsidR="00F6667A" w:rsidRPr="00F6667A" w:rsidRDefault="00F6667A" w:rsidP="00F6667A">
      <w:pPr>
        <w:pStyle w:val="Normaal"/>
      </w:pPr>
      <w:r w:rsidRPr="00F6667A">
        <w:t xml:space="preserve">Wanneer we de meer op een werkelijke situatie lijkende doorsnede simuleren, verwachten we dat met name de sloot door zijn afmetingen kleine afwijkingen in het lijnenpatroon gaat opleveren ten opzichte van die in de gestileerde doorsnede. In de gestileerde doorsnede van </w:t>
      </w:r>
      <w:hyperlink w:anchor="fig:Figuur-7-numeriek">
        <w:r w:rsidRPr="00F6667A">
          <w:rPr>
            <w:rStyle w:val="Hyperlink"/>
            <w:rFonts w:cs="Trebuchet MS"/>
          </w:rPr>
          <w:t>2</w:t>
        </w:r>
      </w:hyperlink>
      <w:r w:rsidRPr="00F6667A">
        <w:t>/2 met alleen verticale stroming zijn de isohypsen perfect horizontaal; in de meer reële doorsnede zal dat met name in de buurt van de sloot niet meer helemaal het geval zijn. Iets dergelijks verwachten we ook in de doorsnede met de horizontale stroming waarin de isohypsen in de ideale doorsnede zuiver verticale lijnen vormen.</w:t>
      </w:r>
    </w:p>
    <w:p w14:paraId="7B0E4004" w14:textId="0C490CE3" w:rsidR="00F6667A" w:rsidRPr="00F6667A" w:rsidRDefault="00F6667A" w:rsidP="00F6667A">
      <w:pPr>
        <w:pStyle w:val="Normaal"/>
      </w:pPr>
      <w:r w:rsidRPr="00F6667A">
        <w:t xml:space="preserve">In de nieuwe doorsnede loopt het freatisch vlak van de sloot naar de waterscheiding aanmerkelijk op. Hierdoor is de uniforme onttrekking in </w:t>
      </w:r>
      <w:r w:rsidR="00BE39B6">
        <w:t>afbeelding</w:t>
      </w:r>
      <w:r w:rsidR="00FE63EC">
        <w:t xml:space="preserve"> </w:t>
      </w:r>
      <w:hyperlink w:anchor="fig:Figuur-7-numeriek">
        <w:r w:rsidRPr="00F6667A">
          <w:rPr>
            <w:rStyle w:val="Hyperlink"/>
            <w:rFonts w:cs="Trebuchet MS"/>
          </w:rPr>
          <w:t>2</w:t>
        </w:r>
      </w:hyperlink>
      <w:r w:rsidRPr="00F6667A">
        <w:t xml:space="preserve">/2 en de uniforme infiltratie in </w:t>
      </w:r>
      <w:r w:rsidR="00BE39B6">
        <w:t>afbeelding</w:t>
      </w:r>
      <w:r w:rsidR="00FE63EC">
        <w:t xml:space="preserve"> </w:t>
      </w:r>
      <w:hyperlink w:anchor="fig:Figuur-7-numeriek">
        <w:r w:rsidRPr="00F6667A">
          <w:rPr>
            <w:rStyle w:val="Hyperlink"/>
            <w:rFonts w:cs="Trebuchet MS"/>
          </w:rPr>
          <w:t>2</w:t>
        </w:r>
      </w:hyperlink>
      <w:r w:rsidRPr="00F6667A">
        <w:t xml:space="preserve">/3 niet meer zuiver uniform. In plaats van </w:t>
      </w:r>
      <m:oMath>
        <m:r>
          <w:rPr>
            <w:rFonts w:ascii="Cambria Math" w:hAnsi="Cambria Math"/>
          </w:rPr>
          <m:t>N</m:t>
        </m:r>
        <m:r>
          <m:rPr>
            <m:sty m:val="p"/>
          </m:rPr>
          <w:rPr>
            <w:rFonts w:ascii="Cambria Math" w:hAnsi="Cambria Math"/>
          </w:rPr>
          <m:t>/</m:t>
        </m:r>
        <m:r>
          <w:rPr>
            <w:rFonts w:ascii="Cambria Math" w:hAnsi="Cambria Math"/>
          </w:rPr>
          <m:t>D</m:t>
        </m:r>
      </m:oMath>
      <w:r w:rsidRPr="00F6667A">
        <w:t xml:space="preserve"> met </w:t>
      </w:r>
      <m:oMath>
        <m:r>
          <w:rPr>
            <w:rFonts w:ascii="Cambria Math" w:hAnsi="Cambria Math"/>
          </w:rPr>
          <m:t>D</m:t>
        </m:r>
      </m:oMath>
      <w:r w:rsidRPr="00F6667A">
        <w:t xml:space="preserve"> constant, gebruiken we nu de dikte </w:t>
      </w:r>
      <m:oMath>
        <m:sSub>
          <m:sSubPr>
            <m:ctrlPr>
              <w:rPr>
                <w:rFonts w:ascii="Cambria Math" w:hAnsi="Cambria Math"/>
              </w:rPr>
            </m:ctrlPr>
          </m:sSubPr>
          <m:e>
            <m:r>
              <w:rPr>
                <w:rFonts w:ascii="Cambria Math" w:hAnsi="Cambria Math"/>
              </w:rPr>
              <m:t>D</m:t>
            </m:r>
          </m:e>
          <m:sub>
            <m:r>
              <w:rPr>
                <w:rFonts w:ascii="Cambria Math" w:hAnsi="Cambria Math"/>
              </w:rPr>
              <m:t>x</m:t>
            </m:r>
          </m:sub>
        </m:sSub>
      </m:oMath>
      <w:r w:rsidRPr="00F6667A">
        <w:t xml:space="preserve"> die hoort bij de plek </w:t>
      </w:r>
      <m:oMath>
        <m:r>
          <w:rPr>
            <w:rFonts w:ascii="Cambria Math" w:hAnsi="Cambria Math"/>
          </w:rPr>
          <m:t>x</m:t>
        </m:r>
      </m:oMath>
      <w:r w:rsidRPr="00F6667A">
        <w:t xml:space="preserve"> in de doorsnede in overeenstemming met de afstand tussen het freatisch vlak en de basis van het watervoerende pakket. De afstroming </w:t>
      </w:r>
      <m:oMath>
        <m:r>
          <w:rPr>
            <w:rFonts w:ascii="Cambria Math" w:hAnsi="Cambria Math"/>
          </w:rPr>
          <m:t>Q</m:t>
        </m:r>
        <m:r>
          <m:rPr>
            <m:sty m:val="p"/>
          </m:rPr>
          <w:rPr>
            <w:rFonts w:ascii="Cambria Math" w:hAnsi="Cambria Math"/>
          </w:rPr>
          <m:t>=</m:t>
        </m:r>
        <m:r>
          <w:rPr>
            <w:rFonts w:ascii="Cambria Math" w:hAnsi="Cambria Math"/>
          </w:rPr>
          <m:t>Nb</m:t>
        </m:r>
      </m:oMath>
      <w:r w:rsidRPr="00F6667A">
        <w:t xml:space="preserve"> over</w:t>
      </w:r>
      <w:ins w:id="130" w:author="David Simpson" w:date="2026-02-11T21:11:00Z" w16du:dateUtc="2026-02-11T20:11:00Z">
        <w:r w:rsidR="000D5CCB">
          <w:t xml:space="preserve"> de</w:t>
        </w:r>
      </w:ins>
      <w:r w:rsidRPr="00F6667A">
        <w:t xml:space="preserve"> linker</w:t>
      </w:r>
      <w:del w:id="131" w:author="David Simpson" w:date="2026-02-11T21:11:00Z" w16du:dateUtc="2026-02-11T20:11:00Z">
        <w:r w:rsidRPr="00F6667A" w:rsidDel="000D5CCB">
          <w:delText xml:space="preserve"> </w:delText>
        </w:r>
      </w:del>
      <w:r w:rsidRPr="00F6667A">
        <w:t>rand</w:t>
      </w:r>
      <w:ins w:id="132" w:author="David Simpson" w:date="2026-02-11T21:11:00Z" w16du:dateUtc="2026-02-11T20:11:00Z">
        <w:r w:rsidR="000D5CCB">
          <w:t xml:space="preserve"> in</w:t>
        </w:r>
      </w:ins>
      <w:r w:rsidRPr="00F6667A">
        <w:t xml:space="preserve"> </w:t>
      </w:r>
      <w:r w:rsidR="00BE39B6">
        <w:t>afbeelding</w:t>
      </w:r>
      <w:r w:rsidR="00FE63EC">
        <w:t xml:space="preserve"> </w:t>
      </w:r>
      <w:hyperlink w:anchor="fig:Figuur-7-numeriek">
        <w:r w:rsidRPr="00F6667A">
          <w:rPr>
            <w:rStyle w:val="Hyperlink"/>
            <w:rFonts w:cs="Trebuchet MS"/>
          </w:rPr>
          <w:t>2</w:t>
        </w:r>
      </w:hyperlink>
      <w:r w:rsidRPr="00F6667A">
        <w:t xml:space="preserve">/3 wordt nu verdeeld over de hoogte van de deze rand onder de sloot. Dat geldt ook voor de instroom in </w:t>
      </w:r>
      <w:r w:rsidR="00BE39B6">
        <w:t>afbeelding</w:t>
      </w:r>
      <w:r w:rsidR="00FE63EC">
        <w:t xml:space="preserve"> </w:t>
      </w:r>
      <w:hyperlink w:anchor="fig:Figuur-7-numeriek">
        <w:r w:rsidRPr="00F6667A">
          <w:rPr>
            <w:rStyle w:val="Hyperlink"/>
            <w:rFonts w:cs="Trebuchet MS"/>
          </w:rPr>
          <w:t>2</w:t>
        </w:r>
      </w:hyperlink>
      <w:r w:rsidRPr="00F6667A">
        <w:t xml:space="preserve">/4. Het rekenraster bestaat uit vierkante cellen van 10x10 cm. Het netwerk reikt tot 2 m boven de sloot. Het verloop van het freatisch vlak is iteratief bepaald door steeds de stijghoogte te berekenen en cellen die boven het freatisch vlak liggen inactief te maken. Het neerslagoverschot wordt in de bovenste actieve cellen ingevoerd. Het niet-actieve deel van het model boven het freatisch vlak wordt niet getoond in </w:t>
      </w:r>
      <w:r w:rsidR="00BE39B6">
        <w:t>afbeelding</w:t>
      </w:r>
      <w:r w:rsidR="00FE63EC">
        <w:t xml:space="preserve"> </w:t>
      </w:r>
      <w:hyperlink w:anchor="fig:Numerieke-doorrekening-reeele-dsn">
        <w:r w:rsidRPr="00F6667A">
          <w:rPr>
            <w:rStyle w:val="Hyperlink"/>
            <w:rFonts w:cs="Trebuchet MS"/>
          </w:rPr>
          <w:t>7</w:t>
        </w:r>
      </w:hyperlink>
      <w:r w:rsidRPr="00F6667A">
        <w:t xml:space="preserve">. Het resultaat van de berekeningen is gegeven in </w:t>
      </w:r>
      <w:r w:rsidR="00BE39B6">
        <w:t>afbeelding</w:t>
      </w:r>
      <w:r w:rsidR="00FE63EC">
        <w:t xml:space="preserve"> </w:t>
      </w:r>
      <w:hyperlink w:anchor="fig:Numerieke-doorrekening-reeele-dsn">
        <w:r w:rsidRPr="00F6667A">
          <w:rPr>
            <w:rStyle w:val="Hyperlink"/>
            <w:rFonts w:cs="Trebuchet MS"/>
          </w:rPr>
          <w:t>7</w:t>
        </w:r>
      </w:hyperlink>
      <w:r w:rsidRPr="00F6667A">
        <w:t xml:space="preserve">. De </w:t>
      </w:r>
      <w:r w:rsidR="00BE39B6">
        <w:t>afbeelding</w:t>
      </w:r>
      <w:del w:id="133" w:author="David Simpson" w:date="2026-02-11T21:11:00Z" w16du:dateUtc="2026-02-11T20:11:00Z">
        <w:r w:rsidR="00BE39B6" w:rsidDel="000D5CCB">
          <w:delText xml:space="preserve"> </w:delText>
        </w:r>
      </w:del>
      <w:r w:rsidRPr="00F6667A">
        <w:t xml:space="preserve">en komen overeen met die van gestileerde doorsnede in </w:t>
      </w:r>
      <w:r w:rsidR="00BE39B6">
        <w:t>afbeelding</w:t>
      </w:r>
      <w:r w:rsidR="00FE63EC">
        <w:t xml:space="preserve"> </w:t>
      </w:r>
      <w:hyperlink w:anchor="fig:Figuur-7-numeriek">
        <w:r w:rsidRPr="00F6667A">
          <w:rPr>
            <w:rStyle w:val="Hyperlink"/>
            <w:rFonts w:cs="Trebuchet MS"/>
          </w:rPr>
          <w:t>2</w:t>
        </w:r>
      </w:hyperlink>
      <w:r w:rsidRPr="00F6667A">
        <w:t>.</w:t>
      </w:r>
    </w:p>
    <w:p w14:paraId="6CBAD1A3" w14:textId="77777777" w:rsidR="00F6667A" w:rsidRPr="00F6667A" w:rsidRDefault="00F6667A" w:rsidP="00F6667A">
      <w:pPr>
        <w:pStyle w:val="Normaal"/>
      </w:pPr>
      <w:r w:rsidRPr="00F6667A">
        <w:rPr>
          <w:noProof/>
        </w:rPr>
        <w:drawing>
          <wp:inline distT="0" distB="0" distL="0" distR="0" wp14:anchorId="6CD10199" wp14:editId="5F30EE1A">
            <wp:extent cx="3940841" cy="3442970"/>
            <wp:effectExtent l="0" t="0" r="0" b="0"/>
            <wp:docPr id="945235042" name="Picture" descr="[fig:Numerieke-doorrekening-reeele-dsn]Numerieke doorrekening van de doorsnede van Ernst (1962, A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6_Users_Theo_Entiteiten_Hygea_2022-AGT_Coding_images_ErnstFig7_numeriek_freat.png"/>
                    <pic:cNvPicPr>
                      <a:picLocks noChangeAspect="1" noChangeArrowheads="1"/>
                    </pic:cNvPicPr>
                  </pic:nvPicPr>
                  <pic:blipFill rotWithShape="1">
                    <a:blip r:embed="rId17"/>
                    <a:srcRect l="3983" r="5443" b="5122"/>
                    <a:stretch>
                      <a:fillRect/>
                    </a:stretch>
                  </pic:blipFill>
                  <pic:spPr bwMode="auto">
                    <a:xfrm>
                      <a:off x="0" y="0"/>
                      <a:ext cx="3942283" cy="3444230"/>
                    </a:xfrm>
                    <a:prstGeom prst="rect">
                      <a:avLst/>
                    </a:prstGeom>
                    <a:noFill/>
                    <a:ln>
                      <a:noFill/>
                    </a:ln>
                    <a:extLst>
                      <a:ext uri="{53640926-AAD7-44D8-BBD7-CCE9431645EC}">
                        <a14:shadowObscured xmlns:a14="http://schemas.microsoft.com/office/drawing/2010/main"/>
                      </a:ext>
                    </a:extLst>
                  </pic:spPr>
                </pic:pic>
              </a:graphicData>
            </a:graphic>
          </wp:inline>
        </w:drawing>
      </w:r>
    </w:p>
    <w:p w14:paraId="5609418A" w14:textId="0627C8BB" w:rsidR="00F6667A" w:rsidRPr="00F6667A" w:rsidRDefault="0036213F" w:rsidP="0036213F">
      <w:pPr>
        <w:pStyle w:val="Caption"/>
        <w:rPr>
          <w:w w:val="105"/>
        </w:rPr>
      </w:pPr>
      <w:bookmarkStart w:id="134" w:name="fig7"/>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7</w:t>
      </w:r>
      <w:r w:rsidR="00F6667A" w:rsidRPr="00F6667A">
        <w:rPr>
          <w:w w:val="105"/>
        </w:rPr>
        <w:fldChar w:fldCharType="end"/>
      </w:r>
      <w:r w:rsidR="00F6667A" w:rsidRPr="00F6667A">
        <w:rPr>
          <w:w w:val="105"/>
        </w:rPr>
        <w:t xml:space="preserve">: </w:t>
      </w:r>
      <w:bookmarkEnd w:id="134"/>
      <w:r w:rsidR="00F6667A" w:rsidRPr="00F6667A">
        <w:rPr>
          <w:w w:val="105"/>
        </w:rPr>
        <w:t xml:space="preserve">Numerieke doorrekening van de doorsnede van Ernst (1962, </w:t>
      </w:r>
      <w:r w:rsidR="00BE39B6">
        <w:t>afbeelding</w:t>
      </w:r>
      <w:r w:rsidR="00FE63EC">
        <w:t xml:space="preserve"> </w:t>
      </w:r>
      <w:r>
        <w:t>1</w:t>
      </w:r>
      <w:r w:rsidR="00F6667A" w:rsidRPr="00F6667A">
        <w:rPr>
          <w:w w:val="105"/>
        </w:rPr>
        <w:t>)</w:t>
      </w:r>
    </w:p>
    <w:p w14:paraId="3C24378E" w14:textId="437FDEEC" w:rsidR="00F6667A" w:rsidRPr="00F6667A" w:rsidRDefault="00FA0674" w:rsidP="00F6667A">
      <w:pPr>
        <w:pStyle w:val="Normaal"/>
      </w:pPr>
      <w:r>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/2 is het resultaat voor de situatie met alleen verticale stroming, </w:t>
      </w:r>
      <w:commentRangeStart w:id="135"/>
      <w:r w:rsidR="00F6667A" w:rsidRPr="00F6667A">
        <w:t xml:space="preserve">die wordt verkregen door infiltratie van neerslagoverschot </w:t>
      </w:r>
      <m:oMath>
        <m:r>
          <w:rPr>
            <w:rFonts w:ascii="Cambria Math" w:hAnsi="Cambria Math"/>
          </w:rPr>
          <m:t>N</m:t>
        </m:r>
      </m:oMath>
      <w:r w:rsidR="00F6667A" w:rsidRPr="00F6667A">
        <w:t xml:space="preserve"> in de bovenste actieve cellen en een bijna uniforme onttrekking ter grootte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sub>
        </m:sSub>
      </m:oMath>
      <w:commentRangeEnd w:id="135"/>
      <w:r w:rsidR="00FD40F8" w:rsidRPr="00F6667A">
        <w:rPr>
          <w:rStyle w:val="CommentReference"/>
          <w:rFonts w:cs="Trebuchet MS"/>
          <w:sz w:val="17"/>
          <w:szCs w:val="17"/>
        </w:rPr>
        <w:commentReference w:id="135"/>
      </w:r>
      <w:r w:rsidR="00F6667A" w:rsidRPr="00F6667A">
        <w:t xml:space="preserve">. We zien hier dus inderdaad kleine afwijkingen van de horizontale isohypsen nabij de sloot waar Ernst over repte. In </w:t>
      </w:r>
      <w:r w:rsidR="00BE39B6">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/2 is ook de stippellijn getekend die Ernst in zijn </w:t>
      </w:r>
      <w:r w:rsidR="00BE39B6">
        <w:t>afbeelding</w:t>
      </w:r>
      <w:r w:rsidR="00FE63EC">
        <w:t xml:space="preserve"> </w:t>
      </w:r>
      <w:r w:rsidR="00F6667A" w:rsidRPr="00F6667A">
        <w:t>7b toont. Deze stippellijn is de contour van stijghoogte 0 (het slootpeil). Het is opvallend hoe mooi deze lijn met die van Ernst overeen komt. De stijghoogte boven deze stippellijn is dus negatief ten opzichte van het slootpeil.</w:t>
      </w:r>
    </w:p>
    <w:p w14:paraId="5474160E" w14:textId="49A222F9" w:rsidR="00F6667A" w:rsidRPr="00F6667A" w:rsidRDefault="00FA0674" w:rsidP="00F6667A">
      <w:pPr>
        <w:pStyle w:val="Normaal"/>
      </w:pPr>
      <w:r>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/3 geeft de situatie met alleen de horizontale stroming. </w:t>
      </w:r>
      <w:commentRangeStart w:id="136"/>
      <w:r w:rsidR="00F6667A" w:rsidRPr="00F6667A">
        <w:t xml:space="preserve">Deze wordt verkregen door een ruimtelijke infiltratie over de gehele doorsnede gelijk aan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sub>
        </m:sSub>
      </m:oMath>
      <w:r w:rsidR="00F6667A" w:rsidRPr="00F6667A">
        <w:t xml:space="preserve">, dus gelijk maar tegengesteld aan de onttrekking voor </w:t>
      </w:r>
      <w:hyperlink w:anchor="fig:Numerieke-doorrekening-reeele-dsn">
        <w:r w:rsidR="00F6667A" w:rsidRPr="00F6667A">
          <w:rPr>
            <w:rStyle w:val="Hyperlink"/>
            <w:rFonts w:cs="Trebuchet MS"/>
          </w:rPr>
          <w:t>7</w:t>
        </w:r>
      </w:hyperlink>
      <w:r w:rsidR="00F6667A" w:rsidRPr="00F6667A">
        <w:t xml:space="preserve">/2, en een uniforme onttrekking </w:t>
      </w:r>
      <m:oMath>
        <m:r>
          <w:rPr>
            <w:rFonts w:ascii="Cambria Math" w:hAnsi="Cambria Math"/>
          </w:rPr>
          <m:t>Nb</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r>
              <m:rPr>
                <m:sty m:val="p"/>
              </m:rPr>
              <w:rPr>
                <w:rFonts w:ascii="Cambria Math" w:hAnsi="Cambria Math"/>
              </w:rPr>
              <m:t>=</m:t>
            </m:r>
            <m:r>
              <w:rPr>
                <w:rFonts w:ascii="Cambria Math" w:hAnsi="Cambria Math"/>
              </w:rPr>
              <m:t>b</m:t>
            </m:r>
          </m:sub>
        </m:sSub>
      </m:oMath>
      <w:r w:rsidR="00F6667A" w:rsidRPr="00F6667A">
        <w:t xml:space="preserve"> aan de verticaal onder de sloot, waar </w:t>
      </w:r>
      <m:oMath>
        <m:r>
          <w:rPr>
            <w:rFonts w:ascii="Cambria Math" w:hAnsi="Cambria Math"/>
          </w:rPr>
          <m:t>x</m:t>
        </m:r>
        <m:r>
          <m:rPr>
            <m:sty m:val="p"/>
          </m:rPr>
          <w:rPr>
            <w:rFonts w:ascii="Cambria Math" w:hAnsi="Cambria Math"/>
          </w:rPr>
          <m:t>=</m:t>
        </m:r>
        <m:r>
          <w:rPr>
            <w:rFonts w:ascii="Cambria Math" w:hAnsi="Cambria Math"/>
          </w:rPr>
          <m:t>b</m:t>
        </m:r>
      </m:oMath>
      <w:r w:rsidR="00F6667A" w:rsidRPr="00F6667A">
        <w:t xml:space="preserve">. </w:t>
      </w:r>
      <w:commentRangeEnd w:id="136"/>
      <w:r w:rsidR="00FD40F8" w:rsidRPr="00F6667A">
        <w:rPr>
          <w:rStyle w:val="CommentReference"/>
          <w:rFonts w:cs="Trebuchet MS"/>
          <w:sz w:val="17"/>
          <w:szCs w:val="17"/>
        </w:rPr>
        <w:commentReference w:id="136"/>
      </w:r>
      <w:r w:rsidR="00F6667A" w:rsidRPr="00F6667A">
        <w:t>De aanwezigheid van de sloot geeft nu een behoorlijke verstoring van het ideale beeld. Bij Ernst valt dat wat minder op, want hij geeft voor deze situatie juist minder detail. Het is wel duidelijk, dat de sloot niet helemaal compatibel te maken is met zuiver horizontale en verticale stroming, tenzij de sloot wordt teruggebracht tot een punt d</w:t>
      </w:r>
      <w:ins w:id="137" w:author="David Simpson" w:date="2026-02-11T21:32:00Z" w16du:dateUtc="2026-02-11T20:32:00Z">
        <w:r w:rsidR="00FD40F8">
          <w:t>at</w:t>
        </w:r>
      </w:ins>
      <w:del w:id="138" w:author="David Simpson" w:date="2026-02-11T21:32:00Z" w16du:dateUtc="2026-02-11T20:32:00Z">
        <w:r w:rsidR="00F6667A" w:rsidRPr="00F6667A" w:rsidDel="00FD40F8">
          <w:delText>ie</w:delText>
        </w:r>
      </w:del>
      <w:r w:rsidR="00F6667A" w:rsidRPr="00F6667A">
        <w:t xml:space="preserve"> verder niets doet.</w:t>
      </w:r>
    </w:p>
    <w:p w14:paraId="047EFE44" w14:textId="4E88BBD4" w:rsidR="00F6667A" w:rsidRPr="00F6667A" w:rsidRDefault="00FA0674" w:rsidP="00F6667A">
      <w:pPr>
        <w:pStyle w:val="Normaal"/>
      </w:pPr>
      <w:r>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/4 is de superpositie van </w:t>
      </w:r>
      <w:r w:rsidR="00BE39B6">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/2 en </w:t>
      </w:r>
      <w:r w:rsidR="00BE39B6">
        <w:t>afbeelding</w:t>
      </w:r>
      <w:r w:rsidR="00FE63EC">
        <w:t xml:space="preserve"> </w:t>
      </w:r>
      <w:hyperlink w:anchor="fig:Numerieke-doorrekening-reeele-dsn">
        <w:r w:rsidR="00F6667A" w:rsidRPr="00F6667A">
          <w:rPr>
            <w:rStyle w:val="Hyperlink"/>
            <w:rFonts w:cs="Trebuchet MS"/>
          </w:rPr>
          <w:t>7</w:t>
        </w:r>
      </w:hyperlink>
      <w:r w:rsidR="00F6667A" w:rsidRPr="00F6667A">
        <w:t>/3. Het lijnenpatroon laat duidelijk zien dat de sloot een verstorende factor is, want een behoorlijke deel van de grondwaterstro</w:t>
      </w:r>
      <w:ins w:id="139" w:author="David Simpson" w:date="2026-02-11T21:32:00Z" w16du:dateUtc="2026-02-11T20:32:00Z">
        <w:r w:rsidR="00FD40F8">
          <w:t>ming</w:t>
        </w:r>
      </w:ins>
      <w:del w:id="140" w:author="David Simpson" w:date="2026-02-11T21:32:00Z" w16du:dateUtc="2026-02-11T20:32:00Z">
        <w:r w:rsidR="00F6667A" w:rsidRPr="00F6667A" w:rsidDel="00FD40F8">
          <w:delText>om</w:delText>
        </w:r>
      </w:del>
      <w:r w:rsidR="00F6667A" w:rsidRPr="00F6667A">
        <w:t xml:space="preserve"> wordt nu kortgesloten via de sloot. Het oorspronkelijke idee van een stroombeeld dat de som is van zuiver horizontale en zuiver verticale stroming is onmogelijk met sloot; de sloot hoort gewoon niet in deze </w:t>
      </w:r>
      <w:r w:rsidR="00BE39B6">
        <w:t>afbeelding</w:t>
      </w:r>
      <w:r w:rsidR="00FE63EC">
        <w:t xml:space="preserve"> </w:t>
      </w:r>
      <w:r w:rsidR="00F6667A" w:rsidRPr="00F6667A">
        <w:t>maar is vereist voor een valide superpositie.</w:t>
      </w:r>
    </w:p>
    <w:p w14:paraId="16ED2EC1" w14:textId="1D738415" w:rsidR="00F6667A" w:rsidRPr="00F6667A" w:rsidRDefault="00FA0674" w:rsidP="00F6667A">
      <w:pPr>
        <w:pStyle w:val="Normaal"/>
      </w:pPr>
      <w:r>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/5 ontstaat door de uniforme onttrekking aan de verticale lijn onder </w:t>
      </w:r>
      <w:ins w:id="141" w:author="David Simpson" w:date="2026-02-11T21:32:00Z" w16du:dateUtc="2026-02-11T20:32:00Z">
        <w:r w:rsidR="00FD40F8">
          <w:t>d</w:t>
        </w:r>
      </w:ins>
      <w:r w:rsidR="00F6667A" w:rsidRPr="00F6667A">
        <w:t xml:space="preserve">e sloot in </w:t>
      </w:r>
      <w:r w:rsidR="00BE39B6">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/2 en deze in </w:t>
      </w:r>
      <w:r w:rsidR="00BE39B6">
        <w:t>afbeelding</w:t>
      </w:r>
      <w:r w:rsidR="00FE63EC">
        <w:t xml:space="preserve"> </w:t>
      </w:r>
      <w:hyperlink w:anchor="fig:Numerieke-doorrekening-reeele-dsn">
        <w:r w:rsidR="00F6667A" w:rsidRPr="00F6667A">
          <w:rPr>
            <w:rStyle w:val="Hyperlink"/>
            <w:rFonts w:cs="Trebuchet MS"/>
          </w:rPr>
          <w:t>7</w:t>
        </w:r>
      </w:hyperlink>
      <w:r w:rsidR="00F6667A" w:rsidRPr="00F6667A">
        <w:t xml:space="preserve">/3 onder </w:t>
      </w:r>
      <w:ins w:id="142" w:author="David Simpson" w:date="2026-02-11T21:33:00Z" w16du:dateUtc="2026-02-11T20:33:00Z">
        <w:r w:rsidR="00FD40F8">
          <w:t>d</w:t>
        </w:r>
      </w:ins>
      <w:del w:id="143" w:author="David Simpson" w:date="2026-02-11T21:33:00Z" w16du:dateUtc="2026-02-11T20:33:00Z">
        <w:r w:rsidR="00F6667A" w:rsidRPr="00F6667A" w:rsidDel="00FD40F8">
          <w:delText>t</w:delText>
        </w:r>
      </w:del>
      <w:r w:rsidR="00F6667A" w:rsidRPr="00F6667A">
        <w:t>e sloot nu te infiltreren. Dit geïnfiltreerde water wordt dan automatisch via de sloot afgevoerd, zoals goed te zien is aan het plaatje. Afwijkingen door de hier ruimtelijk aanwezige sloot zijn er ook wel, maar zijn aan dit plaatje op het oog niet goed te zien. Het is gewoon een mooi plaatje, precies zoals je het zou verwachten.</w:t>
      </w:r>
    </w:p>
    <w:p w14:paraId="2427507F" w14:textId="15DCDA37" w:rsidR="00F6667A" w:rsidRPr="00F6667A" w:rsidRDefault="00F6667A" w:rsidP="00F6667A">
      <w:pPr>
        <w:pStyle w:val="Normaal"/>
      </w:pPr>
      <w:r w:rsidRPr="00F6667A">
        <w:t xml:space="preserve">Door de stromingssituaties van </w:t>
      </w:r>
      <w:r w:rsidR="00BE39B6">
        <w:t>afbeelding</w:t>
      </w:r>
      <w:r w:rsidR="00FE63EC">
        <w:t xml:space="preserve"> </w:t>
      </w:r>
      <w:hyperlink w:anchor="fig:Numerieke-doorrekening-reeele-dsn">
        <w:r w:rsidRPr="00F6667A">
          <w:rPr>
            <w:rStyle w:val="Hyperlink"/>
            <w:rFonts w:cs="Trebuchet MS"/>
          </w:rPr>
          <w:t>7</w:t>
        </w:r>
      </w:hyperlink>
      <w:r w:rsidRPr="00F6667A">
        <w:t xml:space="preserve">/2, </w:t>
      </w:r>
      <w:hyperlink w:anchor="fig:Numerieke-doorrekening-reeele-dsn">
        <w:r w:rsidRPr="00F6667A">
          <w:rPr>
            <w:rStyle w:val="Hyperlink"/>
            <w:rFonts w:cs="Trebuchet MS"/>
          </w:rPr>
          <w:t>7</w:t>
        </w:r>
      </w:hyperlink>
      <w:r w:rsidRPr="00F6667A">
        <w:t xml:space="preserve">/3 en </w:t>
      </w:r>
      <w:hyperlink w:anchor="fig:Numerieke-doorrekening-reeele-dsn">
        <w:r w:rsidRPr="00F6667A">
          <w:rPr>
            <w:rStyle w:val="Hyperlink"/>
            <w:rFonts w:cs="Trebuchet MS"/>
          </w:rPr>
          <w:t>7</w:t>
        </w:r>
      </w:hyperlink>
      <w:r w:rsidRPr="00F6667A">
        <w:t xml:space="preserve">/5 bij elkaar op te tellen ontstaat het samengestelde stroombeeld van </w:t>
      </w:r>
      <w:hyperlink w:anchor="fig:Numerieke-doorrekening-reeele-dsn">
        <w:r w:rsidRPr="00F6667A">
          <w:rPr>
            <w:rStyle w:val="Hyperlink"/>
            <w:rFonts w:cs="Trebuchet MS"/>
          </w:rPr>
          <w:t>7</w:t>
        </w:r>
      </w:hyperlink>
      <w:r w:rsidRPr="00F6667A">
        <w:t xml:space="preserve">/6 (het oorspronkelijke plaatje), dat geheel consistent is met enerzijds de stromingsrandvoorwaarden en anderzijds de sloot met gegeven stijghoogte. De waterscheiding, de basis en de verticaal onder de sloot vormen een enkele stroomlijn. De flux die over het freatisch vlak binnenkomt is gelijk aan </w:t>
      </w:r>
      <m:oMath>
        <m:r>
          <w:rPr>
            <w:rFonts w:ascii="Cambria Math" w:hAnsi="Cambria Math"/>
          </w:rPr>
          <m:t>N</m:t>
        </m:r>
      </m:oMath>
      <w:r w:rsidRPr="00F6667A">
        <w:t xml:space="preserve"> en alle stroomlijnen verdwijnen loodrecht op de slootwand in de sloot.</w:t>
      </w:r>
    </w:p>
    <w:p w14:paraId="1347DC53" w14:textId="2DCD1D8E" w:rsidR="00F6667A" w:rsidRPr="00F6667A" w:rsidRDefault="00F6667A" w:rsidP="00F6667A">
      <w:pPr>
        <w:pStyle w:val="Normaal"/>
      </w:pPr>
      <w:r w:rsidRPr="00F6667A">
        <w:t>Net als voor de geïdealiseerde doorsnede kan de opbouw van de stijghoogte langs het boven- en ondervlak van de doorsnede worden getekend (</w:t>
      </w:r>
      <w:r w:rsidR="00BE39B6">
        <w:t>afbeelding</w:t>
      </w:r>
      <w:r w:rsidR="00FE63EC">
        <w:t xml:space="preserve"> </w:t>
      </w:r>
      <w:hyperlink w:anchor="X93699caff10b830c15513d6cfd59d9bcb1fc491">
        <w:r w:rsidRPr="00F6667A">
          <w:rPr>
            <w:rStyle w:val="Hyperlink"/>
            <w:rFonts w:cs="Trebuchet MS"/>
          </w:rPr>
          <w:t>8</w:t>
        </w:r>
      </w:hyperlink>
      <w:r w:rsidRPr="00F6667A">
        <w:t xml:space="preserve">). Alle lijnen zijn nu ten opzichte van het slootpeil. De blauwe lijnen geven de situatie volgens </w:t>
      </w:r>
      <w:r w:rsidR="00BE39B6">
        <w:t>afbeelding</w:t>
      </w:r>
      <w:r w:rsidR="00FE63EC">
        <w:t xml:space="preserve"> </w:t>
      </w:r>
      <w:hyperlink w:anchor="fig:Numerieke-doorrekening-reeele-dsn">
        <w:r w:rsidRPr="00F6667A">
          <w:rPr>
            <w:rStyle w:val="Hyperlink"/>
            <w:rFonts w:cs="Trebuchet MS"/>
          </w:rPr>
          <w:t>7</w:t>
        </w:r>
      </w:hyperlink>
      <w:r w:rsidRPr="00F6667A">
        <w:t xml:space="preserve">/4, in essentie Dupuit, waarbij de stijghoogte aan de basis </w:t>
      </w:r>
      <m:oMath>
        <m:r>
          <w:rPr>
            <w:rFonts w:ascii="Cambria Math" w:hAnsi="Cambria Math"/>
          </w:rPr>
          <m:t>ND</m:t>
        </m:r>
        <m:r>
          <m:rPr>
            <m:sty m:val="p"/>
          </m:rPr>
          <w:rPr>
            <w:rFonts w:ascii="Cambria Math" w:hAnsi="Cambria Math"/>
          </w:rPr>
          <m:t>/</m:t>
        </m:r>
        <m:d>
          <m:dPr>
            <m:ctrlPr>
              <w:rPr>
                <w:rFonts w:ascii="Cambria Math" w:hAnsi="Cambria Math"/>
              </w:rPr>
            </m:ctrlPr>
          </m:dPr>
          <m:e>
            <m:r>
              <w:rPr>
                <w:rFonts w:ascii="Cambria Math" w:hAnsi="Cambria Math"/>
              </w:rPr>
              <m:t>2k</m:t>
            </m:r>
          </m:e>
        </m:d>
      </m:oMath>
      <w:r w:rsidRPr="00F6667A">
        <w:t xml:space="preserve"> lager is dan het freatisch vlak. De rode lijnen geven de stijghoogte aan de top en de basis weer door uitsluitend de contractiestroming in </w:t>
      </w:r>
      <w:r w:rsidR="00BE39B6">
        <w:t>afbeelding</w:t>
      </w:r>
      <w:r w:rsidR="00FE63EC">
        <w:t xml:space="preserve"> </w:t>
      </w:r>
      <w:hyperlink w:anchor="fig:Numerieke-doorrekening-reeele-dsn">
        <w:r w:rsidRPr="00F6667A">
          <w:rPr>
            <w:rStyle w:val="Hyperlink"/>
            <w:rFonts w:cs="Trebuchet MS"/>
          </w:rPr>
          <w:t>7</w:t>
        </w:r>
      </w:hyperlink>
      <w:r w:rsidRPr="00F6667A">
        <w:t xml:space="preserve">/5. De groene lijnen </w:t>
      </w:r>
      <w:r w:rsidR="00BE39B6">
        <w:t>afbeelding</w:t>
      </w:r>
      <w:r w:rsidR="00FE63EC">
        <w:t xml:space="preserve"> </w:t>
      </w:r>
      <w:hyperlink w:anchor="fig:Numerieke-doorrekening-reeele-dsn">
        <w:r w:rsidRPr="00F6667A">
          <w:rPr>
            <w:rStyle w:val="Hyperlink"/>
            <w:rFonts w:cs="Trebuchet MS"/>
          </w:rPr>
          <w:t>7</w:t>
        </w:r>
      </w:hyperlink>
      <w:r w:rsidRPr="00F6667A">
        <w:t xml:space="preserve">/6 zijn de superpositie van </w:t>
      </w:r>
      <w:r w:rsidR="00BE39B6">
        <w:t>afbeelding</w:t>
      </w:r>
      <w:r w:rsidR="00FE63EC">
        <w:t xml:space="preserve"> </w:t>
      </w:r>
      <w:hyperlink w:anchor="fig:Numerieke-doorrekening-reeele-dsn">
        <w:r w:rsidRPr="00F6667A">
          <w:rPr>
            <w:rStyle w:val="Hyperlink"/>
            <w:rFonts w:cs="Trebuchet MS"/>
          </w:rPr>
          <w:t>7</w:t>
        </w:r>
      </w:hyperlink>
      <w:r w:rsidRPr="00F6667A">
        <w:t xml:space="preserve">/2, /3, /5 of van </w:t>
      </w:r>
      <w:r w:rsidR="00BE39B6">
        <w:t>afbeelding</w:t>
      </w:r>
      <w:r w:rsidR="00FE63EC">
        <w:t xml:space="preserve"> </w:t>
      </w:r>
      <w:hyperlink w:anchor="fig:Numerieke-doorrekening-reeele-dsn">
        <w:r w:rsidRPr="00F6667A">
          <w:rPr>
            <w:rStyle w:val="Hyperlink"/>
            <w:rFonts w:cs="Trebuchet MS"/>
          </w:rPr>
          <w:t>7</w:t>
        </w:r>
      </w:hyperlink>
      <w:r w:rsidRPr="00F6667A">
        <w:t>/4 en /5. De blauwe plus de rode lijnen geven de groene.</w:t>
      </w:r>
    </w:p>
    <w:p w14:paraId="46DC1ADE" w14:textId="77777777" w:rsidR="00F6667A" w:rsidRPr="00F6667A" w:rsidRDefault="00F6667A" w:rsidP="00F6667A">
      <w:pPr>
        <w:pStyle w:val="Normaal"/>
      </w:pPr>
      <w:r w:rsidRPr="00F6667A">
        <w:rPr>
          <w:noProof/>
        </w:rPr>
        <w:drawing>
          <wp:inline distT="0" distB="0" distL="0" distR="0" wp14:anchorId="481D5FB3" wp14:editId="10847DF5">
            <wp:extent cx="3657600" cy="2743200"/>
            <wp:effectExtent l="0" t="0" r="0" b="0"/>
            <wp:docPr id="1667860640" name="Picture" descr="[fig:Stijghoogte-aan-de-top-en-basis-reele-dsn]Stijghoogte aan de top en basis van het watervoerende pakket van Afb.7 voor stroming met en zonder contractie van de stroomlijnen en de stroming door de contractie z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7_Users_Theo_Entiteiten_Hygea_2022-AGT_Coding_images_ErnstNumeriekPhimaaiveld_456_freat.png"/>
                    <pic:cNvPicPr>
                      <a:picLocks noChangeAspect="1" noChangeArrowheads="1"/>
                    </pic:cNvPicPr>
                  </pic:nvPicPr>
                  <pic:blipFill>
                    <a:blip r:embed="rId18"/>
                    <a:stretch>
                      <a:fillRect/>
                    </a:stretch>
                  </pic:blipFill>
                  <pic:spPr bwMode="auto">
                    <a:xfrm>
                      <a:off x="0" y="0"/>
                      <a:ext cx="3657600" cy="2743200"/>
                    </a:xfrm>
                    <a:prstGeom prst="rect">
                      <a:avLst/>
                    </a:prstGeom>
                    <a:noFill/>
                    <a:ln w="9525">
                      <a:noFill/>
                      <a:headEnd/>
                      <a:tailEnd/>
                    </a:ln>
                  </pic:spPr>
                </pic:pic>
              </a:graphicData>
            </a:graphic>
          </wp:inline>
        </w:drawing>
      </w:r>
    </w:p>
    <w:p w14:paraId="04FF91C4" w14:textId="5440D8B5" w:rsidR="00F6667A" w:rsidRPr="00F6667A" w:rsidRDefault="00FA0674" w:rsidP="00FA0674">
      <w:pPr>
        <w:pStyle w:val="Caption"/>
        <w:rPr>
          <w:w w:val="105"/>
        </w:rPr>
      </w:pPr>
      <w:bookmarkStart w:id="144" w:name="fig8"/>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8</w:t>
      </w:r>
      <w:r w:rsidR="00F6667A" w:rsidRPr="00F6667A">
        <w:rPr>
          <w:w w:val="105"/>
        </w:rPr>
        <w:fldChar w:fldCharType="end"/>
      </w:r>
      <w:r w:rsidR="00F6667A" w:rsidRPr="00F6667A">
        <w:rPr>
          <w:w w:val="105"/>
        </w:rPr>
        <w:t xml:space="preserve">: </w:t>
      </w:r>
      <w:bookmarkEnd w:id="144"/>
      <w:ins w:id="145" w:author="David Simpson" w:date="2026-02-11T21:34:00Z" w16du:dateUtc="2026-02-11T20:34:00Z">
        <w:r w:rsidR="00FD40F8">
          <w:rPr>
            <w:w w:val="105"/>
          </w:rPr>
          <w:t xml:space="preserve">Numeriek berekende </w:t>
        </w:r>
      </w:ins>
      <w:del w:id="146" w:author="David Simpson" w:date="2026-02-11T21:34:00Z" w16du:dateUtc="2026-02-11T20:34:00Z">
        <w:r w:rsidR="00F6667A" w:rsidRPr="00F6667A" w:rsidDel="00FD40F8">
          <w:rPr>
            <w:w w:val="105"/>
          </w:rPr>
          <w:delText>S</w:delText>
        </w:r>
      </w:del>
      <w:ins w:id="147" w:author="David Simpson" w:date="2026-02-11T21:34:00Z" w16du:dateUtc="2026-02-11T20:34:00Z">
        <w:r w:rsidR="00FD40F8">
          <w:rPr>
            <w:w w:val="105"/>
          </w:rPr>
          <w:t>s</w:t>
        </w:r>
      </w:ins>
      <w:r w:rsidR="00F6667A" w:rsidRPr="00F6667A">
        <w:rPr>
          <w:w w:val="105"/>
        </w:rPr>
        <w:t xml:space="preserve">tijghoogte aan de top en basis van het watervoerende pakket van </w:t>
      </w:r>
      <w:r w:rsidR="00BE39B6">
        <w:t>afbeelding</w:t>
      </w:r>
      <w:r w:rsidR="00FE63EC">
        <w:t xml:space="preserve"> </w:t>
      </w:r>
      <w:hyperlink w:anchor="fig:Numerieke-doorrekening-reeele-dsn">
        <w:r w:rsidR="00F6667A" w:rsidRPr="00F6667A">
          <w:rPr>
            <w:rStyle w:val="Hyperlink"/>
            <w:rFonts w:cs="Trebuchet MS"/>
          </w:rPr>
          <w:t>7</w:t>
        </w:r>
      </w:hyperlink>
      <w:r w:rsidR="00F6667A" w:rsidRPr="00F6667A">
        <w:rPr>
          <w:w w:val="105"/>
        </w:rPr>
        <w:t xml:space="preserve"> voor stroming met en zonder contractie van de stroomlijnen en de stroming door de contractie zelf</w:t>
      </w:r>
      <w:ins w:id="148" w:author="David Simpson" w:date="2026-02-11T21:35:00Z" w16du:dateUtc="2026-02-11T20:35:00Z">
        <w:r w:rsidR="00FD40F8">
          <w:rPr>
            <w:w w:val="105"/>
          </w:rPr>
          <w:t xml:space="preserve">, voor een sloot met </w:t>
        </w:r>
      </w:ins>
      <w:ins w:id="149" w:author="David Simpson" w:date="2026-02-11T21:36:00Z" w16du:dateUtc="2026-02-11T20:36:00Z">
        <w:r w:rsidR="00FD40F8">
          <w:rPr>
            <w:w w:val="105"/>
          </w:rPr>
          <w:t>dimensies</w:t>
        </w:r>
      </w:ins>
      <w:r w:rsidR="00F6667A" w:rsidRPr="00F6667A">
        <w:rPr>
          <w:w w:val="105"/>
        </w:rPr>
        <w:t>.</w:t>
      </w:r>
    </w:p>
    <w:p w14:paraId="5B87BAE2" w14:textId="0BE55ACA" w:rsidR="00F6667A" w:rsidRPr="00F6667A" w:rsidRDefault="00F6667A" w:rsidP="00F6667A">
      <w:pPr>
        <w:pStyle w:val="Normaal"/>
      </w:pPr>
      <w:r w:rsidRPr="00F6667A">
        <w:t xml:space="preserve">Laten we in deze reële doorsnede de radiale weerstand in </w:t>
      </w:r>
      <w:r w:rsidR="00BE39B6">
        <w:t>afbeelding</w:t>
      </w:r>
      <w:r w:rsidR="00FE63EC">
        <w:t xml:space="preserve"> </w:t>
      </w:r>
      <w:hyperlink w:anchor="X93699caff10b830c15513d6cfd59d9bcb1fc491">
        <w:r w:rsidRPr="00F6667A">
          <w:rPr>
            <w:rStyle w:val="Hyperlink"/>
            <w:rFonts w:cs="Trebuchet MS"/>
          </w:rPr>
          <w:t>8</w:t>
        </w:r>
      </w:hyperlink>
      <w:r w:rsidRPr="00F6667A">
        <w:t xml:space="preserve"> bepalen en vergelijken met die in geïdealiseerde doorsnede in </w:t>
      </w:r>
      <w:r w:rsidR="00BE39B6">
        <w:t>afbeelding</w:t>
      </w:r>
      <w:r w:rsidR="00FE63EC">
        <w:t xml:space="preserve"> </w:t>
      </w:r>
      <w:hyperlink w:anchor="fig:Stijghoogte-langs-top-en-basis">
        <w:r w:rsidRPr="00F6667A">
          <w:rPr>
            <w:rStyle w:val="Hyperlink"/>
            <w:rFonts w:cs="Trebuchet MS"/>
          </w:rPr>
          <w:t>4</w:t>
        </w:r>
      </w:hyperlink>
      <w:r w:rsidRPr="00F6667A">
        <w:t xml:space="preserve"> voor een radius gelijk aan de halve slootbreedte. Het stijghoogteverlies door de radiale weerstand voor de reële doorsnede van Ernst is af te lezen in </w:t>
      </w:r>
      <w:r w:rsidR="00BE39B6">
        <w:t>afbeelding</w:t>
      </w:r>
      <w:r w:rsidR="00FE63EC">
        <w:t xml:space="preserve"> </w:t>
      </w:r>
      <w:hyperlink w:anchor="X93699caff10b830c15513d6cfd59d9bcb1fc491">
        <w:r w:rsidRPr="00F6667A">
          <w:rPr>
            <w:rStyle w:val="Hyperlink"/>
            <w:rFonts w:cs="Trebuchet MS"/>
          </w:rPr>
          <w:t>8</w:t>
        </w:r>
      </w:hyperlink>
      <w:r w:rsidRPr="00F6667A">
        <w:t xml:space="preserve">. Het is de hoogte van de rode lijnen op grotere afstand van de sloot. Hier dus ca. 54 cm. De sloot heeft een halve breedte van </w:t>
      </w:r>
      <m:oMath>
        <m:r>
          <w:rPr>
            <w:rFonts w:ascii="Cambria Math" w:hAnsi="Cambria Math"/>
          </w:rPr>
          <m:t>r</m:t>
        </m:r>
        <m:r>
          <m:rPr>
            <m:sty m:val="p"/>
          </m:rPr>
          <w:rPr>
            <w:rFonts w:ascii="Cambria Math" w:hAnsi="Cambria Math"/>
          </w:rPr>
          <m:t>=</m:t>
        </m:r>
        <m:r>
          <w:rPr>
            <w:rFonts w:ascii="Cambria Math" w:hAnsi="Cambria Math"/>
          </w:rPr>
          <m:t>2</m:t>
        </m:r>
      </m:oMath>
      <w:r w:rsidRPr="00F6667A">
        <w:t xml:space="preserve"> m. Kijken we in </w:t>
      </w:r>
      <w:r w:rsidR="00BE39B6">
        <w:t>afbeelding</w:t>
      </w:r>
      <w:r w:rsidR="00FE63EC">
        <w:t xml:space="preserve"> </w:t>
      </w:r>
      <w:hyperlink w:anchor="fig:Stijghoogte-langs-top-en-basis">
        <w:r w:rsidRPr="00F6667A">
          <w:rPr>
            <w:rStyle w:val="Hyperlink"/>
            <w:rFonts w:cs="Trebuchet MS"/>
          </w:rPr>
          <w:t>4</w:t>
        </w:r>
      </w:hyperlink>
      <w:r w:rsidRPr="00F6667A">
        <w:t xml:space="preserve">, de geïdealiseerde doorsnede, naar het stijghoogteverval door radiale weerstand voor </w:t>
      </w:r>
      <m:oMath>
        <m:r>
          <w:rPr>
            <w:rFonts w:ascii="Cambria Math" w:hAnsi="Cambria Math"/>
          </w:rPr>
          <m:t>r</m:t>
        </m:r>
        <m:r>
          <m:rPr>
            <m:sty m:val="p"/>
          </m:rPr>
          <w:rPr>
            <w:rFonts w:ascii="Cambria Math" w:hAnsi="Cambria Math"/>
          </w:rPr>
          <m:t>=</m:t>
        </m:r>
        <m:r>
          <w:rPr>
            <w:rFonts w:ascii="Cambria Math" w:hAnsi="Cambria Math"/>
          </w:rPr>
          <m:t>2</m:t>
        </m:r>
      </m:oMath>
      <w:r w:rsidRPr="00F6667A">
        <w:t xml:space="preserve">m, dan blijkt dat 47cm te zijn (blauwe bol in </w:t>
      </w:r>
      <w:r w:rsidR="00BE39B6">
        <w:t>afbeelding</w:t>
      </w:r>
      <w:r w:rsidR="00FE63EC">
        <w:t xml:space="preserve"> </w:t>
      </w:r>
      <w:hyperlink w:anchor="fig:Stijghoogte-langs-top-en-basis">
        <w:r w:rsidRPr="00F6667A">
          <w:rPr>
            <w:rStyle w:val="Hyperlink"/>
            <w:rFonts w:cs="Trebuchet MS"/>
          </w:rPr>
          <w:t>4</w:t>
        </w:r>
      </w:hyperlink>
      <w:r w:rsidRPr="00F6667A">
        <w:t xml:space="preserve">). De benaderende formule voor </w:t>
      </w:r>
      <m:oMath>
        <m:r>
          <w:rPr>
            <w:rFonts w:ascii="Cambria Math" w:hAnsi="Cambria Math"/>
          </w:rPr>
          <m:t>r</m:t>
        </m:r>
        <m:r>
          <m:rPr>
            <m:sty m:val="p"/>
          </m:rPr>
          <w:rPr>
            <w:rFonts w:ascii="Cambria Math" w:hAnsi="Cambria Math"/>
          </w:rPr>
          <m:t>=</m:t>
        </m:r>
        <m:r>
          <w:rPr>
            <w:rFonts w:ascii="Cambria Math" w:hAnsi="Cambria Math"/>
          </w:rPr>
          <m:t>2</m:t>
        </m:r>
      </m:oMath>
      <w:r w:rsidRPr="00F6667A">
        <w:t xml:space="preserve"> m geeft 30 cm (rode bol in </w:t>
      </w:r>
      <w:r w:rsidR="00BE39B6">
        <w:t>afbeelding</w:t>
      </w:r>
      <w:r w:rsidR="00FE63EC">
        <w:t xml:space="preserve"> </w:t>
      </w:r>
      <w:hyperlink w:anchor="fig:Stijghoogte-langs-top-en-basis">
        <w:r w:rsidRPr="00F6667A">
          <w:rPr>
            <w:rStyle w:val="Hyperlink"/>
            <w:rFonts w:cs="Trebuchet MS"/>
          </w:rPr>
          <w:t>4</w:t>
        </w:r>
      </w:hyperlink>
      <w:r w:rsidRPr="00F6667A">
        <w:t>) dus duidelijk minder. We zien hieruit dat de nauwkeurigheid van de benadering (</w:t>
      </w:r>
      <w:r w:rsidR="00EA1FBF">
        <w:t>22</w:t>
      </w:r>
      <w:r w:rsidRPr="00F6667A">
        <w:t xml:space="preserve">), zoals eerder gezegd, gering is zodra de radius van de sloot groter is dan ca. </w:t>
      </w:r>
      <m:oMath>
        <m:r>
          <w:rPr>
            <w:rFonts w:ascii="Cambria Math" w:hAnsi="Cambria Math"/>
          </w:rPr>
          <m:t>0.1D</m:t>
        </m:r>
      </m:oMath>
      <w:r w:rsidRPr="00F6667A">
        <w:t>. Dat is wellicht onverwacht, want we gebruiken allemaal deze benadering, maar zijn geringe nauwkeurigheid volgt eenduidig uit de analyse en is nu ook geïllustreerd aan de</w:t>
      </w:r>
      <w:ins w:id="150" w:author="David Simpson" w:date="2026-02-11T21:36:00Z" w16du:dateUtc="2026-02-11T20:36:00Z">
        <w:r w:rsidR="00FD40F8">
          <w:t xml:space="preserve"> hand van</w:t>
        </w:r>
      </w:ins>
      <w:r w:rsidRPr="00F6667A">
        <w:t xml:space="preserve"> numerieke berekeningen. Is er dan een betere formule? Ja, namelijk gewoon de analytische formule voor de stijghoogte door de contractiestroom langs het bovenvlak:</w:t>
      </w:r>
    </w:p>
    <w:p w14:paraId="0119502A" w14:textId="785B9BE2" w:rsidR="00F6667A" w:rsidRPr="00891EA1" w:rsidRDefault="00000000" w:rsidP="00D33D46">
      <w:pPr>
        <w:pStyle w:val="Equation"/>
        <w:rPr>
          <w:lang w:val="de-DE"/>
          <w:rPrChange w:id="151" w:author="David Simpson" w:date="2026-02-11T20:29:00Z" w16du:dateUtc="2026-02-11T19:29:00Z">
            <w:rPr/>
          </w:rPrChange>
        </w:rPr>
      </w:pPr>
      <m:oMath>
        <m:borderBox>
          <m:borderBoxPr>
            <m:ctrlPr>
              <w:rPr>
                <w:rFonts w:ascii="Cambria Math" w:hAnsi="Cambria Math"/>
              </w:rPr>
            </m:ctrlPr>
          </m:borderBoxPr>
          <m:e>
            <m:r>
              <w:rPr>
                <w:rFonts w:ascii="Cambria Math" w:hAnsi="Cambria Math"/>
              </w:rPr>
              <m:t>Δϕ</m:t>
            </m:r>
            <m:r>
              <m:rPr>
                <m:sty m:val="p"/>
              </m:rPr>
              <w:rPr>
                <w:rFonts w:ascii="Cambria Math" w:hAnsi="Cambria Math"/>
                <w:lang w:val="de-DE"/>
                <w:rPrChange w:id="152" w:author="David Simpson" w:date="2026-02-11T20:29:00Z" w16du:dateUtc="2026-02-11T19:29:00Z">
                  <w:rPr>
                    <w:rFonts w:ascii="Cambria Math" w:hAnsi="Cambria Math"/>
                  </w:rPr>
                </w:rPrChange>
              </w:rPr>
              <m:t>=</m:t>
            </m:r>
            <m:f>
              <m:fPr>
                <m:ctrlPr>
                  <w:rPr>
                    <w:rFonts w:ascii="Cambria Math" w:hAnsi="Cambria Math"/>
                  </w:rPr>
                </m:ctrlPr>
              </m:fPr>
              <m:num>
                <m:r>
                  <m:rPr>
                    <m:sty m:val="p"/>
                  </m:rPr>
                  <w:rPr>
                    <w:rFonts w:ascii="Cambria Math" w:hAnsi="Cambria Math"/>
                    <w:lang w:val="de-DE"/>
                    <w:rPrChange w:id="153" w:author="David Simpson" w:date="2026-02-11T20:29:00Z" w16du:dateUtc="2026-02-11T19:29:00Z">
                      <w:rPr>
                        <w:rFonts w:ascii="Cambria Math" w:hAnsi="Cambria Math"/>
                      </w:rPr>
                    </w:rPrChange>
                  </w:rPr>
                  <m:t>2</m:t>
                </m:r>
                <m:r>
                  <w:rPr>
                    <w:rFonts w:ascii="Cambria Math" w:hAnsi="Cambria Math"/>
                  </w:rPr>
                  <m:t>Q</m:t>
                </m:r>
              </m:num>
              <m:den>
                <m:r>
                  <w:rPr>
                    <w:rFonts w:ascii="Cambria Math" w:hAnsi="Cambria Math"/>
                  </w:rPr>
                  <m:t>πk</m:t>
                </m:r>
              </m:den>
            </m:f>
            <m:r>
              <m:rPr>
                <m:sty m:val="p"/>
              </m:rPr>
              <w:rPr>
                <w:rFonts w:ascii="Cambria Math" w:hAnsi="Cambria Math"/>
                <w:lang w:val="de-DE"/>
                <w:rPrChange w:id="154" w:author="David Simpson" w:date="2026-02-11T20:29:00Z" w16du:dateUtc="2026-02-11T19:29:00Z">
                  <w:rPr>
                    <w:rFonts w:ascii="Cambria Math" w:hAnsi="Cambria Math"/>
                  </w:rPr>
                </w:rPrChange>
              </w:rPr>
              <m:t> </m:t>
            </m:r>
            <m:r>
              <m:rPr>
                <m:nor/>
              </m:rPr>
              <w:rPr>
                <w:lang w:val="de-DE"/>
                <w:rPrChange w:id="155" w:author="David Simpson" w:date="2026-02-11T20:29:00Z" w16du:dateUtc="2026-02-11T19:29:00Z">
                  <w:rPr/>
                </w:rPrChange>
              </w:rPr>
              <m:t>ln</m:t>
            </m:r>
            <m:d>
              <m:dPr>
                <m:ctrlPr>
                  <w:rPr>
                    <w:rFonts w:ascii="Cambria Math" w:hAnsi="Cambria Math"/>
                  </w:rPr>
                </m:ctrlPr>
              </m:dPr>
              <m:e>
                <m:r>
                  <m:rPr>
                    <m:sty m:val="p"/>
                  </m:rPr>
                  <w:rPr>
                    <w:rFonts w:ascii="Cambria Math" w:hAnsi="Cambria Math"/>
                    <w:lang w:val="de-DE"/>
                    <w:rPrChange w:id="156" w:author="David Simpson" w:date="2026-02-11T20:29:00Z" w16du:dateUtc="2026-02-11T19:29:00Z">
                      <w:rPr>
                        <w:rFonts w:ascii="Cambria Math" w:hAnsi="Cambria Math"/>
                      </w:rPr>
                    </w:rPrChange>
                  </w:rPr>
                  <m:t>2</m:t>
                </m:r>
                <m:r>
                  <m:rPr>
                    <m:nor/>
                  </m:rPr>
                  <w:rPr>
                    <w:lang w:val="de-DE"/>
                    <w:rPrChange w:id="157" w:author="David Simpson" w:date="2026-02-11T20:29:00Z" w16du:dateUtc="2026-02-11T19:29:00Z">
                      <w:rPr/>
                    </w:rPrChange>
                  </w:rPr>
                  <m:t>sinh</m:t>
                </m:r>
                <m:d>
                  <m:dPr>
                    <m:ctrlPr>
                      <w:rPr>
                        <w:rFonts w:ascii="Cambria Math" w:hAnsi="Cambria Math"/>
                      </w:rPr>
                    </m:ctrlPr>
                  </m:dPr>
                  <m:e>
                    <m:f>
                      <m:fPr>
                        <m:ctrlPr>
                          <w:rPr>
                            <w:rFonts w:ascii="Cambria Math" w:hAnsi="Cambria Math"/>
                          </w:rPr>
                        </m:ctrlPr>
                      </m:fPr>
                      <m:num>
                        <m:r>
                          <w:rPr>
                            <w:rFonts w:ascii="Cambria Math" w:hAnsi="Cambria Math"/>
                          </w:rPr>
                          <m:t>πx</m:t>
                        </m:r>
                      </m:num>
                      <m:den>
                        <m:r>
                          <m:rPr>
                            <m:sty m:val="p"/>
                          </m:rPr>
                          <w:rPr>
                            <w:rFonts w:ascii="Cambria Math" w:hAnsi="Cambria Math"/>
                            <w:lang w:val="de-DE"/>
                            <w:rPrChange w:id="158" w:author="David Simpson" w:date="2026-02-11T20:29:00Z" w16du:dateUtc="2026-02-11T19:29:00Z">
                              <w:rPr>
                                <w:rFonts w:ascii="Cambria Math" w:hAnsi="Cambria Math"/>
                              </w:rPr>
                            </w:rPrChange>
                          </w:rPr>
                          <m:t>2</m:t>
                        </m:r>
                        <m:r>
                          <w:rPr>
                            <w:rFonts w:ascii="Cambria Math" w:hAnsi="Cambria Math"/>
                          </w:rPr>
                          <m:t>D</m:t>
                        </m:r>
                      </m:den>
                    </m:f>
                  </m:e>
                </m:d>
              </m:e>
            </m:d>
            <m:r>
              <m:rPr>
                <m:sty m:val="p"/>
              </m:rPr>
              <w:rPr>
                <w:rFonts w:ascii="Cambria Math" w:hAnsi="Cambria Math"/>
                <w:lang w:val="de-DE"/>
                <w:rPrChange w:id="159" w:author="David Simpson" w:date="2026-02-11T20:29:00Z" w16du:dateUtc="2026-02-11T19:29:00Z">
                  <w:rPr>
                    <w:rFonts w:ascii="Cambria Math" w:hAnsi="Cambria Math"/>
                  </w:rPr>
                </w:rPrChange>
              </w:rPr>
              <m:t>-</m:t>
            </m:r>
            <m:f>
              <m:fPr>
                <m:ctrlPr>
                  <w:rPr>
                    <w:rFonts w:ascii="Cambria Math" w:hAnsi="Cambria Math"/>
                  </w:rPr>
                </m:ctrlPr>
              </m:fPr>
              <m:num>
                <m:r>
                  <w:rPr>
                    <w:rFonts w:ascii="Cambria Math" w:hAnsi="Cambria Math"/>
                  </w:rPr>
                  <m:t>Q</m:t>
                </m:r>
              </m:num>
              <m:den>
                <m:r>
                  <w:rPr>
                    <w:rFonts w:ascii="Cambria Math" w:hAnsi="Cambria Math"/>
                  </w:rPr>
                  <m:t>D</m:t>
                </m:r>
              </m:den>
            </m:f>
            <m:r>
              <w:rPr>
                <w:rFonts w:ascii="Cambria Math" w:hAnsi="Cambria Math"/>
              </w:rPr>
              <m:t>x</m:t>
            </m:r>
          </m:e>
        </m:borderBox>
      </m:oMath>
      <w:r w:rsidR="003D16B6" w:rsidRPr="00891EA1">
        <w:rPr>
          <w:lang w:val="de-DE"/>
          <w:rPrChange w:id="160" w:author="David Simpson" w:date="2026-02-11T20:29:00Z" w16du:dateUtc="2026-02-11T19:29:00Z">
            <w:rPr/>
          </w:rPrChange>
        </w:rPr>
        <w:tab/>
        <w:t>(</w:t>
      </w:r>
      <w:r w:rsidR="003D16B6">
        <w:fldChar w:fldCharType="begin"/>
      </w:r>
      <w:r w:rsidR="003D16B6" w:rsidRPr="00891EA1">
        <w:rPr>
          <w:lang w:val="de-DE"/>
          <w:rPrChange w:id="161" w:author="David Simpson" w:date="2026-02-11T20:29:00Z" w16du:dateUtc="2026-02-11T19:29:00Z">
            <w:rPr/>
          </w:rPrChange>
        </w:rPr>
        <w:instrText xml:space="preserve">SEQ eq  </w:instrText>
      </w:r>
      <w:r w:rsidR="003D16B6">
        <w:fldChar w:fldCharType="separate"/>
      </w:r>
      <w:r w:rsidR="003A3C28" w:rsidRPr="00891EA1">
        <w:rPr>
          <w:noProof/>
          <w:lang w:val="de-DE"/>
          <w:rPrChange w:id="162" w:author="David Simpson" w:date="2026-02-11T20:29:00Z" w16du:dateUtc="2026-02-11T19:29:00Z">
            <w:rPr>
              <w:noProof/>
            </w:rPr>
          </w:rPrChange>
        </w:rPr>
        <w:t>22</w:t>
      </w:r>
      <w:r w:rsidR="003D16B6">
        <w:fldChar w:fldCharType="end"/>
      </w:r>
      <w:r w:rsidR="003D16B6" w:rsidRPr="00891EA1">
        <w:rPr>
          <w:lang w:val="de-DE"/>
          <w:rPrChange w:id="163" w:author="David Simpson" w:date="2026-02-11T20:29:00Z" w16du:dateUtc="2026-02-11T19:29:00Z">
            <w:rPr/>
          </w:rPrChange>
        </w:rPr>
        <w:t>)</w:t>
      </w:r>
    </w:p>
    <w:p w14:paraId="4325097D" w14:textId="3729B29A" w:rsidR="00F6667A" w:rsidRPr="00D33D46" w:rsidRDefault="00000000" w:rsidP="00D33D46">
      <w:pPr>
        <w:pStyle w:val="Equation"/>
      </w:pPr>
      <m:oMath>
        <m:m>
          <m:mPr>
            <m:plcHide m:val="1"/>
            <m:mcs>
              <m:mc>
                <m:mcPr>
                  <m:count m:val="1"/>
                  <m:mcJc m:val="right"/>
                </m:mcPr>
              </m:mc>
              <m:mc>
                <m:mcPr>
                  <m:count m:val="1"/>
                  <m:mcJc m:val="center"/>
                </m:mcPr>
              </m:mc>
            </m:mcs>
            <m:ctrlPr>
              <w:rPr>
                <w:rFonts w:ascii="Cambria Math" w:hAnsi="Cambria Math"/>
              </w:rPr>
            </m:ctrlPr>
          </m:mPr>
          <m:mr>
            <m:e>
              <m:r>
                <w:rPr>
                  <w:rFonts w:ascii="Cambria Math" w:hAnsi="Cambria Math"/>
                </w:rPr>
                <m:t>w</m:t>
              </m:r>
            </m:e>
            <m:e>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Δϕ</m:t>
                      </m:r>
                    </m:num>
                    <m:den>
                      <m:r>
                        <w:rPr>
                          <w:rFonts w:ascii="Cambria Math" w:hAnsi="Cambria Math"/>
                        </w:rPr>
                        <m:t>Q</m:t>
                      </m:r>
                    </m:den>
                  </m:f>
                </m:e>
              </m:d>
            </m:e>
          </m:mr>
        </m:m>
      </m:oMath>
      <w:r w:rsidR="003D16B6">
        <w:tab/>
        <w:t>(</w:t>
      </w:r>
      <w:r w:rsidR="003D16B6">
        <w:fldChar w:fldCharType="begin"/>
      </w:r>
      <w:r w:rsidR="003D16B6">
        <w:instrText xml:space="preserve">SEQ eq  </w:instrText>
      </w:r>
      <w:r w:rsidR="003D16B6">
        <w:fldChar w:fldCharType="separate"/>
      </w:r>
      <w:r w:rsidR="003A3C28">
        <w:rPr>
          <w:noProof/>
        </w:rPr>
        <w:t>23</w:t>
      </w:r>
      <w:r w:rsidR="003D16B6">
        <w:fldChar w:fldCharType="end"/>
      </w:r>
      <w:r w:rsidR="003D16B6">
        <w:t>)</w:t>
      </w:r>
    </w:p>
    <w:p w14:paraId="7EE9DD05" w14:textId="255E016D" w:rsidR="00F6667A" w:rsidRPr="00F6667A" w:rsidRDefault="00F6667A" w:rsidP="00F6667A">
      <w:pPr>
        <w:pStyle w:val="Normaal"/>
      </w:pPr>
      <w:r w:rsidRPr="00F6667A">
        <w:t xml:space="preserve">De absoluut-haken zijn </w:t>
      </w:r>
      <w:ins w:id="164" w:author="David Simpson" w:date="2026-02-11T21:37:00Z" w16du:dateUtc="2026-02-11T20:37:00Z">
        <w:r w:rsidR="00FD40F8">
          <w:t xml:space="preserve">nodig </w:t>
        </w:r>
      </w:ins>
      <w:r w:rsidRPr="00F6667A">
        <w:t xml:space="preserve">omdat </w:t>
      </w:r>
      <m:oMath>
        <m:r>
          <w:rPr>
            <w:rFonts w:ascii="Cambria Math" w:hAnsi="Cambria Math"/>
          </w:rPr>
          <m:t>ϕ</m:t>
        </m:r>
        <m:r>
          <m:rPr>
            <m:sty m:val="p"/>
          </m:rPr>
          <w:rPr>
            <w:rFonts w:ascii="Cambria Math" w:hAnsi="Cambria Math"/>
          </w:rPr>
          <m:t>&lt;</m:t>
        </m:r>
        <m:r>
          <w:rPr>
            <w:rFonts w:ascii="Cambria Math" w:hAnsi="Cambria Math"/>
          </w:rPr>
          <m:t>0</m:t>
        </m:r>
      </m:oMath>
      <w:r w:rsidRPr="00F6667A">
        <w:t xml:space="preserve"> en dus </w:t>
      </w:r>
      <m:oMath>
        <m:r>
          <w:rPr>
            <w:rFonts w:ascii="Cambria Math" w:hAnsi="Cambria Math"/>
          </w:rPr>
          <m:t>w</m:t>
        </m:r>
        <m:r>
          <m:rPr>
            <m:sty m:val="p"/>
          </m:rPr>
          <w:rPr>
            <w:rFonts w:ascii="Cambria Math" w:hAnsi="Cambria Math"/>
          </w:rPr>
          <m:t>&lt;</m:t>
        </m:r>
        <m:r>
          <w:rPr>
            <w:rFonts w:ascii="Cambria Math" w:hAnsi="Cambria Math"/>
          </w:rPr>
          <m:t>0</m:t>
        </m:r>
      </m:oMath>
      <w:r w:rsidRPr="00F6667A">
        <w:t xml:space="preserve"> voor </w:t>
      </w:r>
      <m:oMath>
        <m:r>
          <w:rPr>
            <w:rFonts w:ascii="Cambria Math" w:hAnsi="Cambria Math"/>
          </w:rPr>
          <m:t>Q</m:t>
        </m:r>
        <m:r>
          <m:rPr>
            <m:sty m:val="p"/>
          </m:rPr>
          <w:rPr>
            <w:rFonts w:ascii="Cambria Math" w:hAnsi="Cambria Math"/>
          </w:rPr>
          <m:t>&gt;</m:t>
        </m:r>
        <m:r>
          <w:rPr>
            <w:rFonts w:ascii="Cambria Math" w:hAnsi="Cambria Math"/>
          </w:rPr>
          <m:t>0</m:t>
        </m:r>
      </m:oMath>
      <w:r w:rsidRPr="00F6667A">
        <w:t xml:space="preserve"> (onttrekking), terwijl we liever een positieve waarde voor de weerstand hebben. Vergelijking</w:t>
      </w:r>
      <w:r w:rsidR="003A3C28">
        <w:t xml:space="preserve"> (22)</w:t>
      </w:r>
      <w:r w:rsidRPr="00F6667A">
        <w:t xml:space="preserve"> is veel beter dan vergelijking </w:t>
      </w:r>
      <w:r w:rsidR="00EA1FBF">
        <w:t>(22)</w:t>
      </w:r>
      <w:r w:rsidRPr="00F6667A">
        <w:t xml:space="preserve"> voor sloten met een wat grotere radius.</w:t>
      </w:r>
    </w:p>
    <w:p w14:paraId="51584A19" w14:textId="3461AB17" w:rsidR="00F6667A" w:rsidRPr="00F6667A" w:rsidRDefault="00F6667A" w:rsidP="001330C4">
      <w:pPr>
        <w:pStyle w:val="Kop1"/>
        <w:rPr>
          <w:w w:val="105"/>
        </w:rPr>
      </w:pPr>
      <w:bookmarkStart w:id="165" w:name="X09459e2a0ba251a4003a30780c2a0fe953c5e59"/>
      <w:bookmarkEnd w:id="123"/>
      <w:r w:rsidRPr="00F6667A">
        <w:rPr>
          <w:w w:val="105"/>
        </w:rPr>
        <w:t xml:space="preserve">De hoogte </w:t>
      </w:r>
      <m:oMath>
        <m:sSup>
          <m:sSupPr>
            <m:ctrlPr>
              <w:rPr>
                <w:rFonts w:ascii="Cambria Math" w:hAnsi="Cambria Math"/>
                <w:w w:val="105"/>
              </w:rPr>
            </m:ctrlPr>
          </m:sSupPr>
          <m:e>
            <m:r>
              <m:rPr>
                <m:sty m:val="bi"/>
              </m:rPr>
              <w:rPr>
                <w:rFonts w:ascii="Cambria Math" w:hAnsi="Cambria Math"/>
              </w:rPr>
              <m:t>D</m:t>
            </m:r>
          </m:e>
          <m:sup>
            <m:r>
              <m:rPr>
                <m:sty m:val="b"/>
              </m:rPr>
              <w:rPr>
                <w:rFonts w:ascii="Cambria Math" w:hAnsi="Cambria Math"/>
              </w:rPr>
              <m:t>*</m:t>
            </m:r>
          </m:sup>
        </m:sSup>
      </m:oMath>
      <w:r w:rsidRPr="00F6667A">
        <w:rPr>
          <w:w w:val="105"/>
        </w:rPr>
        <w:t xml:space="preserve"> in </w:t>
      </w:r>
      <w:r w:rsidR="00BE39B6">
        <w:rPr>
          <w:w w:val="105"/>
        </w:rPr>
        <w:t>afbeelding</w:t>
      </w:r>
      <w:r w:rsidR="00FE63EC">
        <w:rPr>
          <w:w w:val="105"/>
        </w:rPr>
        <w:t xml:space="preserve"> </w:t>
      </w:r>
      <w:r w:rsidRPr="00F6667A">
        <w:rPr>
          <w:w w:val="105"/>
        </w:rPr>
        <w:t>7b van Ernst (1962), wat is dat precies?</w:t>
      </w:r>
    </w:p>
    <w:p w14:paraId="431F8B55" w14:textId="2A55A090" w:rsidR="00F6667A" w:rsidRPr="00F6667A" w:rsidRDefault="00F6667A" w:rsidP="00F6667A">
      <w:pPr>
        <w:pStyle w:val="Normaal"/>
      </w:pPr>
      <w:r w:rsidRPr="00F6667A">
        <w:t xml:space="preserve">Ernst heeft in zijn </w:t>
      </w:r>
      <w:r w:rsidR="00BE39B6">
        <w:t>afbeelding</w:t>
      </w:r>
      <w:r w:rsidR="00FE63EC">
        <w:t xml:space="preserve"> </w:t>
      </w:r>
      <w:r w:rsidRPr="00F6667A">
        <w:t xml:space="preserve">7b (alleen verticale stroming) een bijna horizontale stippellijn getekend, die we hier nu ook hebben gereproduceerd als de lijn met dezelfde stijghoogte als de sloot. De overeenkomst is heel mooi. Ernst zegt over deze stippellijn dat hij ongeveer horizontaal verloopt, ongeveer gelijk met de hoogte van de onderzijde van de sloot en tekent hem ook zo. Hij blijkt ietsjes hoger te liggen, maar het is toch frappant hoe nauwkeurig Ernst ook hier was, vermoedelijk zonder computer. Hij zegt over deze lijn: ,,De figuur toont aan dat </w:t>
      </w:r>
      <w:del w:id="166" w:author="David Simpson" w:date="2026-02-11T21:38:00Z" w16du:dateUtc="2026-02-11T20:38:00Z">
        <w:r w:rsidRPr="00F6667A" w:rsidDel="003928DF">
          <w:delText xml:space="preserve">dat </w:delText>
        </w:r>
      </w:del>
      <w:r w:rsidRPr="00F6667A">
        <w:t>het betrokken stijghoogteverschil alleen van betekenis kan zijn bij een slecht doorlatende bovenlaag”.</w:t>
      </w:r>
      <w:r w:rsidR="00FA0674">
        <w:t xml:space="preserve"> </w:t>
      </w:r>
      <w:r w:rsidRPr="00F6667A">
        <w:t xml:space="preserve">Wat wilde Ernst nu eigenlijk zeggen? Hij vergelijkt het freatisch vlak behorend bij </w:t>
      </w:r>
      <w:r w:rsidR="00BE39B6">
        <w:t>afbeelding</w:t>
      </w:r>
      <w:r w:rsidR="00FE63EC">
        <w:t xml:space="preserve"> </w:t>
      </w:r>
      <w:r w:rsidRPr="00F6667A">
        <w:t xml:space="preserve">1a met het freatisch vlak behorend bij de stroming in </w:t>
      </w:r>
      <w:r w:rsidR="00BE39B6">
        <w:t>afbeelding</w:t>
      </w:r>
      <w:r w:rsidR="00FE63EC">
        <w:t xml:space="preserve"> </w:t>
      </w:r>
      <w:r w:rsidRPr="00F6667A">
        <w:t xml:space="preserve">1b. Twee situaties die feitelijk weinig met elkaar te maken hebben. De punten boven de stippellijn in </w:t>
      </w:r>
      <w:r w:rsidR="00BE39B6">
        <w:t>afbeelding</w:t>
      </w:r>
      <w:r w:rsidR="00FE63EC">
        <w:t xml:space="preserve"> </w:t>
      </w:r>
      <w:r w:rsidRPr="00F6667A">
        <w:t xml:space="preserve">1b hebben een lagere stijghoogte dan de sloot, want het freatisch vlak ligt te hoog voor de stromingssituatie in </w:t>
      </w:r>
      <w:r w:rsidR="00BE39B6">
        <w:t>afbeelding</w:t>
      </w:r>
      <w:r w:rsidR="00FE63EC">
        <w:t xml:space="preserve"> </w:t>
      </w:r>
      <w:r w:rsidRPr="00F6667A">
        <w:t xml:space="preserve">1b. De vraag intrigeert, omdat deze zelfde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F6667A">
        <w:t xml:space="preserve"> terugkomt in Ernst’s formule 33 die met de eenzijdige aanstroming in dit artikel en </w:t>
      </w:r>
      <m:oMath>
        <m:r>
          <w:rPr>
            <w:rFonts w:ascii="Cambria Math" w:hAnsi="Cambria Math"/>
          </w:rPr>
          <m:t>b</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rsidRPr="00F6667A">
        <w:t xml:space="preserve"> overgaat in:</w:t>
      </w:r>
    </w:p>
    <w:p w14:paraId="2C310516" w14:textId="32984B2D" w:rsidR="00F6667A" w:rsidRPr="00F6667A" w:rsidRDefault="00000000" w:rsidP="00D33D46">
      <w:pPr>
        <w:pStyle w:val="Equation"/>
      </w:pPr>
      <m:oMath>
        <m:f>
          <m:fPr>
            <m:ctrlPr>
              <w:rPr>
                <w:rFonts w:ascii="Cambria Math" w:hAnsi="Cambria Math"/>
              </w:rPr>
            </m:ctrlPr>
          </m:fPr>
          <m:num>
            <m:r>
              <w:rPr>
                <w:rFonts w:ascii="Cambria Math" w:hAnsi="Cambria Math"/>
              </w:rPr>
              <m:t>Δh</m:t>
            </m:r>
          </m:num>
          <m:den>
            <m:r>
              <w:rPr>
                <w:rFonts w:ascii="Cambria Math" w:hAnsi="Cambria Math"/>
              </w:rPr>
              <m:t>N</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m:rPr>
                    <m:sty m:val="p"/>
                  </m:rPr>
                  <w:rPr>
                    <w:rFonts w:ascii="Cambria Math" w:hAnsi="Cambria Math"/>
                  </w:rPr>
                  <m:t>*</m:t>
                </m:r>
              </m:sup>
            </m:sSup>
          </m:num>
          <m:den>
            <m:r>
              <w:rPr>
                <w:rFonts w:ascii="Cambria Math" w:hAnsi="Cambria Math"/>
              </w:rPr>
              <m:t>k</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m:rPr>
                <m:sty m:val="p"/>
              </m:rPr>
              <w:rPr>
                <w:rFonts w:ascii="Cambria Math" w:hAnsi="Cambria Math"/>
              </w:rPr>
              <m:t>2</m:t>
            </m:r>
            <m:r>
              <w:rPr>
                <w:rFonts w:ascii="Cambria Math" w:hAnsi="Cambria Math"/>
              </w:rPr>
              <m:t>kD</m:t>
            </m:r>
          </m:den>
        </m:f>
        <m:r>
          <m:rPr>
            <m:sty m:val="p"/>
          </m:rPr>
          <w:rPr>
            <w:rFonts w:ascii="Cambria Math" w:hAnsi="Cambria Math"/>
          </w:rPr>
          <m:t>+</m:t>
        </m:r>
        <m:r>
          <w:rPr>
            <w:rFonts w:ascii="Cambria Math" w:hAnsi="Cambria Math"/>
          </w:rPr>
          <m:t>bw</m:t>
        </m:r>
      </m:oMath>
      <w:r w:rsidR="003D16B6">
        <w:tab/>
        <w:t>(</w:t>
      </w:r>
      <w:r w:rsidR="003D16B6">
        <w:fldChar w:fldCharType="begin"/>
      </w:r>
      <w:r w:rsidR="003D16B6">
        <w:instrText xml:space="preserve">SEQ eq  </w:instrText>
      </w:r>
      <w:r w:rsidR="003D16B6">
        <w:fldChar w:fldCharType="separate"/>
      </w:r>
      <w:r w:rsidR="003A3C28">
        <w:rPr>
          <w:noProof/>
        </w:rPr>
        <w:t>24</w:t>
      </w:r>
      <w:r w:rsidR="003D16B6">
        <w:fldChar w:fldCharType="end"/>
      </w:r>
      <w:r w:rsidR="003D16B6">
        <w:t>)</w:t>
      </w:r>
    </w:p>
    <w:p w14:paraId="6F9CE239" w14:textId="7F5CC1B9" w:rsidR="00F6667A" w:rsidRPr="00F6667A" w:rsidRDefault="00F6667A" w:rsidP="00F6667A">
      <w:pPr>
        <w:pStyle w:val="Normaal"/>
      </w:pPr>
      <w:r w:rsidRPr="00F6667A">
        <w:t xml:space="preserve">Hierin is </w:t>
      </w:r>
      <m:oMath>
        <m:r>
          <w:rPr>
            <w:rFonts w:ascii="Cambria Math" w:hAnsi="Cambria Math"/>
          </w:rPr>
          <m:t>Δh</m:t>
        </m:r>
      </m:oMath>
      <w:r w:rsidRPr="00F6667A">
        <w:t xml:space="preserve"> het verschil tussen het hoogste punt van het freatisch vlak en het slootpeil. </w:t>
      </w:r>
      <m:oMath>
        <m:r>
          <w:rPr>
            <w:rFonts w:ascii="Cambria Math" w:hAnsi="Cambria Math"/>
          </w:rPr>
          <m:t>w</m:t>
        </m:r>
      </m:oMath>
      <w:r w:rsidRPr="00F6667A">
        <w:t xml:space="preserve"> is de slootweerstand [d/m] voor eenzijdige toestroming met halve perceelbreedte </w:t>
      </w:r>
      <m:oMath>
        <m:r>
          <w:rPr>
            <w:rFonts w:ascii="Cambria Math" w:hAnsi="Cambria Math"/>
          </w:rPr>
          <m:t>b</m:t>
        </m:r>
      </m:oMath>
      <w:r w:rsidRPr="00F6667A">
        <w:t xml:space="preserve">. Ernst schrijft verder: ,,Daar voor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F6667A">
        <w:t xml:space="preserve"> vrijwel altijd geldt dat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8D</m:t>
        </m:r>
      </m:oMath>
      <w:r w:rsidRPr="00F6667A">
        <w:t xml:space="preserve">, mag bij een homogeen doorlatende laag de eerste term rechts van het gelijkteken ... worden verwaarloosd.” We hebben </w:t>
      </w:r>
      <w:del w:id="167" w:author="David Simpson" w:date="2026-02-11T21:38:00Z" w16du:dateUtc="2026-02-11T20:38:00Z">
        <w:r w:rsidRPr="00F6667A" w:rsidDel="003928DF">
          <w:delText xml:space="preserve">het </w:delText>
        </w:r>
      </w:del>
      <w:r w:rsidRPr="00F6667A">
        <w:t>dus het stijghoogteverval over de dikte van de maximale opbolling ten opzichte van de maximale opbolling zelf:</w:t>
      </w:r>
    </w:p>
    <w:p w14:paraId="709F9E9D" w14:textId="752A7B56" w:rsidR="00F6667A" w:rsidRPr="00D33D46" w:rsidRDefault="00000000" w:rsidP="00D33D46">
      <w:pPr>
        <w:pStyle w:val="Equation"/>
      </w:pPr>
      <m:oMath>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D</m:t>
                </m:r>
              </m:e>
              <m:sup>
                <m:r>
                  <m:rPr>
                    <m:sty m:val="p"/>
                  </m:rPr>
                  <w:rPr>
                    <w:rFonts w:ascii="Cambria Math" w:hAnsi="Cambria Math"/>
                  </w:rPr>
                  <m:t>*</m:t>
                </m:r>
              </m:sup>
            </m:sSup>
          </m:num>
          <m:den>
            <m:r>
              <w:rPr>
                <w:rFonts w:ascii="Cambria Math" w:hAnsi="Cambria Math"/>
              </w:rPr>
              <m:t>k</m:t>
            </m:r>
          </m:den>
        </m:f>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num>
          <m:den>
            <m:r>
              <m:rPr>
                <m:sty m:val="p"/>
              </m:rPr>
              <w:rPr>
                <w:rFonts w:ascii="Cambria Math" w:hAnsi="Cambria Math"/>
              </w:rPr>
              <m:t>2</m:t>
            </m:r>
            <m:r>
              <w:rPr>
                <w:rFonts w:ascii="Cambria Math" w:hAnsi="Cambria Math"/>
              </w:rPr>
              <m:t>kD</m:t>
            </m:r>
          </m:den>
        </m:f>
      </m:oMath>
      <w:r w:rsidR="003D16B6">
        <w:tab/>
        <w:t>(</w:t>
      </w:r>
      <w:r w:rsidR="003D16B6">
        <w:fldChar w:fldCharType="begin"/>
      </w:r>
      <w:r w:rsidR="003D16B6">
        <w:instrText xml:space="preserve">SEQ eq  </w:instrText>
      </w:r>
      <w:r w:rsidR="003D16B6">
        <w:fldChar w:fldCharType="separate"/>
      </w:r>
      <w:r w:rsidR="003A3C28">
        <w:rPr>
          <w:noProof/>
        </w:rPr>
        <w:t>25</w:t>
      </w:r>
      <w:r w:rsidR="003D16B6">
        <w:fldChar w:fldCharType="end"/>
      </w:r>
      <w:r w:rsidR="003D16B6">
        <w:t>)</w:t>
      </w:r>
    </w:p>
    <w:p w14:paraId="07AC2DF3" w14:textId="48DFF390" w:rsidR="00F6667A" w:rsidRPr="00F6667A" w:rsidRDefault="00F6667A" w:rsidP="00FA0674">
      <w:pPr>
        <w:pStyle w:val="Normaal"/>
      </w:pPr>
      <w:r w:rsidRPr="00F6667A">
        <w:t xml:space="preserve">Voor zover ik kan zien is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k</m:t>
        </m:r>
      </m:oMath>
      <w:r w:rsidRPr="00F6667A">
        <w:t xml:space="preserve"> de verticale weerstand over het traject boven het slootpeil dat van belang kan worden wanneer de opbolling groot is, dus bij kleine </w:t>
      </w:r>
      <m:oMath>
        <m:r>
          <w:rPr>
            <w:rFonts w:ascii="Cambria Math" w:hAnsi="Cambria Math"/>
          </w:rPr>
          <m:t>k</m:t>
        </m:r>
      </m:oMath>
      <w:r w:rsidRPr="00F6667A">
        <w:t>, wat wordt verwaarloosd door met een constante dikte te rekenen zoals in</w:t>
      </w:r>
      <w:r w:rsidR="003A3C28">
        <w:t xml:space="preserve"> (24)</w:t>
      </w:r>
      <w:r w:rsidRPr="00F6667A">
        <w:t>; het is de verticale weerstand binnen de opbolling zelf. In de numerieke doorsnede is deze correctie niet nodig. En zoals Ernst zelf schreef, in de meeste gevallen verwaarloosbaar.</w:t>
      </w:r>
    </w:p>
    <w:p w14:paraId="736B74E1" w14:textId="77777777" w:rsidR="00F6667A" w:rsidRPr="001330C4" w:rsidRDefault="00F6667A" w:rsidP="001330C4">
      <w:pPr>
        <w:pStyle w:val="Kop1"/>
        <w:rPr>
          <w:w w:val="105"/>
        </w:rPr>
      </w:pPr>
      <w:bookmarkStart w:id="168" w:name="appendix-contractie-van-stroomlijnen"/>
      <w:bookmarkEnd w:id="165"/>
      <w:r w:rsidRPr="001330C4">
        <w:rPr>
          <w:w w:val="105"/>
        </w:rPr>
        <w:t>Appendix contractie van stroomlijnen</w:t>
      </w:r>
    </w:p>
    <w:p w14:paraId="7C6FBF04" w14:textId="77777777" w:rsidR="00F6667A" w:rsidRPr="00F6667A" w:rsidRDefault="00F6667A" w:rsidP="00F6667A">
      <w:pPr>
        <w:pStyle w:val="Normaal"/>
      </w:pPr>
      <w:r w:rsidRPr="00F6667A">
        <w:rPr>
          <w:noProof/>
        </w:rPr>
        <w:drawing>
          <wp:inline distT="0" distB="0" distL="0" distR="0" wp14:anchorId="1D84F0FF" wp14:editId="7EB12F0D">
            <wp:extent cx="3937635" cy="3472543"/>
            <wp:effectExtent l="0" t="0" r="0" b="0"/>
            <wp:docPr id="595026472" name="Picture" descr="[fig:Complexe-potentiaal-contractie]Complexe potentiaal voor onttrekking in \zeta=0 en met uniforme tegenstroom -Q\zeta/D erop gesuperponee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8_Users_Theo_Entiteiten_Hygea_2022-AGT_Coding_images_radial_flow_deriv.png"/>
                    <pic:cNvPicPr>
                      <a:picLocks noChangeAspect="1" noChangeArrowheads="1"/>
                    </pic:cNvPicPr>
                  </pic:nvPicPr>
                  <pic:blipFill rotWithShape="1">
                    <a:blip r:embed="rId19"/>
                    <a:srcRect l="4840" t="5215" r="5284" b="4199"/>
                    <a:stretch>
                      <a:fillRect/>
                    </a:stretch>
                  </pic:blipFill>
                  <pic:spPr bwMode="auto">
                    <a:xfrm>
                      <a:off x="0" y="0"/>
                      <a:ext cx="3938103" cy="3472956"/>
                    </a:xfrm>
                    <a:prstGeom prst="rect">
                      <a:avLst/>
                    </a:prstGeom>
                    <a:noFill/>
                    <a:ln>
                      <a:noFill/>
                    </a:ln>
                    <a:extLst>
                      <a:ext uri="{53640926-AAD7-44D8-BBD7-CCE9431645EC}">
                        <a14:shadowObscured xmlns:a14="http://schemas.microsoft.com/office/drawing/2010/main"/>
                      </a:ext>
                    </a:extLst>
                  </pic:spPr>
                </pic:pic>
              </a:graphicData>
            </a:graphic>
          </wp:inline>
        </w:drawing>
      </w:r>
    </w:p>
    <w:p w14:paraId="65FFF037" w14:textId="1BB4A55A" w:rsidR="00F6667A" w:rsidRPr="00F6667A" w:rsidRDefault="00FA0674" w:rsidP="00F21ACB">
      <w:pPr>
        <w:pStyle w:val="Caption"/>
        <w:rPr>
          <w:w w:val="105"/>
        </w:rPr>
      </w:pPr>
      <w:bookmarkStart w:id="169" w:name="fig9"/>
      <w:r>
        <w:t>Afbeelding</w:t>
      </w:r>
      <w:r w:rsidR="00F6667A" w:rsidRPr="00F6667A">
        <w:rPr>
          <w:w w:val="105"/>
        </w:rPr>
        <w:t> </w:t>
      </w:r>
      <w:r w:rsidR="00F6667A" w:rsidRPr="00F6667A">
        <w:rPr>
          <w:w w:val="105"/>
        </w:rPr>
        <w:fldChar w:fldCharType="begin"/>
      </w:r>
      <w:r w:rsidR="00F6667A" w:rsidRPr="00F6667A">
        <w:rPr>
          <w:w w:val="105"/>
        </w:rPr>
        <w:instrText xml:space="preserve">SEQ Figure \* ARABIC </w:instrText>
      </w:r>
      <w:r w:rsidR="00F6667A" w:rsidRPr="00F6667A">
        <w:rPr>
          <w:w w:val="105"/>
        </w:rPr>
        <w:fldChar w:fldCharType="separate"/>
      </w:r>
      <w:r w:rsidR="003A3C28">
        <w:rPr>
          <w:noProof/>
          <w:w w:val="105"/>
        </w:rPr>
        <w:t>9</w:t>
      </w:r>
      <w:r w:rsidR="00F6667A" w:rsidRPr="00F6667A">
        <w:rPr>
          <w:w w:val="105"/>
        </w:rPr>
        <w:fldChar w:fldCharType="end"/>
      </w:r>
      <w:r w:rsidR="00F6667A" w:rsidRPr="00F6667A">
        <w:rPr>
          <w:w w:val="105"/>
        </w:rPr>
        <w:t xml:space="preserve">: </w:t>
      </w:r>
      <w:bookmarkEnd w:id="169"/>
      <w:r w:rsidR="00F6667A" w:rsidRPr="00F6667A">
        <w:rPr>
          <w:w w:val="105"/>
        </w:rPr>
        <w:t xml:space="preserve">Complexe potentiaal voor onttrekking in </w:t>
      </w:r>
      <m:oMath>
        <m:r>
          <w:rPr>
            <w:rFonts w:ascii="Cambria Math" w:hAnsi="Cambria Math"/>
          </w:rPr>
          <m:t>ζ=0</m:t>
        </m:r>
      </m:oMath>
      <w:r w:rsidR="00F6667A" w:rsidRPr="00F6667A">
        <w:rPr>
          <w:w w:val="105"/>
        </w:rPr>
        <w:t xml:space="preserve"> en met uniforme tegenstroom </w:t>
      </w:r>
      <m:oMath>
        <m:r>
          <w:rPr>
            <w:rFonts w:ascii="Cambria Math" w:hAnsi="Cambria Math"/>
          </w:rPr>
          <m:t>-Qζ/D</m:t>
        </m:r>
      </m:oMath>
      <w:r w:rsidR="00F6667A" w:rsidRPr="00F6667A">
        <w:rPr>
          <w:w w:val="105"/>
        </w:rPr>
        <w:t xml:space="preserve"> erop gesuperponeerd. </w:t>
      </w:r>
    </w:p>
    <w:p w14:paraId="26AF603F" w14:textId="233E9281" w:rsidR="00F6667A" w:rsidRPr="00F6667A" w:rsidRDefault="00F6667A" w:rsidP="00F6667A">
      <w:pPr>
        <w:pStyle w:val="Normaal"/>
      </w:pPr>
      <w:r w:rsidRPr="00F6667A">
        <w:t xml:space="preserve">Voor het afleiden van de weerstand door contractie van stroomlijnen middels een conforme </w:t>
      </w:r>
      <w:r w:rsidR="00BE39B6">
        <w:t>afbeelding</w:t>
      </w:r>
      <w:r w:rsidR="00FE63EC">
        <w:t xml:space="preserve"> </w:t>
      </w:r>
      <w:r w:rsidRPr="00F6667A">
        <w:t xml:space="preserve">leggen we de onttrekking gemakshalve op </w:t>
      </w:r>
      <m:oMath>
        <m:r>
          <w:rPr>
            <w:rFonts w:ascii="Cambria Math" w:hAnsi="Cambria Math"/>
          </w:rPr>
          <m:t>ζ</m:t>
        </m:r>
        <m:r>
          <m:rPr>
            <m:sty m:val="p"/>
          </m:rPr>
          <w:rPr>
            <w:rFonts w:ascii="Cambria Math" w:hAnsi="Cambria Math"/>
          </w:rPr>
          <m:t>=</m:t>
        </m:r>
        <m:r>
          <w:rPr>
            <w:rFonts w:ascii="Cambria Math" w:hAnsi="Cambria Math"/>
          </w:rPr>
          <m:t>0</m:t>
        </m:r>
      </m:oMath>
      <w:r w:rsidRPr="00F6667A">
        <w:t xml:space="preserve">. Het stagnatiepunt ligt dan op </w:t>
      </w:r>
      <m:oMath>
        <m:r>
          <w:rPr>
            <w:rFonts w:ascii="Cambria Math" w:hAnsi="Cambria Math"/>
          </w:rPr>
          <m:t>ζ</m:t>
        </m:r>
        <m:r>
          <m:rPr>
            <m:sty m:val="p"/>
          </m:rPr>
          <w:rPr>
            <w:rFonts w:ascii="Cambria Math" w:hAnsi="Cambria Math"/>
          </w:rPr>
          <m:t>=-</m:t>
        </m:r>
        <m:r>
          <w:rPr>
            <w:rFonts w:ascii="Cambria Math" w:hAnsi="Cambria Math"/>
          </w:rPr>
          <m:t>iD</m:t>
        </m:r>
      </m:oMath>
      <w:r w:rsidRPr="00F6667A">
        <w:t xml:space="preserve">. De aquifer is dicht op </w:t>
      </w:r>
      <m:oMath>
        <m:r>
          <w:rPr>
            <w:rFonts w:ascii="Cambria Math" w:hAnsi="Cambria Math"/>
          </w:rPr>
          <m:t>x</m:t>
        </m:r>
        <m:r>
          <m:rPr>
            <m:sty m:val="p"/>
          </m:rPr>
          <w:rPr>
            <w:rFonts w:ascii="Cambria Math" w:hAnsi="Cambria Math"/>
          </w:rPr>
          <m:t>=</m:t>
        </m:r>
        <m:r>
          <w:rPr>
            <w:rFonts w:ascii="Cambria Math" w:hAnsi="Cambria Math"/>
          </w:rPr>
          <m:t>0</m:t>
        </m:r>
      </m:oMath>
      <w:r w:rsidRPr="00F6667A">
        <w:t xml:space="preserve"> en loopt oneindig ver door voor </w:t>
      </w:r>
      <m:oMath>
        <m:r>
          <w:rPr>
            <w:rFonts w:ascii="Cambria Math" w:hAnsi="Cambria Math"/>
          </w:rPr>
          <m:t>x</m:t>
        </m:r>
        <m:r>
          <m:rPr>
            <m:sty m:val="p"/>
          </m:rPr>
          <w:rPr>
            <w:rFonts w:ascii="Cambria Math" w:hAnsi="Cambria Math"/>
          </w:rPr>
          <m:t>&gt;</m:t>
        </m:r>
        <m:r>
          <w:rPr>
            <w:rFonts w:ascii="Cambria Math" w:hAnsi="Cambria Math"/>
          </w:rPr>
          <m:t>0</m:t>
        </m:r>
      </m:oMath>
      <w:r w:rsidRPr="00F6667A">
        <w:t xml:space="preserve">. We hebben onttrekking </w:t>
      </w:r>
      <m:oMath>
        <m:r>
          <w:rPr>
            <w:rFonts w:ascii="Cambria Math" w:hAnsi="Cambria Math"/>
          </w:rPr>
          <m:t>Q</m:t>
        </m:r>
      </m:oMath>
      <w:r w:rsidRPr="00F6667A">
        <w:t xml:space="preserve"> in </w:t>
      </w:r>
      <m:oMath>
        <m:r>
          <w:rPr>
            <w:rFonts w:ascii="Cambria Math" w:hAnsi="Cambria Math"/>
          </w:rPr>
          <m:t>ζ</m:t>
        </m:r>
        <m:r>
          <m:rPr>
            <m:sty m:val="p"/>
          </m:rPr>
          <w:rPr>
            <w:rFonts w:ascii="Cambria Math" w:hAnsi="Cambria Math"/>
          </w:rPr>
          <m:t>=</m:t>
        </m:r>
        <m:r>
          <w:rPr>
            <w:rFonts w:ascii="Cambria Math" w:hAnsi="Cambria Math"/>
          </w:rPr>
          <m:t>0</m:t>
        </m:r>
      </m:oMath>
      <w:r w:rsidRPr="00F6667A">
        <w:t xml:space="preserve">. De complexe potentiaal voor deze situatie is te bepalen met een standaard conforme transformatie. Vermenigvuldig de aquifer-coördinaten </w:t>
      </w:r>
      <m:oMath>
        <m:r>
          <w:rPr>
            <w:rFonts w:ascii="Cambria Math" w:hAnsi="Cambria Math"/>
          </w:rPr>
          <m:t>ζ</m:t>
        </m:r>
      </m:oMath>
      <w:r w:rsidRPr="00F6667A">
        <w:t xml:space="preserve"> met het complexe getal </w:t>
      </w:r>
      <m:oMath>
        <m:r>
          <w:rPr>
            <w:rFonts w:ascii="Cambria Math" w:hAnsi="Cambria Math"/>
          </w:rPr>
          <m:t>i</m:t>
        </m:r>
      </m:oMath>
      <w:r w:rsidRPr="00F6667A">
        <w:t xml:space="preserve"> om hem om de oorsprong over </w:t>
      </w:r>
      <m:oMath>
        <m:r>
          <w:rPr>
            <w:rFonts w:ascii="Cambria Math" w:hAnsi="Cambria Math"/>
          </w:rPr>
          <m:t>π</m:t>
        </m:r>
        <m:r>
          <m:rPr>
            <m:sty m:val="p"/>
          </m:rPr>
          <w:rPr>
            <w:rFonts w:ascii="Cambria Math" w:hAnsi="Cambria Math"/>
          </w:rPr>
          <m:t>/</m:t>
        </m:r>
        <m:r>
          <w:rPr>
            <w:rFonts w:ascii="Cambria Math" w:hAnsi="Cambria Math"/>
          </w:rPr>
          <m:t>2</m:t>
        </m:r>
      </m:oMath>
      <w:r w:rsidRPr="00F6667A">
        <w:t xml:space="preserve"> tegen de klok in te draaien. Schaal met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D</m:t>
        </m:r>
      </m:oMath>
      <w:r w:rsidRPr="00F6667A">
        <w:t xml:space="preserve"> om het stagnatiepunt op </w:t>
      </w:r>
      <m:oMath>
        <m:r>
          <w:rPr>
            <w:rFonts w:ascii="Cambria Math" w:hAnsi="Cambria Math"/>
          </w:rPr>
          <m:t>π</m:t>
        </m:r>
        <m:r>
          <m:rPr>
            <m:sty m:val="p"/>
          </m:rPr>
          <w:rPr>
            <w:rFonts w:ascii="Cambria Math" w:hAnsi="Cambria Math"/>
          </w:rPr>
          <m:t>/</m:t>
        </m:r>
        <m:r>
          <w:rPr>
            <w:rFonts w:ascii="Cambria Math" w:hAnsi="Cambria Math"/>
          </w:rPr>
          <m:t>2</m:t>
        </m:r>
      </m:oMath>
      <w:r w:rsidRPr="00F6667A">
        <w:t xml:space="preserve"> te leggen. Neem de </w:t>
      </w:r>
      <m:oMath>
        <m:r>
          <m:rPr>
            <m:nor/>
          </m:rPr>
          <m:t>sin</m:t>
        </m:r>
        <m:r>
          <w:ins w:id="170" w:author="David Simpson" w:date="2026-02-11T21:39:00Z" w16du:dateUtc="2026-02-11T20:39:00Z">
            <m:rPr>
              <m:nor/>
            </m:rPr>
            <w:rPr>
              <w:rFonts w:ascii="Cambria Math"/>
            </w:rPr>
            <m:t>us</m:t>
          </w:ins>
        </m:r>
      </m:oMath>
      <w:r w:rsidRPr="00F6667A">
        <w:t xml:space="preserve"> om de verticale aquifer-bodem naar rechts op de reële as te klappen zodat de aquifer nu wordt afgebeeld op het vlak </w:t>
      </w:r>
      <m:oMath>
        <m:r>
          <w:rPr>
            <w:rFonts w:ascii="Cambria Math" w:hAnsi="Cambria Math"/>
          </w:rPr>
          <m:t>η</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ν</m:t>
        </m:r>
        <m:r>
          <m:rPr>
            <m:sty m:val="p"/>
          </m:rPr>
          <w:rPr>
            <w:rFonts w:ascii="Cambria Math" w:hAnsi="Cambria Math"/>
          </w:rPr>
          <m:t>&gt;</m:t>
        </m:r>
        <m:r>
          <w:rPr>
            <w:rFonts w:ascii="Cambria Math" w:hAnsi="Cambria Math"/>
          </w:rPr>
          <m:t>0</m:t>
        </m:r>
      </m:oMath>
      <w:r w:rsidRPr="00F6667A">
        <w:t xml:space="preserve">. De stijghoogtelijnen zijn nu kwart cirkels geworden en de stroomlijnen rechte lijnen vanuit de oorsprong. Neem de logaritme zodat de isohypsen nu verticale lijnen worden en de stroomlijnen horizontale tussen 0 en </w:t>
      </w:r>
      <m:oMath>
        <m:r>
          <w:rPr>
            <w:rFonts w:ascii="Cambria Math" w:hAnsi="Cambria Math"/>
          </w:rPr>
          <m:t>π</m:t>
        </m:r>
        <m:r>
          <m:rPr>
            <m:sty m:val="p"/>
          </m:rPr>
          <w:rPr>
            <w:rFonts w:ascii="Cambria Math" w:hAnsi="Cambria Math"/>
          </w:rPr>
          <m:t>/</m:t>
        </m:r>
        <m:r>
          <w:rPr>
            <w:rFonts w:ascii="Cambria Math" w:hAnsi="Cambria Math"/>
          </w:rPr>
          <m:t>2</m:t>
        </m:r>
      </m:oMath>
      <w:r w:rsidRPr="00F6667A">
        <w:t xml:space="preserve">. Deel door </w:t>
      </w:r>
      <m:oMath>
        <m:r>
          <w:rPr>
            <w:rFonts w:ascii="Cambria Math" w:hAnsi="Cambria Math"/>
          </w:rPr>
          <m:t>π</m:t>
        </m:r>
        <m:r>
          <m:rPr>
            <m:sty m:val="p"/>
          </m:rPr>
          <w:rPr>
            <w:rFonts w:ascii="Cambria Math" w:hAnsi="Cambria Math"/>
          </w:rPr>
          <m:t>/</m:t>
        </m:r>
        <m:r>
          <w:rPr>
            <w:rFonts w:ascii="Cambria Math" w:hAnsi="Cambria Math"/>
          </w:rPr>
          <m:t>2</m:t>
        </m:r>
      </m:oMath>
      <w:r w:rsidRPr="00F6667A">
        <w:t xml:space="preserve"> en vermenigvuldig met </w:t>
      </w:r>
      <m:oMath>
        <m:r>
          <w:rPr>
            <w:rFonts w:ascii="Cambria Math" w:hAnsi="Cambria Math"/>
          </w:rPr>
          <m:t>Q</m:t>
        </m:r>
      </m:oMath>
      <w:r w:rsidRPr="00F6667A">
        <w:t xml:space="preserve"> zodat de stroomlijnen nu variëren tussen 0 en </w:t>
      </w:r>
      <m:oMath>
        <m:r>
          <w:rPr>
            <w:rFonts w:ascii="Cambria Math" w:hAnsi="Cambria Math"/>
          </w:rPr>
          <m:t>iQ</m:t>
        </m:r>
      </m:oMath>
      <w:r w:rsidRPr="00F6667A">
        <w:t>. We hebben hiermee de complexe potentiaal verkregen (</w:t>
      </w:r>
      <w:r w:rsidR="00BE39B6">
        <w:t>afbeelding</w:t>
      </w:r>
      <w:r w:rsidR="00FE63EC">
        <w:t xml:space="preserve"> </w:t>
      </w:r>
      <w:hyperlink w:anchor="fig:Complexe-potentiaal-contractie">
        <w:r w:rsidRPr="00F6667A">
          <w:rPr>
            <w:rStyle w:val="Hyperlink"/>
            <w:rFonts w:cs="Trebuchet MS"/>
          </w:rPr>
          <w:t>9</w:t>
        </w:r>
      </w:hyperlink>
      <w:r w:rsidRPr="00F6667A">
        <w:t xml:space="preserve"> boven):</w:t>
      </w:r>
    </w:p>
    <w:p w14:paraId="310C2ACD" w14:textId="10A8234C" w:rsidR="00F6667A" w:rsidRPr="00D33D46" w:rsidRDefault="00F6667A" w:rsidP="00D33D46">
      <w:pPr>
        <w:pStyle w:val="Equation"/>
      </w:pPr>
      <m:oMath>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rPr>
          <m:t>=</m:t>
        </m:r>
        <m:f>
          <m:fPr>
            <m:ctrlPr>
              <w:rPr>
                <w:rFonts w:ascii="Cambria Math" w:hAnsi="Cambria Math"/>
              </w:rPr>
            </m:ctrlPr>
          </m:fPr>
          <m:num>
            <m:r>
              <w:rPr>
                <w:rFonts w:ascii="Cambria Math" w:hAnsi="Cambria Math"/>
              </w:rPr>
              <m:t>2Q</m:t>
            </m:r>
          </m:num>
          <m:den>
            <m:r>
              <w:rPr>
                <w:rFonts w:ascii="Cambria Math" w:hAnsi="Cambria Math"/>
              </w:rPr>
              <m:t>π</m:t>
            </m:r>
          </m:den>
        </m:f>
        <m:r>
          <m:rPr>
            <m:nor/>
          </m:rPr>
          <m:t>ln</m:t>
        </m:r>
        <m:d>
          <m:dPr>
            <m:ctrlPr>
              <w:rPr>
                <w:rFonts w:ascii="Cambria Math" w:hAnsi="Cambria Math"/>
              </w:rPr>
            </m:ctrlPr>
          </m:dPr>
          <m:e>
            <m:r>
              <m:rPr>
                <m:nor/>
              </m:rPr>
              <m:t>sin</m:t>
            </m:r>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πζ</m:t>
                    </m:r>
                  </m:num>
                  <m:den>
                    <m:r>
                      <w:rPr>
                        <w:rFonts w:ascii="Cambria Math" w:hAnsi="Cambria Math"/>
                      </w:rPr>
                      <m:t>2D</m:t>
                    </m:r>
                  </m:den>
                </m:f>
              </m:e>
            </m:d>
          </m:e>
        </m:d>
      </m:oMath>
      <w:r w:rsidR="003D16B6">
        <w:tab/>
        <w:t>(</w:t>
      </w:r>
      <w:r w:rsidR="003D16B6">
        <w:fldChar w:fldCharType="begin"/>
      </w:r>
      <w:r w:rsidR="003D16B6">
        <w:instrText xml:space="preserve">SEQ eq  </w:instrText>
      </w:r>
      <w:r w:rsidR="003D16B6">
        <w:fldChar w:fldCharType="separate"/>
      </w:r>
      <w:r w:rsidR="003A3C28">
        <w:rPr>
          <w:noProof/>
        </w:rPr>
        <w:t>26</w:t>
      </w:r>
      <w:r w:rsidR="003D16B6">
        <w:fldChar w:fldCharType="end"/>
      </w:r>
      <w:r w:rsidR="003D16B6">
        <w:t>)</w:t>
      </w:r>
    </w:p>
    <w:p w14:paraId="3AD2D31D" w14:textId="33F2481A" w:rsidR="00F6667A" w:rsidRPr="00F6667A" w:rsidRDefault="00F6667A" w:rsidP="00F6667A">
      <w:pPr>
        <w:pStyle w:val="Normaal"/>
      </w:pPr>
      <w:r w:rsidRPr="00F6667A">
        <w:t>Tel hierbij de uniforme horizontale tegen</w:t>
      </w:r>
      <w:del w:id="171" w:author="David Simpson" w:date="2026-02-11T21:40:00Z" w16du:dateUtc="2026-02-11T20:40:00Z">
        <w:r w:rsidRPr="00F6667A" w:rsidDel="003928DF">
          <w:delText xml:space="preserve"> </w:delText>
        </w:r>
      </w:del>
      <w:r w:rsidRPr="00F6667A">
        <w:t xml:space="preserve">stroom </w:t>
      </w:r>
      <m:oMath>
        <m:r>
          <m:rPr>
            <m:sty m:val="p"/>
          </m:rPr>
          <w:rPr>
            <w:rFonts w:ascii="Cambria Math" w:hAnsi="Cambria Math"/>
          </w:rPr>
          <m:t>-</m:t>
        </m:r>
        <m:r>
          <w:rPr>
            <w:rFonts w:ascii="Cambria Math" w:hAnsi="Cambria Math"/>
          </w:rPr>
          <m:t>Q</m:t>
        </m:r>
      </m:oMath>
      <w:r w:rsidRPr="00F6667A">
        <w:t xml:space="preserve"> bij op</w:t>
      </w:r>
      <w:r w:rsidR="003A3C28">
        <w:t>,</w:t>
      </w:r>
      <w:r w:rsidRPr="00F6667A">
        <w:t xml:space="preserve"> zodat de stroming op </w:t>
      </w:r>
      <m:oMath>
        <m:r>
          <w:rPr>
            <w:rFonts w:ascii="Cambria Math" w:hAnsi="Cambria Math"/>
          </w:rPr>
          <m:t>x</m:t>
        </m:r>
        <m:r>
          <m:rPr>
            <m:sty m:val="p"/>
          </m:rPr>
          <w:rPr>
            <w:rFonts w:ascii="Cambria Math" w:hAnsi="Cambria Math"/>
          </w:rPr>
          <m:t>→∞</m:t>
        </m:r>
      </m:oMath>
      <w:r w:rsidRPr="00F6667A">
        <w:t xml:space="preserve"> nul wordt en precies deze tegenstroom </w:t>
      </w:r>
      <m:oMath>
        <m:r>
          <m:rPr>
            <m:sty m:val="p"/>
          </m:rPr>
          <w:rPr>
            <w:rFonts w:ascii="Cambria Math" w:hAnsi="Cambria Math"/>
          </w:rPr>
          <m:t>-</m:t>
        </m:r>
        <m:r>
          <w:rPr>
            <w:rFonts w:ascii="Cambria Math" w:hAnsi="Cambria Math"/>
          </w:rPr>
          <m:t>Q</m:t>
        </m:r>
      </m:oMath>
      <w:r w:rsidRPr="00F6667A">
        <w:t xml:space="preserve"> op </w:t>
      </w:r>
      <m:oMath>
        <m:r>
          <w:rPr>
            <w:rFonts w:ascii="Cambria Math" w:hAnsi="Cambria Math"/>
          </w:rPr>
          <m:t>x</m:t>
        </m:r>
        <m:r>
          <m:rPr>
            <m:sty m:val="p"/>
          </m:rPr>
          <w:rPr>
            <w:rFonts w:ascii="Cambria Math" w:hAnsi="Cambria Math"/>
          </w:rPr>
          <m:t>=</m:t>
        </m:r>
        <m:r>
          <w:rPr>
            <w:rFonts w:ascii="Cambria Math" w:hAnsi="Cambria Math"/>
          </w:rPr>
          <m:t>0</m:t>
        </m:r>
      </m:oMath>
      <w:r w:rsidRPr="00F6667A">
        <w:t xml:space="preserve"> aanwezig is</w:t>
      </w:r>
    </w:p>
    <w:p w14:paraId="44F9D4CE" w14:textId="5A3466BB" w:rsidR="00F6667A" w:rsidRPr="00891EA1" w:rsidRDefault="00F6667A" w:rsidP="00D33D46">
      <w:pPr>
        <w:pStyle w:val="Equation"/>
        <w:rPr>
          <w:lang w:val="de-DE"/>
          <w:rPrChange w:id="172" w:author="David Simpson" w:date="2026-02-11T20:29:00Z" w16du:dateUtc="2026-02-11T19:29:00Z">
            <w:rPr/>
          </w:rPrChange>
        </w:rPr>
      </w:pPr>
      <m:oMath>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lang w:val="de-DE"/>
            <w:rPrChange w:id="173" w:author="David Simpson" w:date="2026-02-11T20:29:00Z" w16du:dateUtc="2026-02-11T19:29:00Z">
              <w:rPr>
                <w:rFonts w:ascii="Cambria Math" w:hAnsi="Cambria Math"/>
              </w:rPr>
            </w:rPrChange>
          </w:rPr>
          <m:t>=</m:t>
        </m:r>
        <m:f>
          <m:fPr>
            <m:ctrlPr>
              <w:rPr>
                <w:rFonts w:ascii="Cambria Math" w:hAnsi="Cambria Math"/>
              </w:rPr>
            </m:ctrlPr>
          </m:fPr>
          <m:num>
            <m:r>
              <m:rPr>
                <m:sty m:val="p"/>
              </m:rPr>
              <w:rPr>
                <w:rFonts w:ascii="Cambria Math" w:hAnsi="Cambria Math"/>
                <w:lang w:val="de-DE"/>
                <w:rPrChange w:id="174" w:author="David Simpson" w:date="2026-02-11T20:29:00Z" w16du:dateUtc="2026-02-11T19:29:00Z">
                  <w:rPr>
                    <w:rFonts w:ascii="Cambria Math" w:hAnsi="Cambria Math"/>
                  </w:rPr>
                </w:rPrChange>
              </w:rPr>
              <m:t>2</m:t>
            </m:r>
            <m:r>
              <w:rPr>
                <w:rFonts w:ascii="Cambria Math" w:hAnsi="Cambria Math"/>
              </w:rPr>
              <m:t>Q</m:t>
            </m:r>
          </m:num>
          <m:den>
            <m:r>
              <w:rPr>
                <w:rFonts w:ascii="Cambria Math" w:hAnsi="Cambria Math"/>
              </w:rPr>
              <m:t>π</m:t>
            </m:r>
          </m:den>
        </m:f>
        <m:r>
          <m:rPr>
            <m:nor/>
          </m:rPr>
          <w:rPr>
            <w:lang w:val="de-DE"/>
            <w:rPrChange w:id="175" w:author="David Simpson" w:date="2026-02-11T20:29:00Z" w16du:dateUtc="2026-02-11T19:29:00Z">
              <w:rPr/>
            </w:rPrChange>
          </w:rPr>
          <m:t>ln</m:t>
        </m:r>
        <m:d>
          <m:dPr>
            <m:ctrlPr>
              <w:rPr>
                <w:rFonts w:ascii="Cambria Math" w:hAnsi="Cambria Math"/>
              </w:rPr>
            </m:ctrlPr>
          </m:dPr>
          <m:e>
            <m:r>
              <m:rPr>
                <m:nor/>
              </m:rPr>
              <w:rPr>
                <w:lang w:val="de-DE"/>
                <w:rPrChange w:id="176" w:author="David Simpson" w:date="2026-02-11T20:29:00Z" w16du:dateUtc="2026-02-11T19:29:00Z">
                  <w:rPr/>
                </w:rPrChange>
              </w:rPr>
              <m:t>sin</m:t>
            </m:r>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πζ</m:t>
                    </m:r>
                  </m:num>
                  <m:den>
                    <m:r>
                      <m:rPr>
                        <m:sty m:val="p"/>
                      </m:rPr>
                      <w:rPr>
                        <w:rFonts w:ascii="Cambria Math" w:hAnsi="Cambria Math"/>
                        <w:lang w:val="de-DE"/>
                        <w:rPrChange w:id="177" w:author="David Simpson" w:date="2026-02-11T20:29:00Z" w16du:dateUtc="2026-02-11T19:29:00Z">
                          <w:rPr>
                            <w:rFonts w:ascii="Cambria Math" w:hAnsi="Cambria Math"/>
                          </w:rPr>
                        </w:rPrChange>
                      </w:rPr>
                      <m:t>2</m:t>
                    </m:r>
                    <m:r>
                      <w:rPr>
                        <w:rFonts w:ascii="Cambria Math" w:hAnsi="Cambria Math"/>
                      </w:rPr>
                      <m:t>D</m:t>
                    </m:r>
                  </m:den>
                </m:f>
              </m:e>
            </m:d>
          </m:e>
        </m:d>
        <m:r>
          <m:rPr>
            <m:sty m:val="p"/>
          </m:rPr>
          <w:rPr>
            <w:rFonts w:ascii="Cambria Math" w:hAnsi="Cambria Math"/>
            <w:lang w:val="de-DE"/>
            <w:rPrChange w:id="178" w:author="David Simpson" w:date="2026-02-11T20:29:00Z" w16du:dateUtc="2026-02-11T19:29:00Z">
              <w:rPr>
                <w:rFonts w:ascii="Cambria Math" w:hAnsi="Cambria Math"/>
              </w:rPr>
            </w:rPrChange>
          </w:rPr>
          <m:t>-</m:t>
        </m:r>
        <m:f>
          <m:fPr>
            <m:ctrlPr>
              <w:rPr>
                <w:rFonts w:ascii="Cambria Math" w:hAnsi="Cambria Math"/>
              </w:rPr>
            </m:ctrlPr>
          </m:fPr>
          <m:num>
            <m:r>
              <w:rPr>
                <w:rFonts w:ascii="Cambria Math" w:hAnsi="Cambria Math"/>
              </w:rPr>
              <m:t>Q</m:t>
            </m:r>
          </m:num>
          <m:den>
            <m:r>
              <w:rPr>
                <w:rFonts w:ascii="Cambria Math" w:hAnsi="Cambria Math"/>
              </w:rPr>
              <m:t>D</m:t>
            </m:r>
          </m:den>
        </m:f>
        <m:r>
          <w:rPr>
            <w:rFonts w:ascii="Cambria Math" w:hAnsi="Cambria Math"/>
          </w:rPr>
          <m:t>z</m:t>
        </m:r>
      </m:oMath>
      <w:r w:rsidR="003D16B6" w:rsidRPr="00891EA1">
        <w:rPr>
          <w:lang w:val="de-DE"/>
          <w:rPrChange w:id="179" w:author="David Simpson" w:date="2026-02-11T20:29:00Z" w16du:dateUtc="2026-02-11T19:29:00Z">
            <w:rPr/>
          </w:rPrChange>
        </w:rPr>
        <w:tab/>
        <w:t>(</w:t>
      </w:r>
      <w:r w:rsidR="003D16B6">
        <w:fldChar w:fldCharType="begin"/>
      </w:r>
      <w:r w:rsidR="003D16B6" w:rsidRPr="00891EA1">
        <w:rPr>
          <w:lang w:val="de-DE"/>
          <w:rPrChange w:id="180" w:author="David Simpson" w:date="2026-02-11T20:29:00Z" w16du:dateUtc="2026-02-11T19:29:00Z">
            <w:rPr/>
          </w:rPrChange>
        </w:rPr>
        <w:instrText xml:space="preserve">SEQ eq  </w:instrText>
      </w:r>
      <w:r w:rsidR="003D16B6">
        <w:fldChar w:fldCharType="separate"/>
      </w:r>
      <w:r w:rsidR="003A3C28" w:rsidRPr="00891EA1">
        <w:rPr>
          <w:noProof/>
          <w:lang w:val="de-DE"/>
          <w:rPrChange w:id="181" w:author="David Simpson" w:date="2026-02-11T20:29:00Z" w16du:dateUtc="2026-02-11T19:29:00Z">
            <w:rPr>
              <w:noProof/>
            </w:rPr>
          </w:rPrChange>
        </w:rPr>
        <w:t>27</w:t>
      </w:r>
      <w:r w:rsidR="003D16B6">
        <w:fldChar w:fldCharType="end"/>
      </w:r>
      <w:r w:rsidR="003D16B6" w:rsidRPr="00891EA1">
        <w:rPr>
          <w:lang w:val="de-DE"/>
          <w:rPrChange w:id="182" w:author="David Simpson" w:date="2026-02-11T20:29:00Z" w16du:dateUtc="2026-02-11T19:29:00Z">
            <w:rPr/>
          </w:rPrChange>
        </w:rPr>
        <w:t>)</w:t>
      </w:r>
    </w:p>
    <w:p w14:paraId="3F65B170" w14:textId="1E6EC98A" w:rsidR="00F6667A" w:rsidRPr="00F6667A" w:rsidRDefault="00F6667A" w:rsidP="00F6667A">
      <w:pPr>
        <w:pStyle w:val="Normaal"/>
      </w:pPr>
      <w:r w:rsidRPr="00F6667A">
        <w:t xml:space="preserve">Tel hierbij de constante </w:t>
      </w:r>
      <m:oMath>
        <m:r>
          <w:rPr>
            <w:rFonts w:ascii="Cambria Math" w:hAnsi="Cambria Math"/>
          </w:rPr>
          <m:t>2Q</m:t>
        </m:r>
        <m:r>
          <m:rPr>
            <m:sty m:val="p"/>
          </m:rPr>
          <w:rPr>
            <w:rFonts w:ascii="Cambria Math" w:hAnsi="Cambria Math"/>
          </w:rPr>
          <m:t>/</m:t>
        </m:r>
        <m:r>
          <w:rPr>
            <w:rFonts w:ascii="Cambria Math" w:hAnsi="Cambria Math"/>
          </w:rPr>
          <m:t>π</m:t>
        </m:r>
        <m:r>
          <m:rPr>
            <m:nor/>
          </m:rPr>
          <m:t>ln</m:t>
        </m:r>
        <m:r>
          <w:rPr>
            <w:rFonts w:ascii="Cambria Math" w:hAnsi="Cambria Math"/>
          </w:rPr>
          <m:t>2</m:t>
        </m:r>
      </m:oMath>
      <w:r w:rsidRPr="00F6667A">
        <w:t xml:space="preserve"> op, om de potentiaal op </w:t>
      </w:r>
      <m:oMath>
        <m:r>
          <w:rPr>
            <w:rFonts w:ascii="Cambria Math" w:hAnsi="Cambria Math"/>
          </w:rPr>
          <m:t>x</m:t>
        </m:r>
        <m:r>
          <m:rPr>
            <m:sty m:val="p"/>
          </m:rPr>
          <w:rPr>
            <w:rFonts w:ascii="Cambria Math" w:hAnsi="Cambria Math"/>
          </w:rPr>
          <m:t>→∞</m:t>
        </m:r>
      </m:oMath>
      <w:r w:rsidRPr="00F6667A">
        <w:t xml:space="preserve"> nul te maken</w:t>
      </w:r>
    </w:p>
    <w:p w14:paraId="3B54DDEB" w14:textId="27F9C64F" w:rsidR="00F6667A" w:rsidRPr="00891EA1" w:rsidRDefault="00F6667A" w:rsidP="00D33D46">
      <w:pPr>
        <w:pStyle w:val="Equation"/>
        <w:rPr>
          <w:lang w:val="de-DE"/>
          <w:rPrChange w:id="183" w:author="David Simpson" w:date="2026-02-11T20:29:00Z" w16du:dateUtc="2026-02-11T19:29:00Z">
            <w:rPr/>
          </w:rPrChange>
        </w:rPr>
      </w:pPr>
      <m:oMath>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lang w:val="de-DE"/>
            <w:rPrChange w:id="184" w:author="David Simpson" w:date="2026-02-11T20:29:00Z" w16du:dateUtc="2026-02-11T19:29:00Z">
              <w:rPr>
                <w:rFonts w:ascii="Cambria Math" w:hAnsi="Cambria Math"/>
              </w:rPr>
            </w:rPrChange>
          </w:rPr>
          <m:t>=</m:t>
        </m:r>
        <m:f>
          <m:fPr>
            <m:ctrlPr>
              <w:rPr>
                <w:rFonts w:ascii="Cambria Math" w:hAnsi="Cambria Math"/>
              </w:rPr>
            </m:ctrlPr>
          </m:fPr>
          <m:num>
            <m:r>
              <m:rPr>
                <m:sty m:val="p"/>
              </m:rPr>
              <w:rPr>
                <w:rFonts w:ascii="Cambria Math" w:hAnsi="Cambria Math"/>
                <w:lang w:val="de-DE"/>
                <w:rPrChange w:id="185" w:author="David Simpson" w:date="2026-02-11T20:29:00Z" w16du:dateUtc="2026-02-11T19:29:00Z">
                  <w:rPr>
                    <w:rFonts w:ascii="Cambria Math" w:hAnsi="Cambria Math"/>
                  </w:rPr>
                </w:rPrChange>
              </w:rPr>
              <m:t>2</m:t>
            </m:r>
            <m:r>
              <w:rPr>
                <w:rFonts w:ascii="Cambria Math" w:hAnsi="Cambria Math"/>
              </w:rPr>
              <m:t>Q</m:t>
            </m:r>
          </m:num>
          <m:den>
            <m:r>
              <w:rPr>
                <w:rFonts w:ascii="Cambria Math" w:hAnsi="Cambria Math"/>
              </w:rPr>
              <m:t>π</m:t>
            </m:r>
          </m:den>
        </m:f>
        <m:r>
          <m:rPr>
            <m:nor/>
          </m:rPr>
          <w:rPr>
            <w:lang w:val="de-DE"/>
            <w:rPrChange w:id="186" w:author="David Simpson" w:date="2026-02-11T20:29:00Z" w16du:dateUtc="2026-02-11T19:29:00Z">
              <w:rPr/>
            </w:rPrChange>
          </w:rPr>
          <m:t>ln</m:t>
        </m:r>
        <m:d>
          <m:dPr>
            <m:ctrlPr>
              <w:rPr>
                <w:rFonts w:ascii="Cambria Math" w:hAnsi="Cambria Math"/>
              </w:rPr>
            </m:ctrlPr>
          </m:dPr>
          <m:e>
            <m:r>
              <m:rPr>
                <m:nor/>
              </m:rPr>
              <w:rPr>
                <w:lang w:val="de-DE"/>
                <w:rPrChange w:id="187" w:author="David Simpson" w:date="2026-02-11T20:29:00Z" w16du:dateUtc="2026-02-11T19:29:00Z">
                  <w:rPr/>
                </w:rPrChange>
              </w:rPr>
              <m:t>sin</m:t>
            </m:r>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πζ</m:t>
                    </m:r>
                  </m:num>
                  <m:den>
                    <m:r>
                      <m:rPr>
                        <m:sty m:val="p"/>
                      </m:rPr>
                      <w:rPr>
                        <w:rFonts w:ascii="Cambria Math" w:hAnsi="Cambria Math"/>
                        <w:lang w:val="de-DE"/>
                        <w:rPrChange w:id="188" w:author="David Simpson" w:date="2026-02-11T20:29:00Z" w16du:dateUtc="2026-02-11T19:29:00Z">
                          <w:rPr>
                            <w:rFonts w:ascii="Cambria Math" w:hAnsi="Cambria Math"/>
                          </w:rPr>
                        </w:rPrChange>
                      </w:rPr>
                      <m:t>2</m:t>
                    </m:r>
                    <m:r>
                      <w:rPr>
                        <w:rFonts w:ascii="Cambria Math" w:hAnsi="Cambria Math"/>
                      </w:rPr>
                      <m:t>D</m:t>
                    </m:r>
                  </m:den>
                </m:f>
              </m:e>
            </m:d>
          </m:e>
        </m:d>
        <m:r>
          <m:rPr>
            <m:sty m:val="p"/>
          </m:rPr>
          <w:rPr>
            <w:rFonts w:ascii="Cambria Math" w:hAnsi="Cambria Math"/>
            <w:lang w:val="de-DE"/>
            <w:rPrChange w:id="189" w:author="David Simpson" w:date="2026-02-11T20:29:00Z" w16du:dateUtc="2026-02-11T19:29:00Z">
              <w:rPr>
                <w:rFonts w:ascii="Cambria Math" w:hAnsi="Cambria Math"/>
              </w:rPr>
            </w:rPrChange>
          </w:rPr>
          <m:t>-</m:t>
        </m:r>
        <m:f>
          <m:fPr>
            <m:ctrlPr>
              <w:rPr>
                <w:rFonts w:ascii="Cambria Math" w:hAnsi="Cambria Math"/>
              </w:rPr>
            </m:ctrlPr>
          </m:fPr>
          <m:num>
            <m:r>
              <w:rPr>
                <w:rFonts w:ascii="Cambria Math" w:hAnsi="Cambria Math"/>
              </w:rPr>
              <m:t>Q</m:t>
            </m:r>
          </m:num>
          <m:den>
            <m:r>
              <w:rPr>
                <w:rFonts w:ascii="Cambria Math" w:hAnsi="Cambria Math"/>
              </w:rPr>
              <m:t>D</m:t>
            </m:r>
          </m:den>
        </m:f>
        <m:r>
          <w:rPr>
            <w:rFonts w:ascii="Cambria Math" w:hAnsi="Cambria Math"/>
          </w:rPr>
          <m:t>ζ</m:t>
        </m:r>
        <m:r>
          <m:rPr>
            <m:sty m:val="p"/>
          </m:rPr>
          <w:rPr>
            <w:rFonts w:ascii="Cambria Math" w:hAnsi="Cambria Math"/>
            <w:lang w:val="de-DE"/>
            <w:rPrChange w:id="190" w:author="David Simpson" w:date="2026-02-11T20:29:00Z" w16du:dateUtc="2026-02-11T19:29:00Z">
              <w:rPr>
                <w:rFonts w:ascii="Cambria Math" w:hAnsi="Cambria Math"/>
              </w:rPr>
            </w:rPrChange>
          </w:rPr>
          <m:t>+</m:t>
        </m:r>
        <m:f>
          <m:fPr>
            <m:ctrlPr>
              <w:rPr>
                <w:rFonts w:ascii="Cambria Math" w:hAnsi="Cambria Math"/>
              </w:rPr>
            </m:ctrlPr>
          </m:fPr>
          <m:num>
            <m:r>
              <m:rPr>
                <m:sty m:val="p"/>
              </m:rPr>
              <w:rPr>
                <w:rFonts w:ascii="Cambria Math" w:hAnsi="Cambria Math"/>
                <w:lang w:val="de-DE"/>
                <w:rPrChange w:id="191" w:author="David Simpson" w:date="2026-02-11T20:29:00Z" w16du:dateUtc="2026-02-11T19:29:00Z">
                  <w:rPr>
                    <w:rFonts w:ascii="Cambria Math" w:hAnsi="Cambria Math"/>
                  </w:rPr>
                </w:rPrChange>
              </w:rPr>
              <m:t>2</m:t>
            </m:r>
            <m:r>
              <w:rPr>
                <w:rFonts w:ascii="Cambria Math" w:hAnsi="Cambria Math"/>
              </w:rPr>
              <m:t>Q</m:t>
            </m:r>
          </m:num>
          <m:den>
            <m:r>
              <w:rPr>
                <w:rFonts w:ascii="Cambria Math" w:hAnsi="Cambria Math"/>
              </w:rPr>
              <m:t>π</m:t>
            </m:r>
          </m:den>
        </m:f>
        <m:r>
          <m:rPr>
            <m:nor/>
          </m:rPr>
          <w:rPr>
            <w:lang w:val="de-DE"/>
            <w:rPrChange w:id="192" w:author="David Simpson" w:date="2026-02-11T20:29:00Z" w16du:dateUtc="2026-02-11T19:29:00Z">
              <w:rPr/>
            </w:rPrChange>
          </w:rPr>
          <m:t>ln</m:t>
        </m:r>
        <m:r>
          <m:rPr>
            <m:sty m:val="p"/>
          </m:rPr>
          <w:rPr>
            <w:rFonts w:ascii="Cambria Math" w:hAnsi="Cambria Math"/>
            <w:lang w:val="de-DE"/>
            <w:rPrChange w:id="193" w:author="David Simpson" w:date="2026-02-11T20:29:00Z" w16du:dateUtc="2026-02-11T19:29:00Z">
              <w:rPr>
                <w:rFonts w:ascii="Cambria Math" w:hAnsi="Cambria Math"/>
              </w:rPr>
            </w:rPrChange>
          </w:rPr>
          <m:t>2</m:t>
        </m:r>
      </m:oMath>
      <w:r w:rsidR="003D16B6" w:rsidRPr="00891EA1">
        <w:rPr>
          <w:lang w:val="de-DE"/>
          <w:rPrChange w:id="194" w:author="David Simpson" w:date="2026-02-11T20:29:00Z" w16du:dateUtc="2026-02-11T19:29:00Z">
            <w:rPr/>
          </w:rPrChange>
        </w:rPr>
        <w:tab/>
        <w:t>(</w:t>
      </w:r>
      <w:r w:rsidR="003D16B6">
        <w:fldChar w:fldCharType="begin"/>
      </w:r>
      <w:r w:rsidR="003D16B6" w:rsidRPr="00891EA1">
        <w:rPr>
          <w:lang w:val="de-DE"/>
          <w:rPrChange w:id="195" w:author="David Simpson" w:date="2026-02-11T20:29:00Z" w16du:dateUtc="2026-02-11T19:29:00Z">
            <w:rPr/>
          </w:rPrChange>
        </w:rPr>
        <w:instrText xml:space="preserve">SEQ eq  </w:instrText>
      </w:r>
      <w:r w:rsidR="003D16B6">
        <w:fldChar w:fldCharType="separate"/>
      </w:r>
      <w:r w:rsidR="003A3C28" w:rsidRPr="00891EA1">
        <w:rPr>
          <w:noProof/>
          <w:lang w:val="de-DE"/>
          <w:rPrChange w:id="196" w:author="David Simpson" w:date="2026-02-11T20:29:00Z" w16du:dateUtc="2026-02-11T19:29:00Z">
            <w:rPr>
              <w:noProof/>
            </w:rPr>
          </w:rPrChange>
        </w:rPr>
        <w:t>28</w:t>
      </w:r>
      <w:r w:rsidR="003D16B6">
        <w:fldChar w:fldCharType="end"/>
      </w:r>
      <w:r w:rsidR="003D16B6" w:rsidRPr="00891EA1">
        <w:rPr>
          <w:lang w:val="de-DE"/>
          <w:rPrChange w:id="197" w:author="David Simpson" w:date="2026-02-11T20:29:00Z" w16du:dateUtc="2026-02-11T19:29:00Z">
            <w:rPr/>
          </w:rPrChange>
        </w:rPr>
        <w:t>)</w:t>
      </w:r>
    </w:p>
    <w:p w14:paraId="41D25E1B" w14:textId="5B2BEE38" w:rsidR="00F6667A" w:rsidRPr="00F6667A" w:rsidRDefault="00F6667A" w:rsidP="00F6667A">
      <w:pPr>
        <w:pStyle w:val="Normaal"/>
      </w:pPr>
      <w:r w:rsidRPr="00F6667A">
        <w:t>ofwel (</w:t>
      </w:r>
      <w:r w:rsidR="00BE39B6">
        <w:t>afbeelding</w:t>
      </w:r>
      <w:r w:rsidR="00FE63EC">
        <w:t xml:space="preserve"> </w:t>
      </w:r>
      <w:hyperlink w:anchor="fig:Complexe-potentiaal-contractie">
        <w:r w:rsidRPr="00F6667A">
          <w:rPr>
            <w:rStyle w:val="Hyperlink"/>
            <w:rFonts w:cs="Trebuchet MS"/>
          </w:rPr>
          <w:t>9</w:t>
        </w:r>
      </w:hyperlink>
      <w:r w:rsidRPr="00F6667A">
        <w:t xml:space="preserve"> onder):</w:t>
      </w:r>
    </w:p>
    <w:p w14:paraId="3E711491" w14:textId="1E5F0A05" w:rsidR="00F6667A" w:rsidRPr="00F6667A" w:rsidRDefault="00F6667A" w:rsidP="00D33D46">
      <w:pPr>
        <w:pStyle w:val="Equation"/>
      </w:pPr>
      <m:oMath>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Q</m:t>
            </m:r>
          </m:num>
          <m:den>
            <m:r>
              <w:rPr>
                <w:rFonts w:ascii="Cambria Math" w:hAnsi="Cambria Math"/>
              </w:rPr>
              <m:t>π</m:t>
            </m:r>
          </m:den>
        </m:f>
        <m:r>
          <m:rPr>
            <m:nor/>
          </m:rPr>
          <m:t>ln</m:t>
        </m:r>
        <m:d>
          <m:dPr>
            <m:ctrlPr>
              <w:rPr>
                <w:rFonts w:ascii="Cambria Math" w:hAnsi="Cambria Math"/>
              </w:rPr>
            </m:ctrlPr>
          </m:dPr>
          <m:e>
            <m:r>
              <m:rPr>
                <m:sty m:val="p"/>
              </m:rPr>
              <w:rPr>
                <w:rFonts w:ascii="Cambria Math" w:hAnsi="Cambria Math"/>
              </w:rPr>
              <m:t>2</m:t>
            </m:r>
            <m:r>
              <m:rPr>
                <m:nor/>
              </m:rPr>
              <m:t>sin</m:t>
            </m:r>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πζ</m:t>
                    </m:r>
                  </m:num>
                  <m:den>
                    <m:r>
                      <m:rPr>
                        <m:sty m:val="p"/>
                      </m:rPr>
                      <w:rPr>
                        <w:rFonts w:ascii="Cambria Math" w:hAnsi="Cambria Math"/>
                      </w:rPr>
                      <m:t>2</m:t>
                    </m:r>
                    <m:r>
                      <w:rPr>
                        <w:rFonts w:ascii="Cambria Math" w:hAnsi="Cambria Math"/>
                      </w:rPr>
                      <m:t>D</m:t>
                    </m:r>
                  </m:den>
                </m:f>
              </m:e>
            </m:d>
          </m:e>
        </m:d>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D</m:t>
            </m:r>
          </m:den>
        </m:f>
        <m:r>
          <w:rPr>
            <w:rFonts w:ascii="Cambria Math" w:hAnsi="Cambria Math"/>
          </w:rPr>
          <m:t>ζ</m:t>
        </m:r>
      </m:oMath>
      <w:r w:rsidR="003D16B6">
        <w:tab/>
        <w:t>(</w:t>
      </w:r>
      <w:r w:rsidR="003D16B6">
        <w:fldChar w:fldCharType="begin"/>
      </w:r>
      <w:r w:rsidR="003D16B6">
        <w:instrText xml:space="preserve">SEQ eq  </w:instrText>
      </w:r>
      <w:r w:rsidR="003D16B6">
        <w:fldChar w:fldCharType="separate"/>
      </w:r>
      <w:r w:rsidR="003A3C28">
        <w:rPr>
          <w:noProof/>
        </w:rPr>
        <w:t>29</w:t>
      </w:r>
      <w:r w:rsidR="003D16B6">
        <w:fldChar w:fldCharType="end"/>
      </w:r>
      <w:r w:rsidR="003D16B6">
        <w:t>)</w:t>
      </w:r>
    </w:p>
    <w:p w14:paraId="132EC197" w14:textId="4F981A4A" w:rsidR="00F6667A" w:rsidRPr="00F6667A" w:rsidRDefault="00F6667A" w:rsidP="00F6667A">
      <w:pPr>
        <w:pStyle w:val="Normaal"/>
      </w:pPr>
      <w:r w:rsidRPr="00F6667A">
        <w:t>Een benadering voor de radiale weerstand krijgen we door de limi</w:t>
      </w:r>
      <w:ins w:id="198" w:author="David Simpson" w:date="2026-02-11T21:40:00Z" w16du:dateUtc="2026-02-11T20:40:00Z">
        <w:r w:rsidR="003928DF">
          <w:t>e</w:t>
        </w:r>
      </w:ins>
      <w:r w:rsidRPr="00F6667A">
        <w:t xml:space="preserve">t te nemen voor </w:t>
      </w:r>
      <m:oMath>
        <m:r>
          <w:rPr>
            <w:rFonts w:ascii="Cambria Math" w:hAnsi="Cambria Math"/>
          </w:rPr>
          <m:t>ζ</m:t>
        </m:r>
        <m:r>
          <m:rPr>
            <m:sty m:val="p"/>
          </m:rPr>
          <w:rPr>
            <w:rFonts w:ascii="Cambria Math" w:hAnsi="Cambria Math"/>
          </w:rPr>
          <m:t>→</m:t>
        </m:r>
        <m:r>
          <w:rPr>
            <w:rFonts w:ascii="Cambria Math" w:hAnsi="Cambria Math"/>
          </w:rPr>
          <m:t>0</m:t>
        </m:r>
      </m:oMath>
      <w:r w:rsidRPr="00F6667A">
        <w:t xml:space="preserve"> met </w:t>
      </w:r>
      <m:oMath>
        <m:r>
          <m:rPr>
            <m:nor/>
          </m:rPr>
          <m:t>sin</m:t>
        </m:r>
        <m:r>
          <w:rPr>
            <w:rFonts w:ascii="Cambria Math" w:hAnsi="Cambria Math"/>
          </w:rPr>
          <m:t>iz</m:t>
        </m:r>
        <m:r>
          <m:rPr>
            <m:sty m:val="p"/>
          </m:rPr>
          <w:rPr>
            <w:rFonts w:ascii="Cambria Math" w:hAnsi="Cambria Math"/>
          </w:rPr>
          <m:t>=</m:t>
        </m:r>
        <m:r>
          <w:rPr>
            <w:rFonts w:ascii="Cambria Math" w:hAnsi="Cambria Math"/>
          </w:rPr>
          <m:t>i</m:t>
        </m:r>
        <m:r>
          <m:rPr>
            <m:nor/>
          </m:rPr>
          <m:t>sinh</m:t>
        </m:r>
        <m:r>
          <w:rPr>
            <w:rFonts w:ascii="Cambria Math" w:hAnsi="Cambria Math"/>
          </w:rPr>
          <m:t>z</m:t>
        </m:r>
        <m:r>
          <m:rPr>
            <m:sty m:val="p"/>
          </m:rPr>
          <w:rPr>
            <w:rFonts w:ascii="Cambria Math" w:hAnsi="Cambria Math"/>
          </w:rPr>
          <m:t>≈</m:t>
        </m:r>
        <m:r>
          <w:rPr>
            <w:rFonts w:ascii="Cambria Math" w:hAnsi="Cambria Math"/>
          </w:rPr>
          <m:t>iz</m:t>
        </m:r>
      </m:oMath>
      <w:r w:rsidRPr="00F6667A">
        <w:t xml:space="preserve"> en verder </w:t>
      </w:r>
      <m:oMath>
        <m:r>
          <w:rPr>
            <w:rFonts w:ascii="Cambria Math" w:hAnsi="Cambria Math"/>
          </w:rPr>
          <m:t>ζ</m:t>
        </m:r>
        <m:r>
          <m:rPr>
            <m:sty m:val="p"/>
          </m:rPr>
          <w:rPr>
            <w:rFonts w:ascii="Cambria Math" w:hAnsi="Cambria Math"/>
          </w:rPr>
          <m:t>=</m:t>
        </m:r>
        <m:r>
          <w:rPr>
            <w:rFonts w:ascii="Cambria Math" w:hAnsi="Cambria Math"/>
          </w:rPr>
          <m:t>r</m:t>
        </m:r>
        <m:sSup>
          <m:sSupPr>
            <m:ctrlPr>
              <w:rPr>
                <w:rFonts w:ascii="Cambria Math" w:hAnsi="Cambria Math"/>
              </w:rPr>
            </m:ctrlPr>
          </m:sSupPr>
          <m:e>
            <m:r>
              <w:rPr>
                <w:rFonts w:ascii="Cambria Math" w:hAnsi="Cambria Math"/>
              </w:rPr>
              <m:t>e</m:t>
            </m:r>
          </m:e>
          <m:sup>
            <m:r>
              <w:rPr>
                <w:rFonts w:ascii="Cambria Math" w:hAnsi="Cambria Math"/>
              </w:rPr>
              <m:t>iθ</m:t>
            </m:r>
          </m:sup>
        </m:sSup>
      </m:oMath>
      <w:r w:rsidRPr="00F6667A">
        <w:t xml:space="preserve"> vereenvoudigt (</w:t>
      </w:r>
      <w:r w:rsidR="003A3C28">
        <w:t>29</w:t>
      </w:r>
      <w:r w:rsidRPr="00F6667A">
        <w:t>) tot</w:t>
      </w:r>
    </w:p>
    <w:p w14:paraId="03C57934" w14:textId="676F6B85" w:rsidR="00F6667A" w:rsidRPr="00891EA1" w:rsidRDefault="00000000" w:rsidP="00D33D46">
      <w:pPr>
        <w:pStyle w:val="Equation"/>
        <w:rPr>
          <w:lang w:val="de-DE"/>
          <w:rPrChange w:id="199" w:author="David Simpson" w:date="2026-02-11T20:29:00Z" w16du:dateUtc="2026-02-11T19:29:00Z">
            <w:rPr/>
          </w:rPrChange>
        </w:rPr>
      </w:pPr>
      <m:oMath>
        <m:m>
          <m:mPr>
            <m:plcHide m:val="1"/>
            <m:mcs>
              <m:mc>
                <m:mcPr>
                  <m:count m:val="1"/>
                  <m:mcJc m:val="right"/>
                </m:mcPr>
              </m:mc>
              <m:mc>
                <m:mcPr>
                  <m:count m:val="1"/>
                  <m:mcJc m:val="left"/>
                </m:mcPr>
              </m:mc>
            </m:mcs>
            <m:ctrlPr>
              <w:rPr>
                <w:rFonts w:ascii="Cambria Math" w:hAnsi="Cambria Math"/>
              </w:rPr>
            </m:ctrlPr>
          </m:mPr>
          <m:mr>
            <m:e>
              <m:limLow>
                <m:limLowPr>
                  <m:ctrlPr>
                    <w:rPr>
                      <w:rFonts w:ascii="Cambria Math" w:hAnsi="Cambria Math"/>
                    </w:rPr>
                  </m:ctrlPr>
                </m:limLowPr>
                <m:e>
                  <m:r>
                    <m:rPr>
                      <m:nor/>
                    </m:rPr>
                    <w:rPr>
                      <w:lang w:val="de-DE"/>
                      <w:rPrChange w:id="200" w:author="David Simpson" w:date="2026-02-11T20:29:00Z" w16du:dateUtc="2026-02-11T19:29:00Z">
                        <w:rPr/>
                      </w:rPrChange>
                    </w:rPr>
                    <m:t>lim</m:t>
                  </m:r>
                </m:e>
                <m:lim>
                  <m:r>
                    <w:rPr>
                      <w:rFonts w:ascii="Cambria Math" w:hAnsi="Cambria Math"/>
                    </w:rPr>
                    <m:t>ζ</m:t>
                  </m:r>
                  <m:r>
                    <m:rPr>
                      <m:sty m:val="p"/>
                    </m:rPr>
                    <w:rPr>
                      <w:rFonts w:ascii="Cambria Math" w:hAnsi="Cambria Math"/>
                      <w:lang w:val="de-DE"/>
                      <w:rPrChange w:id="201" w:author="David Simpson" w:date="2026-02-11T20:29:00Z" w16du:dateUtc="2026-02-11T19:29:00Z">
                        <w:rPr>
                          <w:rFonts w:ascii="Cambria Math" w:hAnsi="Cambria Math"/>
                        </w:rPr>
                      </w:rPrChange>
                    </w:rPr>
                    <m:t>→</m:t>
                  </m:r>
                  <m:r>
                    <w:rPr>
                      <w:rFonts w:ascii="Cambria Math" w:hAnsi="Cambria Math"/>
                      <w:lang w:val="de-DE"/>
                      <w:rPrChange w:id="202" w:author="David Simpson" w:date="2026-02-11T20:29:00Z" w16du:dateUtc="2026-02-11T19:29:00Z">
                        <w:rPr>
                          <w:rFonts w:ascii="Cambria Math" w:hAnsi="Cambria Math"/>
                        </w:rPr>
                      </w:rPrChange>
                    </w:rPr>
                    <m:t>0</m:t>
                  </m:r>
                </m:lim>
              </m:limLow>
              <m:r>
                <w:rPr>
                  <w:rFonts w:ascii="Cambria Math" w:hAnsi="Cambria Math"/>
                </w:rPr>
                <m:t>Ω</m:t>
              </m:r>
              <m:d>
                <m:dPr>
                  <m:ctrlPr>
                    <w:rPr>
                      <w:rFonts w:ascii="Cambria Math" w:hAnsi="Cambria Math"/>
                    </w:rPr>
                  </m:ctrlPr>
                </m:dPr>
                <m:e>
                  <m:r>
                    <w:rPr>
                      <w:rFonts w:ascii="Cambria Math" w:hAnsi="Cambria Math"/>
                    </w:rPr>
                    <m:t>ζ</m:t>
                  </m:r>
                </m:e>
              </m:d>
            </m:e>
            <m:e>
              <m:r>
                <m:rPr>
                  <m:sty m:val="p"/>
                </m:rPr>
                <w:rPr>
                  <w:rFonts w:ascii="Cambria Math" w:hAnsi="Cambria Math"/>
                  <w:lang w:val="de-DE"/>
                  <w:rPrChange w:id="203" w:author="David Simpson" w:date="2026-02-11T20:29:00Z" w16du:dateUtc="2026-02-11T19:29:00Z">
                    <w:rPr>
                      <w:rFonts w:ascii="Cambria Math" w:hAnsi="Cambria Math"/>
                    </w:rPr>
                  </w:rPrChange>
                </w:rPr>
                <m:t>=</m:t>
              </m:r>
              <m:f>
                <m:fPr>
                  <m:ctrlPr>
                    <w:rPr>
                      <w:rFonts w:ascii="Cambria Math" w:hAnsi="Cambria Math"/>
                    </w:rPr>
                  </m:ctrlPr>
                </m:fPr>
                <m:num>
                  <m:r>
                    <w:rPr>
                      <w:rFonts w:ascii="Cambria Math" w:hAnsi="Cambria Math"/>
                      <w:lang w:val="de-DE"/>
                      <w:rPrChange w:id="204" w:author="David Simpson" w:date="2026-02-11T20:29:00Z" w16du:dateUtc="2026-02-11T19:29:00Z">
                        <w:rPr>
                          <w:rFonts w:ascii="Cambria Math" w:hAnsi="Cambria Math"/>
                        </w:rPr>
                      </w:rPrChange>
                    </w:rPr>
                    <m:t>2</m:t>
                  </m:r>
                  <m:r>
                    <w:rPr>
                      <w:rFonts w:ascii="Cambria Math" w:hAnsi="Cambria Math"/>
                    </w:rPr>
                    <m:t>Q</m:t>
                  </m:r>
                </m:num>
                <m:den>
                  <m:r>
                    <w:rPr>
                      <w:rFonts w:ascii="Cambria Math" w:hAnsi="Cambria Math"/>
                    </w:rPr>
                    <m:t>π</m:t>
                  </m:r>
                </m:den>
              </m:f>
              <m:r>
                <m:rPr>
                  <m:nor/>
                </m:rPr>
                <w:rPr>
                  <w:lang w:val="de-DE"/>
                  <w:rPrChange w:id="205" w:author="David Simpson" w:date="2026-02-11T20:29:00Z" w16du:dateUtc="2026-02-11T19:29:00Z">
                    <w:rPr/>
                  </w:rPrChange>
                </w:rPr>
                <m:t>ln</m:t>
              </m:r>
              <m:d>
                <m:dPr>
                  <m:ctrlPr>
                    <w:rPr>
                      <w:rFonts w:ascii="Cambria Math" w:hAnsi="Cambria Math"/>
                    </w:rPr>
                  </m:ctrlPr>
                </m:dPr>
                <m:e>
                  <m:r>
                    <w:rPr>
                      <w:rFonts w:ascii="Cambria Math" w:hAnsi="Cambria Math"/>
                    </w:rPr>
                    <m:t>i</m:t>
                  </m:r>
                  <m:f>
                    <m:fPr>
                      <m:ctrlPr>
                        <w:rPr>
                          <w:rFonts w:ascii="Cambria Math" w:hAnsi="Cambria Math"/>
                        </w:rPr>
                      </m:ctrlPr>
                    </m:fPr>
                    <m:num>
                      <m:r>
                        <w:rPr>
                          <w:rFonts w:ascii="Cambria Math" w:hAnsi="Cambria Math"/>
                        </w:rPr>
                        <m:t>πr</m:t>
                      </m:r>
                    </m:num>
                    <m:den>
                      <m:r>
                        <w:rPr>
                          <w:rFonts w:ascii="Cambria Math" w:hAnsi="Cambria Math"/>
                        </w:rPr>
                        <m:t>D</m:t>
                      </m:r>
                    </m:den>
                  </m:f>
                  <m:sSup>
                    <m:sSupPr>
                      <m:ctrlPr>
                        <w:rPr>
                          <w:rFonts w:ascii="Cambria Math" w:hAnsi="Cambria Math"/>
                        </w:rPr>
                      </m:ctrlPr>
                    </m:sSupPr>
                    <m:e>
                      <m:r>
                        <w:rPr>
                          <w:rFonts w:ascii="Cambria Math" w:hAnsi="Cambria Math"/>
                        </w:rPr>
                        <m:t>e</m:t>
                      </m:r>
                    </m:e>
                    <m:sup>
                      <m:r>
                        <w:rPr>
                          <w:rFonts w:ascii="Cambria Math" w:hAnsi="Cambria Math"/>
                        </w:rPr>
                        <m:t>iθ</m:t>
                      </m:r>
                    </m:sup>
                  </m:sSup>
                </m:e>
              </m:d>
            </m:e>
          </m:mr>
          <m:mr>
            <m:e/>
            <m:e>
              <m:r>
                <m:rPr>
                  <m:sty m:val="p"/>
                </m:rPr>
                <w:rPr>
                  <w:rFonts w:ascii="Cambria Math" w:hAnsi="Cambria Math"/>
                  <w:lang w:val="de-DE"/>
                  <w:rPrChange w:id="206" w:author="David Simpson" w:date="2026-02-11T20:29:00Z" w16du:dateUtc="2026-02-11T19:29:00Z">
                    <w:rPr>
                      <w:rFonts w:ascii="Cambria Math" w:hAnsi="Cambria Math"/>
                    </w:rPr>
                  </w:rPrChange>
                </w:rPr>
                <m:t>=</m:t>
              </m:r>
              <m:f>
                <m:fPr>
                  <m:ctrlPr>
                    <w:rPr>
                      <w:rFonts w:ascii="Cambria Math" w:hAnsi="Cambria Math"/>
                    </w:rPr>
                  </m:ctrlPr>
                </m:fPr>
                <m:num>
                  <m:r>
                    <w:rPr>
                      <w:rFonts w:ascii="Cambria Math" w:hAnsi="Cambria Math"/>
                      <w:lang w:val="de-DE"/>
                      <w:rPrChange w:id="207" w:author="David Simpson" w:date="2026-02-11T20:29:00Z" w16du:dateUtc="2026-02-11T19:29:00Z">
                        <w:rPr>
                          <w:rFonts w:ascii="Cambria Math" w:hAnsi="Cambria Math"/>
                        </w:rPr>
                      </w:rPrChange>
                    </w:rPr>
                    <m:t>2</m:t>
                  </m:r>
                  <m:r>
                    <w:rPr>
                      <w:rFonts w:ascii="Cambria Math" w:hAnsi="Cambria Math"/>
                    </w:rPr>
                    <m:t>Q</m:t>
                  </m:r>
                </m:num>
                <m:den>
                  <m:r>
                    <w:rPr>
                      <w:rFonts w:ascii="Cambria Math" w:hAnsi="Cambria Math"/>
                    </w:rPr>
                    <m:t>π</m:t>
                  </m:r>
                </m:den>
              </m:f>
              <m:d>
                <m:dPr>
                  <m:ctrlPr>
                    <w:rPr>
                      <w:rFonts w:ascii="Cambria Math" w:hAnsi="Cambria Math"/>
                    </w:rPr>
                  </m:ctrlPr>
                </m:dPr>
                <m:e>
                  <m:r>
                    <m:rPr>
                      <m:nor/>
                    </m:rPr>
                    <w:rPr>
                      <w:lang w:val="de-DE"/>
                      <w:rPrChange w:id="208" w:author="David Simpson" w:date="2026-02-11T20:29:00Z" w16du:dateUtc="2026-02-11T19:29:00Z">
                        <w:rPr/>
                      </w:rPrChange>
                    </w:rPr>
                    <m:t>ln</m:t>
                  </m:r>
                  <m:r>
                    <w:rPr>
                      <w:rFonts w:ascii="Cambria Math" w:hAnsi="Cambria Math"/>
                    </w:rPr>
                    <m:t>i</m:t>
                  </m:r>
                  <m:r>
                    <m:rPr>
                      <m:sty m:val="p"/>
                    </m:rPr>
                    <w:rPr>
                      <w:rFonts w:ascii="Cambria Math" w:hAnsi="Cambria Math"/>
                      <w:lang w:val="de-DE"/>
                      <w:rPrChange w:id="209" w:author="David Simpson" w:date="2026-02-11T20:29:00Z" w16du:dateUtc="2026-02-11T19:29:00Z">
                        <w:rPr>
                          <w:rFonts w:ascii="Cambria Math" w:hAnsi="Cambria Math"/>
                        </w:rPr>
                      </w:rPrChange>
                    </w:rPr>
                    <m:t>+</m:t>
                  </m:r>
                  <m:r>
                    <m:rPr>
                      <m:nor/>
                    </m:rPr>
                    <w:rPr>
                      <w:lang w:val="de-DE"/>
                      <w:rPrChange w:id="210" w:author="David Simpson" w:date="2026-02-11T20:29:00Z" w16du:dateUtc="2026-02-11T19:29:00Z">
                        <w:rPr/>
                      </w:rPrChange>
                    </w:rPr>
                    <m:t>ln</m:t>
                  </m:r>
                  <m:d>
                    <m:dPr>
                      <m:ctrlPr>
                        <w:rPr>
                          <w:rFonts w:ascii="Cambria Math" w:hAnsi="Cambria Math"/>
                        </w:rPr>
                      </m:ctrlPr>
                    </m:dPr>
                    <m:e>
                      <m:f>
                        <m:fPr>
                          <m:ctrlPr>
                            <w:rPr>
                              <w:rFonts w:ascii="Cambria Math" w:hAnsi="Cambria Math"/>
                            </w:rPr>
                          </m:ctrlPr>
                        </m:fPr>
                        <m:num>
                          <m:r>
                            <w:rPr>
                              <w:rFonts w:ascii="Cambria Math" w:hAnsi="Cambria Math"/>
                            </w:rPr>
                            <m:t>πr</m:t>
                          </m:r>
                        </m:num>
                        <m:den>
                          <m:r>
                            <w:rPr>
                              <w:rFonts w:ascii="Cambria Math" w:hAnsi="Cambria Math"/>
                            </w:rPr>
                            <m:t>D</m:t>
                          </m:r>
                        </m:den>
                      </m:f>
                    </m:e>
                  </m:d>
                  <m:r>
                    <m:rPr>
                      <m:sty m:val="p"/>
                    </m:rPr>
                    <w:rPr>
                      <w:rFonts w:ascii="Cambria Math" w:hAnsi="Cambria Math"/>
                      <w:lang w:val="de-DE"/>
                      <w:rPrChange w:id="211" w:author="David Simpson" w:date="2026-02-11T20:29:00Z" w16du:dateUtc="2026-02-11T19:29:00Z">
                        <w:rPr>
                          <w:rFonts w:ascii="Cambria Math" w:hAnsi="Cambria Math"/>
                        </w:rPr>
                      </w:rPrChange>
                    </w:rPr>
                    <m:t>+</m:t>
                  </m:r>
                  <m:r>
                    <w:rPr>
                      <w:rFonts w:ascii="Cambria Math" w:hAnsi="Cambria Math"/>
                    </w:rPr>
                    <m:t>iθ</m:t>
                  </m:r>
                </m:e>
              </m:d>
            </m:e>
          </m:mr>
        </m:m>
      </m:oMath>
      <w:r w:rsidR="003D16B6" w:rsidRPr="00891EA1">
        <w:rPr>
          <w:lang w:val="de-DE"/>
          <w:rPrChange w:id="212" w:author="David Simpson" w:date="2026-02-11T20:29:00Z" w16du:dateUtc="2026-02-11T19:29:00Z">
            <w:rPr/>
          </w:rPrChange>
        </w:rPr>
        <w:tab/>
        <w:t>(</w:t>
      </w:r>
      <w:r w:rsidR="003D16B6">
        <w:fldChar w:fldCharType="begin"/>
      </w:r>
      <w:r w:rsidR="003D16B6" w:rsidRPr="00891EA1">
        <w:rPr>
          <w:lang w:val="de-DE"/>
          <w:rPrChange w:id="213" w:author="David Simpson" w:date="2026-02-11T20:29:00Z" w16du:dateUtc="2026-02-11T19:29:00Z">
            <w:rPr/>
          </w:rPrChange>
        </w:rPr>
        <w:instrText xml:space="preserve">SEQ eq  </w:instrText>
      </w:r>
      <w:r w:rsidR="003D16B6">
        <w:fldChar w:fldCharType="separate"/>
      </w:r>
      <w:r w:rsidR="003A3C28" w:rsidRPr="00891EA1">
        <w:rPr>
          <w:noProof/>
          <w:lang w:val="de-DE"/>
          <w:rPrChange w:id="214" w:author="David Simpson" w:date="2026-02-11T20:29:00Z" w16du:dateUtc="2026-02-11T19:29:00Z">
            <w:rPr>
              <w:noProof/>
            </w:rPr>
          </w:rPrChange>
        </w:rPr>
        <w:t>30</w:t>
      </w:r>
      <w:r w:rsidR="003D16B6">
        <w:fldChar w:fldCharType="end"/>
      </w:r>
      <w:r w:rsidR="003D16B6" w:rsidRPr="00891EA1">
        <w:rPr>
          <w:lang w:val="de-DE"/>
          <w:rPrChange w:id="215" w:author="David Simpson" w:date="2026-02-11T20:29:00Z" w16du:dateUtc="2026-02-11T19:29:00Z">
            <w:rPr/>
          </w:rPrChange>
        </w:rPr>
        <w:t>)</w:t>
      </w:r>
    </w:p>
    <w:p w14:paraId="49C76DF9" w14:textId="4CDFD853" w:rsidR="00F6667A" w:rsidRPr="00F6667A" w:rsidRDefault="00F6667A" w:rsidP="00F6667A">
      <w:pPr>
        <w:pStyle w:val="Normaal"/>
      </w:pPr>
      <w:r w:rsidRPr="00F6667A">
        <w:t xml:space="preserve">En met </w:t>
      </w:r>
      <m:oMath>
        <m:r>
          <m:rPr>
            <m:nor/>
          </m:rPr>
          <m:t>ln</m:t>
        </m:r>
        <m:r>
          <w:rPr>
            <w:rFonts w:ascii="Cambria Math" w:hAnsi="Cambria Math"/>
          </w:rPr>
          <m:t>i</m:t>
        </m:r>
        <m:r>
          <m:rPr>
            <m:sty m:val="p"/>
          </m:rPr>
          <w:rPr>
            <w:rFonts w:ascii="Cambria Math" w:hAnsi="Cambria Math"/>
          </w:rPr>
          <m:t>=</m:t>
        </m:r>
        <m:r>
          <m:rPr>
            <m:nor/>
          </m:rPr>
          <m:t>ln</m:t>
        </m:r>
        <m:sSup>
          <m:sSupPr>
            <m:ctrlPr>
              <w:rPr>
                <w:rFonts w:ascii="Cambria Math" w:hAnsi="Cambria Math"/>
              </w:rPr>
            </m:ctrlPr>
          </m:sSupPr>
          <m:e>
            <m:r>
              <w:rPr>
                <w:rFonts w:ascii="Cambria Math" w:hAnsi="Cambria Math"/>
              </w:rPr>
              <m:t>e</m:t>
            </m:r>
          </m:e>
          <m:sup>
            <m:r>
              <w:rPr>
                <w:rFonts w:ascii="Cambria Math" w:hAnsi="Cambria Math"/>
              </w:rPr>
              <m:t>i</m:t>
            </m:r>
            <m:f>
              <m:fPr>
                <m:ctrlPr>
                  <w:rPr>
                    <w:rFonts w:ascii="Cambria Math" w:hAnsi="Cambria Math"/>
                  </w:rPr>
                </m:ctrlPr>
              </m:fPr>
              <m:num>
                <m:r>
                  <w:rPr>
                    <w:rFonts w:ascii="Cambria Math" w:hAnsi="Cambria Math"/>
                  </w:rPr>
                  <m:t>π</m:t>
                </m:r>
              </m:num>
              <m:den>
                <m:r>
                  <w:rPr>
                    <w:rFonts w:ascii="Cambria Math" w:hAnsi="Cambria Math"/>
                  </w:rPr>
                  <m:t>2</m:t>
                </m:r>
              </m:den>
            </m:f>
          </m:sup>
        </m:sSup>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oMath>
      <w:r w:rsidRPr="00F6667A">
        <w:t xml:space="preserve"> volgt</w:t>
      </w:r>
      <w:r w:rsidR="00D33D46">
        <w:t>:</w:t>
      </w:r>
    </w:p>
    <w:p w14:paraId="02D2B823" w14:textId="2313E4F6" w:rsidR="00F6667A" w:rsidRPr="00F6667A" w:rsidRDefault="00000000" w:rsidP="00D33D46">
      <w:pPr>
        <w:pStyle w:val="Equation"/>
      </w:pPr>
      <m:oMath>
        <m:limLow>
          <m:limLowPr>
            <m:ctrlPr>
              <w:rPr>
                <w:rFonts w:ascii="Cambria Math" w:hAnsi="Cambria Math"/>
              </w:rPr>
            </m:ctrlPr>
          </m:limLowPr>
          <m:e>
            <m:r>
              <m:rPr>
                <m:nor/>
              </m:rPr>
              <m:t>lim</m:t>
            </m:r>
          </m:e>
          <m:lim>
            <m:r>
              <w:rPr>
                <w:rFonts w:ascii="Cambria Math" w:hAnsi="Cambria Math"/>
              </w:rPr>
              <m:t>ζ</m:t>
            </m:r>
            <m:r>
              <m:rPr>
                <m:sty m:val="p"/>
              </m:rPr>
              <w:rPr>
                <w:rFonts w:ascii="Cambria Math" w:hAnsi="Cambria Math"/>
              </w:rPr>
              <m:t>→</m:t>
            </m:r>
            <m:r>
              <w:rPr>
                <w:rFonts w:ascii="Cambria Math" w:hAnsi="Cambria Math"/>
              </w:rPr>
              <m:t>0</m:t>
            </m:r>
          </m:lim>
        </m:limLow>
        <m:r>
          <w:rPr>
            <w:rFonts w:ascii="Cambria Math" w:hAnsi="Cambria Math"/>
          </w:rPr>
          <m:t>Ω</m:t>
        </m:r>
        <m:d>
          <m:dPr>
            <m:ctrlPr>
              <w:rPr>
                <w:rFonts w:ascii="Cambria Math" w:hAnsi="Cambria Math"/>
              </w:rPr>
            </m:ctrlPr>
          </m:dPr>
          <m:e>
            <m:r>
              <w:rPr>
                <w:rFonts w:ascii="Cambria Math" w:hAnsi="Cambria Math"/>
              </w:rPr>
              <m:t>ζ</m:t>
            </m:r>
          </m:e>
        </m:d>
        <m:r>
          <m:rPr>
            <m:sty m:val="p"/>
          </m:rPr>
          <w:rPr>
            <w:rFonts w:ascii="Cambria Math" w:hAnsi="Cambria Math"/>
          </w:rPr>
          <m:t>=</m:t>
        </m:r>
        <m:f>
          <m:fPr>
            <m:ctrlPr>
              <w:rPr>
                <w:rFonts w:ascii="Cambria Math" w:hAnsi="Cambria Math"/>
              </w:rPr>
            </m:ctrlPr>
          </m:fPr>
          <m:num>
            <m:r>
              <w:rPr>
                <w:rFonts w:ascii="Cambria Math" w:hAnsi="Cambria Math"/>
              </w:rPr>
              <m:t>2Q</m:t>
            </m:r>
          </m:num>
          <m:den>
            <m:r>
              <w:rPr>
                <w:rFonts w:ascii="Cambria Math" w:hAnsi="Cambria Math"/>
              </w:rPr>
              <m:t>π</m:t>
            </m:r>
          </m:den>
        </m:f>
        <m:r>
          <m:rPr>
            <m:nor/>
          </m:rPr>
          <m:t>ln</m:t>
        </m:r>
        <m:d>
          <m:dPr>
            <m:ctrlPr>
              <w:rPr>
                <w:rFonts w:ascii="Cambria Math" w:hAnsi="Cambria Math"/>
              </w:rPr>
            </m:ctrlPr>
          </m:dPr>
          <m:e>
            <m:f>
              <m:fPr>
                <m:ctrlPr>
                  <w:rPr>
                    <w:rFonts w:ascii="Cambria Math" w:hAnsi="Cambria Math"/>
                  </w:rPr>
                </m:ctrlPr>
              </m:fPr>
              <m:num>
                <m:r>
                  <w:rPr>
                    <w:rFonts w:ascii="Cambria Math" w:hAnsi="Cambria Math"/>
                  </w:rPr>
                  <m:t>πr</m:t>
                </m:r>
              </m:num>
              <m:den>
                <m:r>
                  <w:rPr>
                    <w:rFonts w:ascii="Cambria Math" w:hAnsi="Cambria Math"/>
                  </w:rPr>
                  <m:t>D</m:t>
                </m:r>
              </m:den>
            </m:f>
          </m:e>
        </m:d>
        <m:r>
          <m:rPr>
            <m:sty m:val="p"/>
          </m:rPr>
          <w:rPr>
            <w:rFonts w:ascii="Cambria Math" w:hAnsi="Cambria Math"/>
          </w:rPr>
          <m:t>+</m:t>
        </m:r>
        <m:r>
          <w:rPr>
            <w:rFonts w:ascii="Cambria Math" w:hAnsi="Cambria Math"/>
          </w:rPr>
          <m:t>i</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 </m:t>
        </m:r>
        <m:r>
          <m:rPr>
            <m:nor/>
          </m:rPr>
          <m:t>met</m:t>
        </m:r>
        <m:r>
          <w:rPr>
            <w:rFonts w:ascii="Cambria Math" w:hAnsi="Cambria Math"/>
          </w:rPr>
          <m:t> </m:t>
        </m:r>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0</m:t>
        </m:r>
      </m:oMath>
      <w:r w:rsidR="003D16B6">
        <w:tab/>
        <w:t>(</w:t>
      </w:r>
      <w:r w:rsidR="003D16B6">
        <w:fldChar w:fldCharType="begin"/>
      </w:r>
      <w:r w:rsidR="003D16B6">
        <w:instrText xml:space="preserve">SEQ eq  </w:instrText>
      </w:r>
      <w:r w:rsidR="003D16B6">
        <w:fldChar w:fldCharType="separate"/>
      </w:r>
      <w:r w:rsidR="003A3C28">
        <w:rPr>
          <w:noProof/>
        </w:rPr>
        <w:t>31</w:t>
      </w:r>
      <w:r w:rsidR="003D16B6">
        <w:fldChar w:fldCharType="end"/>
      </w:r>
      <w:r w:rsidR="003D16B6">
        <w:t>)</w:t>
      </w:r>
    </w:p>
    <w:p w14:paraId="68EEBF8C" w14:textId="69F4F658" w:rsidR="00F6667A" w:rsidRPr="00F6667A" w:rsidRDefault="00F6667A" w:rsidP="00F6667A">
      <w:pPr>
        <w:pStyle w:val="Normaal"/>
      </w:pPr>
      <w:r w:rsidRPr="00F6667A">
        <w:t xml:space="preserve">Het extra stijghoogteverval </w:t>
      </w:r>
      <m:oMath>
        <m:r>
          <w:rPr>
            <w:rFonts w:ascii="Cambria Math" w:hAnsi="Cambria Math"/>
          </w:rPr>
          <m:t>Δϕ</m:t>
        </m:r>
        <m:r>
          <m:rPr>
            <m:sty m:val="p"/>
          </m:rPr>
          <w:rPr>
            <w:rFonts w:ascii="Cambria Math" w:hAnsi="Cambria Math"/>
          </w:rPr>
          <m:t>=</m:t>
        </m:r>
        <m:r>
          <w:rPr>
            <w:rFonts w:ascii="Cambria Math" w:hAnsi="Cambria Math"/>
          </w:rPr>
          <m:t>ΔΦ</m:t>
        </m:r>
        <m:r>
          <m:rPr>
            <m:sty m:val="p"/>
          </m:rPr>
          <w:rPr>
            <w:rFonts w:ascii="Cambria Math" w:hAnsi="Cambria Math"/>
          </w:rPr>
          <m:t>/</m:t>
        </m:r>
        <m:r>
          <w:rPr>
            <w:rFonts w:ascii="Cambria Math" w:hAnsi="Cambria Math"/>
          </w:rPr>
          <m:t>k</m:t>
        </m:r>
      </m:oMath>
      <w:r w:rsidRPr="00F6667A">
        <w:t xml:space="preserve"> door radiale weerstand voor kleine </w:t>
      </w:r>
      <m:oMath>
        <m:r>
          <w:rPr>
            <w:rFonts w:ascii="Cambria Math" w:hAnsi="Cambria Math"/>
          </w:rPr>
          <m:t>r</m:t>
        </m:r>
      </m:oMath>
      <w:r w:rsidRPr="00F6667A">
        <w:t xml:space="preserve"> is dan</w:t>
      </w:r>
    </w:p>
    <w:p w14:paraId="2A375DD7" w14:textId="3071A242" w:rsidR="00F6667A" w:rsidRPr="00891EA1" w:rsidRDefault="00F6667A" w:rsidP="00D33D46">
      <w:pPr>
        <w:pStyle w:val="Equation"/>
        <w:rPr>
          <w:lang w:val="de-DE"/>
          <w:rPrChange w:id="216" w:author="David Simpson" w:date="2026-02-11T20:29:00Z" w16du:dateUtc="2026-02-11T19:29:00Z">
            <w:rPr/>
          </w:rPrChange>
        </w:rPr>
      </w:pPr>
      <m:oMath>
        <m:r>
          <w:rPr>
            <w:rFonts w:ascii="Cambria Math" w:hAnsi="Cambria Math"/>
          </w:rPr>
          <m:t>Δϕ</m:t>
        </m:r>
        <m:r>
          <m:rPr>
            <m:sty m:val="p"/>
          </m:rPr>
          <w:rPr>
            <w:rFonts w:ascii="Cambria Math" w:hAnsi="Cambria Math"/>
            <w:lang w:val="de-DE"/>
            <w:rPrChange w:id="217" w:author="David Simpson" w:date="2026-02-11T20:29:00Z" w16du:dateUtc="2026-02-11T19:29:00Z">
              <w:rPr>
                <w:rFonts w:ascii="Cambria Math" w:hAnsi="Cambria Math"/>
              </w:rPr>
            </w:rPrChange>
          </w:rPr>
          <m:t>=</m:t>
        </m:r>
        <m:f>
          <m:fPr>
            <m:ctrlPr>
              <w:rPr>
                <w:rFonts w:ascii="Cambria Math" w:hAnsi="Cambria Math"/>
              </w:rPr>
            </m:ctrlPr>
          </m:fPr>
          <m:num>
            <m:r>
              <m:rPr>
                <m:sty m:val="p"/>
              </m:rPr>
              <w:rPr>
                <w:rFonts w:ascii="Cambria Math" w:hAnsi="Cambria Math"/>
                <w:lang w:val="de-DE"/>
                <w:rPrChange w:id="218" w:author="David Simpson" w:date="2026-02-11T20:29:00Z" w16du:dateUtc="2026-02-11T19:29:00Z">
                  <w:rPr>
                    <w:rFonts w:ascii="Cambria Math" w:hAnsi="Cambria Math"/>
                  </w:rPr>
                </w:rPrChange>
              </w:rPr>
              <m:t>2</m:t>
            </m:r>
            <m:r>
              <w:rPr>
                <w:rFonts w:ascii="Cambria Math" w:hAnsi="Cambria Math"/>
              </w:rPr>
              <m:t>Q</m:t>
            </m:r>
          </m:num>
          <m:den>
            <m:r>
              <w:rPr>
                <w:rFonts w:ascii="Cambria Math" w:hAnsi="Cambria Math"/>
              </w:rPr>
              <m:t>πk</m:t>
            </m:r>
          </m:den>
        </m:f>
        <m:r>
          <m:rPr>
            <m:nor/>
          </m:rPr>
          <w:rPr>
            <w:lang w:val="de-DE"/>
            <w:rPrChange w:id="219" w:author="David Simpson" w:date="2026-02-11T20:29:00Z" w16du:dateUtc="2026-02-11T19:29:00Z">
              <w:rPr/>
            </w:rPrChange>
          </w:rPr>
          <m:t>ln</m:t>
        </m:r>
        <m:d>
          <m:dPr>
            <m:ctrlPr>
              <w:rPr>
                <w:rFonts w:ascii="Cambria Math" w:hAnsi="Cambria Math"/>
              </w:rPr>
            </m:ctrlPr>
          </m:dPr>
          <m:e>
            <m:f>
              <m:fPr>
                <m:ctrlPr>
                  <w:rPr>
                    <w:rFonts w:ascii="Cambria Math" w:hAnsi="Cambria Math"/>
                  </w:rPr>
                </m:ctrlPr>
              </m:fPr>
              <m:num>
                <m:r>
                  <w:rPr>
                    <w:rFonts w:ascii="Cambria Math" w:hAnsi="Cambria Math"/>
                  </w:rPr>
                  <m:t>πr</m:t>
                </m:r>
              </m:num>
              <m:den>
                <m:r>
                  <w:rPr>
                    <w:rFonts w:ascii="Cambria Math" w:hAnsi="Cambria Math"/>
                  </w:rPr>
                  <m:t>D</m:t>
                </m:r>
              </m:den>
            </m:f>
          </m:e>
        </m:d>
      </m:oMath>
      <w:r w:rsidR="003D16B6" w:rsidRPr="00891EA1">
        <w:rPr>
          <w:lang w:val="de-DE"/>
          <w:rPrChange w:id="220" w:author="David Simpson" w:date="2026-02-11T20:29:00Z" w16du:dateUtc="2026-02-11T19:29:00Z">
            <w:rPr/>
          </w:rPrChange>
        </w:rPr>
        <w:tab/>
        <w:t>(</w:t>
      </w:r>
      <w:r w:rsidR="003D16B6">
        <w:fldChar w:fldCharType="begin"/>
      </w:r>
      <w:r w:rsidR="003D16B6" w:rsidRPr="00891EA1">
        <w:rPr>
          <w:lang w:val="de-DE"/>
          <w:rPrChange w:id="221" w:author="David Simpson" w:date="2026-02-11T20:29:00Z" w16du:dateUtc="2026-02-11T19:29:00Z">
            <w:rPr/>
          </w:rPrChange>
        </w:rPr>
        <w:instrText xml:space="preserve">SEQ eq  </w:instrText>
      </w:r>
      <w:r w:rsidR="003D16B6">
        <w:fldChar w:fldCharType="separate"/>
      </w:r>
      <w:r w:rsidR="003A3C28" w:rsidRPr="00891EA1">
        <w:rPr>
          <w:noProof/>
          <w:lang w:val="de-DE"/>
          <w:rPrChange w:id="222" w:author="David Simpson" w:date="2026-02-11T20:29:00Z" w16du:dateUtc="2026-02-11T19:29:00Z">
            <w:rPr>
              <w:noProof/>
            </w:rPr>
          </w:rPrChange>
        </w:rPr>
        <w:t>32</w:t>
      </w:r>
      <w:r w:rsidR="003D16B6">
        <w:fldChar w:fldCharType="end"/>
      </w:r>
      <w:r w:rsidR="003D16B6" w:rsidRPr="00891EA1">
        <w:rPr>
          <w:lang w:val="de-DE"/>
          <w:rPrChange w:id="223" w:author="David Simpson" w:date="2026-02-11T20:29:00Z" w16du:dateUtc="2026-02-11T19:29:00Z">
            <w:rPr/>
          </w:rPrChange>
        </w:rPr>
        <w:t>)</w:t>
      </w:r>
    </w:p>
    <w:p w14:paraId="2917D4E1" w14:textId="74CC09CE" w:rsidR="00F6667A" w:rsidRDefault="00F6667A" w:rsidP="00F6667A">
      <w:pPr>
        <w:pStyle w:val="Normaal"/>
      </w:pPr>
      <w:r w:rsidRPr="00F6667A">
        <w:t xml:space="preserve">Deze stijghoogteverandering is negatief wanneer </w:t>
      </w:r>
      <m:oMath>
        <m:r>
          <w:rPr>
            <w:rFonts w:ascii="Cambria Math" w:hAnsi="Cambria Math"/>
          </w:rPr>
          <m:t>Q</m:t>
        </m:r>
      </m:oMath>
      <w:r w:rsidRPr="00F6667A">
        <w:t xml:space="preserve"> positief is, als onttrekking. In de tekst is aangetoond dat het nauwkeurigheidsbereik beperkt is tot ca. </w:t>
      </w:r>
      <m:oMath>
        <m:r>
          <w:rPr>
            <w:rFonts w:ascii="Cambria Math" w:hAnsi="Cambria Math"/>
          </w:rPr>
          <m:t>r</m:t>
        </m:r>
        <m:r>
          <m:rPr>
            <m:sty m:val="p"/>
          </m:rPr>
          <w:rPr>
            <w:rFonts w:ascii="Cambria Math" w:hAnsi="Cambria Math"/>
          </w:rPr>
          <m:t>&lt;</m:t>
        </m:r>
        <m:r>
          <w:rPr>
            <w:rFonts w:ascii="Cambria Math" w:hAnsi="Cambria Math"/>
          </w:rPr>
          <m:t>0.1D</m:t>
        </m:r>
      </m:oMath>
      <w:r w:rsidRPr="00F6667A">
        <w:t>. Gebruik voor een hoge nauwkeurigheid liever formule</w:t>
      </w:r>
      <w:r w:rsidR="003A3C28">
        <w:t xml:space="preserve"> (29)</w:t>
      </w:r>
      <w:r w:rsidRPr="00F6667A">
        <w:t xml:space="preserve"> en vul voor </w:t>
      </w:r>
      <m:oMath>
        <m:r>
          <w:rPr>
            <w:rFonts w:ascii="Cambria Math" w:hAnsi="Cambria Math"/>
          </w:rPr>
          <m:t>ζ</m:t>
        </m:r>
      </m:oMath>
      <w:r w:rsidRPr="00F6667A">
        <w:t xml:space="preserve"> de halve slootbreedte in.</w:t>
      </w:r>
    </w:p>
    <w:p w14:paraId="79519AAC" w14:textId="77777777" w:rsidR="00F21ACB" w:rsidRPr="001330C4" w:rsidRDefault="00F21ACB" w:rsidP="00F21ACB">
      <w:pPr>
        <w:pStyle w:val="Kop1"/>
      </w:pPr>
      <w:r w:rsidRPr="001330C4">
        <w:t>Conclusies</w:t>
      </w:r>
    </w:p>
    <w:p w14:paraId="1DE560FF" w14:textId="38E6DAE6" w:rsidR="00530BE2" w:rsidRDefault="00F21ACB" w:rsidP="00F21ACB">
      <w:pPr>
        <w:pStyle w:val="BodyText"/>
        <w:spacing w:line="292" w:lineRule="auto"/>
        <w:ind w:left="1040" w:right="855"/>
        <w:rPr>
          <w:color w:val="4A4A49"/>
          <w:w w:val="105"/>
        </w:rPr>
      </w:pPr>
      <w:r>
        <w:rPr>
          <w:color w:val="4A4A49"/>
          <w:w w:val="105"/>
        </w:rPr>
        <w:t xml:space="preserve">Het uiteenrafelen van de doorsnede van Ernst leverde een </w:t>
      </w:r>
      <w:commentRangeStart w:id="224"/>
      <w:r>
        <w:rPr>
          <w:color w:val="4A4A49"/>
          <w:w w:val="105"/>
        </w:rPr>
        <w:t xml:space="preserve">analytische analyse </w:t>
      </w:r>
      <w:commentRangeEnd w:id="224"/>
      <w:r w:rsidR="003928DF">
        <w:rPr>
          <w:rStyle w:val="CommentReference"/>
          <w:rFonts w:cs="Trebuchet MS"/>
          <w:color w:val="4A4A49"/>
          <w:w w:val="105"/>
          <w:sz w:val="17"/>
          <w:szCs w:val="17"/>
        </w:rPr>
        <w:commentReference w:id="224"/>
      </w:r>
      <w:r>
        <w:rPr>
          <w:color w:val="4A4A49"/>
          <w:w w:val="105"/>
        </w:rPr>
        <w:t>op met korte afleiding van de radiale weerstand voor sloten</w:t>
      </w:r>
      <w:r w:rsidR="00530BE2">
        <w:rPr>
          <w:color w:val="4A4A49"/>
          <w:w w:val="105"/>
        </w:rPr>
        <w:t>. De geïdealiseerde doorsnede met constante dikte en tot punt gereduceerde doorsnede kan volledig analytisch worden beschreven. De niet-geïdealiseerde doorsnede kan alleen numeriek worden uiteengerafeld, maar de uitkomsten verschillen weinig van de geïdealiseerde.</w:t>
      </w:r>
    </w:p>
    <w:p w14:paraId="3043C45F" w14:textId="2824F7B4" w:rsidR="00530BE2" w:rsidRDefault="00530BE2" w:rsidP="00F21ACB">
      <w:pPr>
        <w:pStyle w:val="BodyText"/>
        <w:spacing w:line="292" w:lineRule="auto"/>
        <w:ind w:left="1040" w:right="855"/>
        <w:rPr>
          <w:color w:val="4A4A49"/>
          <w:w w:val="105"/>
        </w:rPr>
      </w:pPr>
      <w:r>
        <w:rPr>
          <w:color w:val="4A4A49"/>
          <w:w w:val="105"/>
        </w:rPr>
        <w:t>De veel gebuikte benadering van Ernst (1962) of Huisman (1972) voor de radiale weerstand van insnijdende sloten blijkt over slechts over een klein traject accuraat; een betere wordt gegeven. Ook is duidelijk gemaakt hoe de verticale anisotropie in de radiale weerstand moet worden verwerkt. De wat mysterieuze opmerking van Ernst over de verticale weerstand in zijn weerstandsformule is eveneens besproken.</w:t>
      </w:r>
    </w:p>
    <w:p w14:paraId="62CA350E" w14:textId="77777777" w:rsidR="00F21ACB" w:rsidRPr="001330C4" w:rsidRDefault="00F21ACB" w:rsidP="00F21ACB">
      <w:pPr>
        <w:pStyle w:val="Kop1"/>
      </w:pPr>
      <w:r w:rsidRPr="001330C4">
        <w:t>Software beschikbaarheid en overige informatie:</w:t>
      </w:r>
    </w:p>
    <w:p w14:paraId="5ADEA81A" w14:textId="77777777" w:rsidR="00F61427" w:rsidRDefault="00F21ACB" w:rsidP="00F21ACB">
      <w:pPr>
        <w:pStyle w:val="BodyText"/>
        <w:spacing w:line="292" w:lineRule="auto"/>
        <w:ind w:left="1040" w:right="855"/>
        <w:rPr>
          <w:color w:val="4A4A49"/>
          <w:w w:val="105"/>
        </w:rPr>
      </w:pPr>
      <w:r>
        <w:rPr>
          <w:color w:val="4A4A49"/>
          <w:w w:val="105"/>
        </w:rPr>
        <w:t>De software waarmee de afbeeldingen zijn gemaakt is beschikbaar op</w:t>
      </w:r>
    </w:p>
    <w:p w14:paraId="380A2C48" w14:textId="3B773951" w:rsidR="00F21ACB" w:rsidRPr="001330C4" w:rsidRDefault="00F61427" w:rsidP="00F6667A">
      <w:pPr>
        <w:pStyle w:val="Normaal"/>
      </w:pPr>
      <w:r w:rsidRPr="00F61427">
        <w:t>https://github.com/Olsthoorn/tools/tree/master/Stromingen/Doorsnede_Ernst</w:t>
      </w:r>
    </w:p>
    <w:p w14:paraId="21233BA7" w14:textId="0E9C7652" w:rsidR="001330C4" w:rsidRPr="001330C4" w:rsidRDefault="001330C4" w:rsidP="001330C4">
      <w:pPr>
        <w:pStyle w:val="Kop1"/>
        <w:rPr>
          <w:color w:val="4A4A49"/>
          <w:w w:val="105"/>
          <w:sz w:val="17"/>
          <w:szCs w:val="17"/>
        </w:rPr>
      </w:pPr>
      <w:r w:rsidRPr="001330C4">
        <w:t>Literatuur</w:t>
      </w:r>
    </w:p>
    <w:p w14:paraId="090231E8" w14:textId="16ECC431" w:rsidR="00F6667A" w:rsidRPr="00F6667A" w:rsidRDefault="001330C4" w:rsidP="00F6667A">
      <w:pPr>
        <w:pStyle w:val="Normaal"/>
      </w:pPr>
      <w:r w:rsidRPr="001330C4">
        <w:rPr>
          <w:b/>
          <w:bCs/>
        </w:rPr>
        <w:t xml:space="preserve">De </w:t>
      </w:r>
      <w:r w:rsidR="00F6667A" w:rsidRPr="00F6667A">
        <w:rPr>
          <w:b/>
          <w:bCs/>
        </w:rPr>
        <w:t>Lange, W.J., J. Van Bakel, P. Torfs, H., Bootsman</w:t>
      </w:r>
      <w:r w:rsidRPr="001330C4">
        <w:rPr>
          <w:b/>
          <w:bCs/>
        </w:rPr>
        <w:t xml:space="preserve"> en</w:t>
      </w:r>
      <w:r w:rsidR="00F6667A" w:rsidRPr="00F6667A">
        <w:rPr>
          <w:b/>
          <w:bCs/>
        </w:rPr>
        <w:t xml:space="preserve"> J. Hoogewoud</w:t>
      </w:r>
      <w:r w:rsidR="00F6667A" w:rsidRPr="00F6667A">
        <w:t xml:space="preserve"> (202</w:t>
      </w:r>
      <w:r w:rsidRPr="001330C4">
        <w:t>5</w:t>
      </w:r>
      <w:r w:rsidR="00F6667A" w:rsidRPr="00F6667A">
        <w:t>) De interactie tussen grondwater en oppervlaktewater: Valkuilen bij het modelleren van waterlopen. Stromingen, vol. 31, no.4, pag. 5-21</w:t>
      </w:r>
    </w:p>
    <w:p w14:paraId="0F798064" w14:textId="6D6C9D3A" w:rsidR="001330C4" w:rsidRPr="001330C4" w:rsidRDefault="001330C4" w:rsidP="001330C4">
      <w:pPr>
        <w:pStyle w:val="Normaal"/>
      </w:pPr>
      <w:r w:rsidRPr="00F6667A">
        <w:rPr>
          <w:b/>
          <w:bCs/>
        </w:rPr>
        <w:t>Ernst, L.F.</w:t>
      </w:r>
      <w:r w:rsidRPr="00F6667A">
        <w:t xml:space="preserve"> (1962) Grondwaterstromingen in de verzadigde zone en hun berekening bij de aanwezigheid van horizontale evenwijdige leidingen. Verslagen van de landbouwkundige onderzoekingen. Pudoc Nr. 67.15, Wageningen. 189p.</w:t>
      </w:r>
    </w:p>
    <w:p w14:paraId="34414761" w14:textId="1E286A0F" w:rsidR="00F6667A" w:rsidRPr="00891EA1" w:rsidRDefault="00F6667A" w:rsidP="00F6667A">
      <w:pPr>
        <w:pStyle w:val="Normaal"/>
        <w:rPr>
          <w:lang w:val="en-GB"/>
          <w:rPrChange w:id="225" w:author="David Simpson" w:date="2026-02-11T20:29:00Z" w16du:dateUtc="2026-02-11T19:29:00Z">
            <w:rPr/>
          </w:rPrChange>
        </w:rPr>
      </w:pPr>
      <w:r w:rsidRPr="00F6667A">
        <w:rPr>
          <w:b/>
          <w:bCs/>
        </w:rPr>
        <w:t>Huisman, L.</w:t>
      </w:r>
      <w:r w:rsidRPr="00F6667A">
        <w:t xml:space="preserve"> (1972) Groundwater Recovery. </w:t>
      </w:r>
      <w:r w:rsidRPr="00891EA1">
        <w:rPr>
          <w:lang w:val="en-GB"/>
          <w:rPrChange w:id="226" w:author="David Simpson" w:date="2026-02-11T20:29:00Z" w16du:dateUtc="2026-02-11T19:29:00Z">
            <w:rPr/>
          </w:rPrChange>
        </w:rPr>
        <w:t>MacMillan, SBN 333 09870 6, Piman Press, Bath. 336.</w:t>
      </w:r>
    </w:p>
    <w:p w14:paraId="10E0CF8B" w14:textId="7C30CFEE" w:rsidR="001330C4" w:rsidRPr="00F6667A" w:rsidRDefault="001330C4" w:rsidP="00F21ACB">
      <w:pPr>
        <w:pStyle w:val="Normaal"/>
      </w:pPr>
      <w:r w:rsidRPr="001330C4">
        <w:rPr>
          <w:b/>
          <w:bCs/>
        </w:rPr>
        <w:t xml:space="preserve">Van </w:t>
      </w:r>
      <w:r w:rsidRPr="00F6667A">
        <w:rPr>
          <w:b/>
          <w:bCs/>
        </w:rPr>
        <w:t>Bakel, J.</w:t>
      </w:r>
      <w:r w:rsidRPr="00F6667A">
        <w:t xml:space="preserve"> (1996) De hydrologische grootheid ’Ernst’. In: Stromingen, vol (2) nr. 2, pag.17-21</w:t>
      </w:r>
    </w:p>
    <w:p w14:paraId="475C339F" w14:textId="1A219B3F" w:rsidR="00F6667A" w:rsidRPr="00891EA1" w:rsidRDefault="00F6667A" w:rsidP="00F6667A">
      <w:pPr>
        <w:pStyle w:val="Normaal"/>
        <w:rPr>
          <w:lang w:val="en-GB"/>
          <w:rPrChange w:id="227" w:author="David Simpson" w:date="2026-02-11T20:29:00Z" w16du:dateUtc="2026-02-11T19:29:00Z">
            <w:rPr/>
          </w:rPrChange>
        </w:rPr>
      </w:pPr>
      <w:r w:rsidRPr="00891EA1">
        <w:rPr>
          <w:b/>
          <w:bCs/>
          <w:lang w:val="en-GB"/>
          <w:rPrChange w:id="228" w:author="David Simpson" w:date="2026-02-11T20:29:00Z" w16du:dateUtc="2026-02-11T19:29:00Z">
            <w:rPr>
              <w:b/>
              <w:bCs/>
            </w:rPr>
          </w:rPrChange>
        </w:rPr>
        <w:t>Verr</w:t>
      </w:r>
      <w:r w:rsidR="001330C4" w:rsidRPr="00891EA1">
        <w:rPr>
          <w:b/>
          <w:bCs/>
          <w:lang w:val="en-GB"/>
          <w:rPrChange w:id="229" w:author="David Simpson" w:date="2026-02-11T20:29:00Z" w16du:dateUtc="2026-02-11T19:29:00Z">
            <w:rPr>
              <w:b/>
              <w:bCs/>
            </w:rPr>
          </w:rPrChange>
        </w:rPr>
        <w:t>u</w:t>
      </w:r>
      <w:r w:rsidRPr="00891EA1">
        <w:rPr>
          <w:b/>
          <w:bCs/>
          <w:lang w:val="en-GB"/>
          <w:rPrChange w:id="230" w:author="David Simpson" w:date="2026-02-11T20:29:00Z" w16du:dateUtc="2026-02-11T19:29:00Z">
            <w:rPr>
              <w:b/>
              <w:bCs/>
            </w:rPr>
          </w:rPrChange>
        </w:rPr>
        <w:t>ijt, A.</w:t>
      </w:r>
      <w:r w:rsidRPr="00891EA1">
        <w:rPr>
          <w:lang w:val="en-GB"/>
          <w:rPrChange w:id="231" w:author="David Simpson" w:date="2026-02-11T20:29:00Z" w16du:dateUtc="2026-02-11T19:29:00Z">
            <w:rPr/>
          </w:rPrChange>
        </w:rPr>
        <w:t xml:space="preserve"> (1970) Theory of Groundwater Flow. MacMillan, Pitman Press Bath, 190p.</w:t>
      </w:r>
    </w:p>
    <w:bookmarkEnd w:id="168"/>
    <w:p w14:paraId="6099F43F" w14:textId="5EC20632" w:rsidR="00ED6E6A" w:rsidRPr="00891EA1" w:rsidRDefault="00D23D5C" w:rsidP="00712C0D">
      <w:pPr>
        <w:pStyle w:val="TitleEN"/>
        <w:rPr>
          <w:lang w:val="en-GB"/>
          <w:rPrChange w:id="232" w:author="David Simpson" w:date="2026-02-11T20:29:00Z" w16du:dateUtc="2026-02-11T19:29:00Z">
            <w:rPr>
              <w:lang w:val="nl-NL"/>
            </w:rPr>
          </w:rPrChange>
        </w:rPr>
      </w:pPr>
      <w:r w:rsidRPr="00891EA1">
        <w:rPr>
          <w:color w:val="A0CBEE"/>
          <w:lang w:val="en-GB"/>
          <w:rPrChange w:id="233" w:author="David Simpson" w:date="2026-02-11T20:29:00Z" w16du:dateUtc="2026-02-11T19:29:00Z">
            <w:rPr>
              <w:color w:val="A0CBEE"/>
              <w:lang w:val="nl-NL"/>
            </w:rPr>
          </w:rPrChange>
        </w:rPr>
        <w:t xml:space="preserve">Summary </w:t>
      </w:r>
      <w:r w:rsidR="009670FB" w:rsidRPr="00891EA1">
        <w:rPr>
          <w:lang w:val="en-GB"/>
          <w:rPrChange w:id="234" w:author="David Simpson" w:date="2026-02-11T20:29:00Z" w16du:dateUtc="2026-02-11T19:29:00Z">
            <w:rPr>
              <w:lang w:val="nl-NL"/>
            </w:rPr>
          </w:rPrChange>
        </w:rPr>
        <w:t xml:space="preserve">English </w:t>
      </w:r>
      <w:r w:rsidR="00B83EEF" w:rsidRPr="00891EA1">
        <w:rPr>
          <w:lang w:val="en-GB"/>
          <w:rPrChange w:id="235" w:author="David Simpson" w:date="2026-02-11T20:29:00Z" w16du:dateUtc="2026-02-11T19:29:00Z">
            <w:rPr>
              <w:lang w:val="nl-NL"/>
            </w:rPr>
          </w:rPrChange>
        </w:rPr>
        <w:t>Ernst’s (1962) cross section unraveled</w:t>
      </w:r>
    </w:p>
    <w:p w14:paraId="473AFB4D" w14:textId="7D56F3F2" w:rsidR="00F21ACB" w:rsidRPr="00F21ACB" w:rsidRDefault="00F21ACB" w:rsidP="00F21ACB">
      <w:pPr>
        <w:spacing w:before="40" w:line="292" w:lineRule="auto"/>
        <w:ind w:left="190" w:right="1925"/>
        <w:rPr>
          <w:i/>
          <w:color w:val="4A4A49"/>
          <w:sz w:val="17"/>
          <w:lang w:val="en-US"/>
        </w:rPr>
      </w:pPr>
      <w:r w:rsidRPr="00F21ACB">
        <w:rPr>
          <w:i/>
          <w:color w:val="4A4A49"/>
          <w:sz w:val="17"/>
          <w:lang w:val="en-US"/>
        </w:rPr>
        <w:t xml:space="preserve">This paper presents a non-trivial, quantitative unraveling and back-substitution of the cross section shown in Fig. 7 of the well-known dissertation by Ernst (1962). First, the idealized cross section is analytically decomposed, assuming a constant aquifer thickness and reducing the ditch to a point. Next, the cross section is analyzed as originally drawn by Ernst, i.e. with a strongly bulging phreatic surface and realistic ditch dimensions. The differences between the two representations are discussed. Subsequently, the radial resistance caused by a shallow ditch is analytically developed up to the asymptotic approximation presented by both Ernst(1962) and Huisman(1972), while it is also demonstrated that its range of validity is quite limited. An approximation applicable to substantially larger ditch radii is proposed. The treatment is then extended to show how vertical anisotropy must be incorporated into the resistance formula. Finally, attention is given to the dashed line in Ernst’s Fig. 7b and to the interpretation of the somewhat enigmatic quantity </w:t>
      </w:r>
      <m:oMath>
        <m:sSup>
          <m:sSupPr>
            <m:ctrlPr>
              <w:rPr>
                <w:rFonts w:ascii="Cambria Math" w:hAnsi="Cambria Math"/>
                <w:i/>
                <w:color w:val="4A4A49"/>
                <w:sz w:val="17"/>
                <w:lang w:val="en-US"/>
              </w:rPr>
            </m:ctrlPr>
          </m:sSupPr>
          <m:e>
            <m:r>
              <w:rPr>
                <w:rFonts w:ascii="Cambria Math" w:hAnsi="Cambria Math"/>
                <w:color w:val="4A4A49"/>
                <w:sz w:val="17"/>
                <w:lang w:val="en-US"/>
              </w:rPr>
              <m:t>D</m:t>
            </m:r>
          </m:e>
          <m:sup>
            <m:r>
              <w:rPr>
                <w:rFonts w:ascii="Cambria Math" w:hAnsi="Cambria Math"/>
                <w:color w:val="4A4A49"/>
                <w:sz w:val="17"/>
                <w:lang w:val="en-US"/>
              </w:rPr>
              <m:t>*</m:t>
            </m:r>
          </m:sup>
        </m:sSup>
      </m:oMath>
      <w:ins w:id="236" w:author="David Simpson" w:date="2026-02-11T21:44:00Z" w16du:dateUtc="2026-02-11T20:44:00Z">
        <w:r w:rsidR="003928DF">
          <w:rPr>
            <w:i/>
            <w:color w:val="4A4A49"/>
            <w:sz w:val="17"/>
            <w:lang w:val="en-US"/>
          </w:rPr>
          <w:t xml:space="preserve"> </w:t>
        </w:r>
      </w:ins>
      <w:r w:rsidRPr="00F21ACB">
        <w:rPr>
          <w:i/>
          <w:color w:val="4A4A49"/>
          <w:sz w:val="17"/>
          <w:lang w:val="en-US"/>
        </w:rPr>
        <w:t>in Ernst’s cross section.</w:t>
      </w:r>
    </w:p>
    <w:p w14:paraId="0D3BFAF1" w14:textId="3DE48981" w:rsidR="00ED6E6A" w:rsidRPr="001330C4" w:rsidRDefault="009670FB" w:rsidP="009670FB">
      <w:pPr>
        <w:spacing w:before="40" w:line="292" w:lineRule="auto"/>
        <w:ind w:left="190" w:right="1925"/>
        <w:rPr>
          <w:i/>
          <w:color w:val="4A4A49"/>
          <w:sz w:val="17"/>
        </w:rPr>
      </w:pPr>
      <w:r w:rsidRPr="001330C4">
        <w:rPr>
          <w:i/>
          <w:color w:val="4A4A49"/>
          <w:sz w:val="17"/>
        </w:rPr>
        <w:t>.</w:t>
      </w:r>
    </w:p>
    <w:p w14:paraId="5116B229" w14:textId="77777777" w:rsidR="00ED6E6A" w:rsidRPr="001330C4" w:rsidRDefault="00ED6E6A">
      <w:pPr>
        <w:spacing w:line="292" w:lineRule="auto"/>
        <w:rPr>
          <w:sz w:val="17"/>
        </w:rPr>
        <w:sectPr w:rsidR="00ED6E6A" w:rsidRPr="001330C4">
          <w:footerReference w:type="even" r:id="rId20"/>
          <w:footerReference w:type="default" r:id="rId21"/>
          <w:pgSz w:w="9640" w:h="13610"/>
          <w:pgMar w:top="940" w:right="0" w:bottom="800" w:left="660" w:header="0" w:footer="611" w:gutter="0"/>
          <w:cols w:space="708"/>
        </w:sectPr>
      </w:pPr>
    </w:p>
    <w:p w14:paraId="6EBDBB17" w14:textId="77777777" w:rsidR="00ED6E6A" w:rsidRPr="001330C4" w:rsidRDefault="000D1670">
      <w:pPr>
        <w:pStyle w:val="BodyText"/>
        <w:spacing w:before="4"/>
        <w:rPr>
          <w:rFonts w:ascii="Times New Roman"/>
        </w:rPr>
      </w:pPr>
      <w:r w:rsidRPr="001330C4">
        <w:rPr>
          <w:noProof/>
        </w:rPr>
        <mc:AlternateContent>
          <mc:Choice Requires="wpg">
            <w:drawing>
              <wp:anchor distT="0" distB="0" distL="114300" distR="114300" simplePos="0" relativeHeight="1264" behindDoc="0" locked="0" layoutInCell="1" allowOverlap="1" wp14:anchorId="4C2E0F24" wp14:editId="1E07BC2F">
                <wp:simplePos x="0" y="0"/>
                <wp:positionH relativeFrom="page">
                  <wp:posOffset>1083310</wp:posOffset>
                </wp:positionH>
                <wp:positionV relativeFrom="page">
                  <wp:posOffset>539115</wp:posOffset>
                </wp:positionV>
                <wp:extent cx="4860290" cy="3110230"/>
                <wp:effectExtent l="0" t="0" r="0" b="0"/>
                <wp:wrapNone/>
                <wp:docPr id="29803044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60290" cy="3110230"/>
                          <a:chOff x="1700" y="850"/>
                          <a:chExt cx="7654" cy="4898"/>
                        </a:xfrm>
                      </wpg:grpSpPr>
                      <wps:wsp>
                        <wps:cNvPr id="12" name="Rectangle 5"/>
                        <wps:cNvSpPr>
                          <a:spLocks/>
                        </wps:cNvSpPr>
                        <wps:spPr bwMode="auto">
                          <a:xfrm>
                            <a:off x="8787" y="3741"/>
                            <a:ext cx="567" cy="2007"/>
                          </a:xfrm>
                          <a:prstGeom prst="rect">
                            <a:avLst/>
                          </a:prstGeom>
                          <a:solidFill>
                            <a:srgbClr val="FFFFFF"/>
                          </a:solidFill>
                          <a:ln>
                            <a:noFill/>
                          </a:ln>
                        </wps:spPr>
                        <wps:bodyPr rot="0" vert="horz" wrap="square" lIns="91440" tIns="45720" rIns="91440" bIns="45720" anchor="t" anchorCtr="0" upright="1">
                          <a:noAutofit/>
                        </wps:bodyPr>
                      </wps:wsp>
                      <wps:wsp>
                        <wps:cNvPr id="13" name="Text Box 4"/>
                        <wps:cNvSpPr txBox="1">
                          <a:spLocks/>
                        </wps:cNvSpPr>
                        <wps:spPr bwMode="auto">
                          <a:xfrm>
                            <a:off x="1700" y="850"/>
                            <a:ext cx="7087" cy="3163"/>
                          </a:xfrm>
                          <a:prstGeom prst="rect">
                            <a:avLst/>
                          </a:prstGeom>
                          <a:solidFill>
                            <a:srgbClr val="A0CBEE"/>
                          </a:solidFill>
                          <a:ln>
                            <a:noFill/>
                          </a:ln>
                        </wps:spPr>
                        <wps:txbx>
                          <w:txbxContent>
                            <w:p w14:paraId="3894A28B" w14:textId="77777777" w:rsidR="00ED6E6A" w:rsidRDefault="00D23D5C">
                              <w:pPr>
                                <w:spacing w:before="132"/>
                                <w:ind w:left="170"/>
                                <w:rPr>
                                  <w:rFonts w:ascii="Arial"/>
                                  <w:b/>
                                </w:rPr>
                              </w:pPr>
                              <w:r>
                                <w:rPr>
                                  <w:rFonts w:ascii="Arial"/>
                                  <w:b/>
                                  <w:color w:val="FFFFFF"/>
                                </w:rPr>
                                <w:t>Auteurs</w:t>
                              </w:r>
                            </w:p>
                            <w:p w14:paraId="392C8DBB" w14:textId="77777777" w:rsidR="00ED6E6A" w:rsidRDefault="00ED6E6A">
                              <w:pPr>
                                <w:spacing w:before="9"/>
                                <w:rPr>
                                  <w:rFonts w:ascii="Times New Roman"/>
                                  <w:sz w:val="23"/>
                                </w:rPr>
                              </w:pPr>
                            </w:p>
                            <w:p w14:paraId="7D461399" w14:textId="7ED1A46A" w:rsidR="00ED6E6A" w:rsidRDefault="008647FE">
                              <w:pPr>
                                <w:ind w:left="170"/>
                                <w:rPr>
                                  <w:rFonts w:ascii="Arial"/>
                                  <w:sz w:val="17"/>
                                </w:rPr>
                              </w:pPr>
                              <w:r>
                                <w:rPr>
                                  <w:rFonts w:ascii="Arial"/>
                                  <w:color w:val="FFFFFF"/>
                                  <w:sz w:val="17"/>
                                </w:rPr>
                                <w:t>Theo Olsthoorn</w:t>
                              </w:r>
                            </w:p>
                            <w:p w14:paraId="794B5A60" w14:textId="77777777" w:rsidR="008647FE" w:rsidRDefault="008647FE">
                              <w:pPr>
                                <w:spacing w:before="44" w:line="292" w:lineRule="auto"/>
                                <w:ind w:left="170"/>
                                <w:rPr>
                                  <w:color w:val="FFFFFF"/>
                                  <w:w w:val="105"/>
                                  <w:sz w:val="17"/>
                                </w:rPr>
                              </w:pPr>
                              <w:r>
                                <w:rPr>
                                  <w:color w:val="FFFFFF"/>
                                  <w:w w:val="105"/>
                                  <w:sz w:val="17"/>
                                </w:rPr>
                                <w:t>Voorheen TUD en Waternet</w:t>
                              </w:r>
                            </w:p>
                            <w:p w14:paraId="046ADE87" w14:textId="3B71C98D" w:rsidR="00ED6E6A" w:rsidRPr="00891EA1" w:rsidRDefault="008647FE">
                              <w:pPr>
                                <w:spacing w:before="44" w:line="292" w:lineRule="auto"/>
                                <w:ind w:left="170"/>
                                <w:rPr>
                                  <w:color w:val="FFFFFF"/>
                                  <w:w w:val="105"/>
                                  <w:sz w:val="17"/>
                                  <w:lang w:val="fr-FR"/>
                                  <w:rPrChange w:id="237" w:author="David Simpson" w:date="2026-02-11T20:29:00Z" w16du:dateUtc="2026-02-11T19:29:00Z">
                                    <w:rPr>
                                      <w:color w:val="FFFFFF"/>
                                      <w:w w:val="105"/>
                                      <w:sz w:val="17"/>
                                    </w:rPr>
                                  </w:rPrChange>
                                </w:rPr>
                              </w:pPr>
                              <w:r>
                                <w:fldChar w:fldCharType="begin"/>
                              </w:r>
                              <w:r w:rsidRPr="00891EA1">
                                <w:rPr>
                                  <w:lang w:val="fr-FR"/>
                                  <w:rPrChange w:id="238" w:author="David Simpson" w:date="2026-02-11T20:29:00Z" w16du:dateUtc="2026-02-11T19:29:00Z">
                                    <w:rPr/>
                                  </w:rPrChange>
                                </w:rPr>
                                <w:instrText>HYPERLINK "mailto:tolsthoorn@gmai.com"</w:instrText>
                              </w:r>
                              <w:r>
                                <w:fldChar w:fldCharType="separate"/>
                              </w:r>
                              <w:r w:rsidRPr="00891EA1">
                                <w:rPr>
                                  <w:rStyle w:val="Hyperlink"/>
                                  <w:rFonts w:cs="Trebuchet MS"/>
                                  <w:w w:val="105"/>
                                  <w:sz w:val="17"/>
                                  <w:lang w:val="fr-FR"/>
                                  <w:rPrChange w:id="239" w:author="David Simpson" w:date="2026-02-11T20:29:00Z" w16du:dateUtc="2026-02-11T19:29:00Z">
                                    <w:rPr>
                                      <w:rStyle w:val="Hyperlink"/>
                                      <w:rFonts w:cs="Trebuchet MS"/>
                                      <w:w w:val="105"/>
                                      <w:sz w:val="17"/>
                                    </w:rPr>
                                  </w:rPrChange>
                                </w:rPr>
                                <w:t>tolsthoorn@gmai.com</w:t>
                              </w:r>
                              <w:r>
                                <w:fldChar w:fldCharType="end"/>
                              </w:r>
                            </w:p>
                            <w:p w14:paraId="4F433514" w14:textId="4E2B8C3B" w:rsidR="008647FE" w:rsidRPr="00891EA1" w:rsidRDefault="008647FE">
                              <w:pPr>
                                <w:spacing w:before="44" w:line="292" w:lineRule="auto"/>
                                <w:ind w:left="170"/>
                                <w:rPr>
                                  <w:color w:val="FFFFFF"/>
                                  <w:w w:val="105"/>
                                  <w:sz w:val="17"/>
                                  <w:lang w:val="fr-FR"/>
                                  <w:rPrChange w:id="240" w:author="David Simpson" w:date="2026-02-11T20:29:00Z" w16du:dateUtc="2026-02-11T19:29:00Z">
                                    <w:rPr>
                                      <w:color w:val="FFFFFF"/>
                                      <w:w w:val="105"/>
                                      <w:sz w:val="17"/>
                                    </w:rPr>
                                  </w:rPrChange>
                                </w:rPr>
                              </w:pPr>
                              <w:r w:rsidRPr="00891EA1">
                                <w:rPr>
                                  <w:color w:val="FFFFFF"/>
                                  <w:w w:val="105"/>
                                  <w:sz w:val="17"/>
                                  <w:lang w:val="fr-FR"/>
                                  <w:rPrChange w:id="241" w:author="David Simpson" w:date="2026-02-11T20:29:00Z" w16du:dateUtc="2026-02-11T19:29:00Z">
                                    <w:rPr>
                                      <w:color w:val="FFFFFF"/>
                                      <w:w w:val="105"/>
                                      <w:sz w:val="17"/>
                                    </w:rPr>
                                  </w:rPrChange>
                                </w:rPr>
                                <w:t>David Simpson</w:t>
                              </w:r>
                            </w:p>
                            <w:p w14:paraId="2419501F" w14:textId="40C1C93E" w:rsidR="008647FE" w:rsidRDefault="008647FE">
                              <w:pPr>
                                <w:spacing w:before="44" w:line="292" w:lineRule="auto"/>
                                <w:ind w:left="170"/>
                                <w:rPr>
                                  <w:ins w:id="242" w:author="David Simpson" w:date="2026-02-11T21:44:00Z" w16du:dateUtc="2026-02-11T20:44:00Z"/>
                                  <w:color w:val="FFFFFF"/>
                                  <w:w w:val="105"/>
                                  <w:sz w:val="17"/>
                                  <w:lang w:val="fr-FR"/>
                                </w:rPr>
                              </w:pPr>
                              <w:r w:rsidRPr="00891EA1">
                                <w:rPr>
                                  <w:color w:val="FFFFFF"/>
                                  <w:w w:val="105"/>
                                  <w:sz w:val="17"/>
                                  <w:lang w:val="fr-FR"/>
                                  <w:rPrChange w:id="243" w:author="David Simpson" w:date="2026-02-11T20:29:00Z" w16du:dateUtc="2026-02-11T19:29:00Z">
                                    <w:rPr>
                                      <w:color w:val="FFFFFF"/>
                                      <w:w w:val="105"/>
                                      <w:sz w:val="17"/>
                                    </w:rPr>
                                  </w:rPrChange>
                                </w:rPr>
                                <w:t>AGT</w:t>
                              </w:r>
                              <w:ins w:id="244" w:author="David Simpson" w:date="2026-02-11T21:44:00Z" w16du:dateUtc="2026-02-11T20:44:00Z">
                                <w:r w:rsidR="003928DF">
                                  <w:rPr>
                                    <w:color w:val="FFFFFF"/>
                                    <w:w w:val="105"/>
                                    <w:sz w:val="17"/>
                                    <w:lang w:val="fr-FR"/>
                                  </w:rPr>
                                  <w:t xml:space="preserve"> – Adviesbureau</w:t>
                                </w:r>
                              </w:ins>
                              <w:ins w:id="245" w:author="David Simpson" w:date="2026-02-11T21:45:00Z" w16du:dateUtc="2026-02-11T20:45:00Z">
                                <w:r w:rsidR="003928DF">
                                  <w:rPr>
                                    <w:color w:val="FFFFFF"/>
                                    <w:w w:val="105"/>
                                    <w:sz w:val="17"/>
                                    <w:lang w:val="fr-FR"/>
                                  </w:rPr>
                                  <w:t xml:space="preserve"> </w:t>
                                </w:r>
                              </w:ins>
                              <w:ins w:id="246" w:author="David Simpson" w:date="2026-02-11T21:44:00Z" w16du:dateUtc="2026-02-11T20:44:00Z">
                                <w:r w:rsidR="003928DF">
                                  <w:rPr>
                                    <w:color w:val="FFFFFF"/>
                                    <w:w w:val="105"/>
                                    <w:sz w:val="17"/>
                                    <w:lang w:val="fr-FR"/>
                                  </w:rPr>
                                  <w:t xml:space="preserve">Grondwatertechnieken </w:t>
                                </w:r>
                              </w:ins>
                              <w:del w:id="247" w:author="David Simpson" w:date="2026-02-11T21:44:00Z" w16du:dateUtc="2026-02-11T20:44:00Z">
                                <w:r w:rsidRPr="00891EA1" w:rsidDel="003928DF">
                                  <w:rPr>
                                    <w:color w:val="FFFFFF"/>
                                    <w:w w:val="105"/>
                                    <w:sz w:val="17"/>
                                    <w:lang w:val="fr-FR"/>
                                    <w:rPrChange w:id="248" w:author="David Simpson" w:date="2026-02-11T20:29:00Z" w16du:dateUtc="2026-02-11T19:29:00Z">
                                      <w:rPr>
                                        <w:color w:val="FFFFFF"/>
                                        <w:w w:val="105"/>
                                        <w:sz w:val="17"/>
                                      </w:rPr>
                                    </w:rPrChange>
                                  </w:rPr>
                                  <w:delText xml:space="preserve"> …</w:delText>
                                </w:r>
                              </w:del>
                            </w:p>
                            <w:p w14:paraId="7655B108" w14:textId="449754C9" w:rsidR="003928DF" w:rsidRPr="00891EA1" w:rsidRDefault="003928DF">
                              <w:pPr>
                                <w:spacing w:before="44" w:line="292" w:lineRule="auto"/>
                                <w:ind w:left="170"/>
                                <w:rPr>
                                  <w:color w:val="FFFFFF"/>
                                  <w:w w:val="105"/>
                                  <w:sz w:val="17"/>
                                  <w:lang w:val="fr-FR"/>
                                  <w:rPrChange w:id="249" w:author="David Simpson" w:date="2026-02-11T20:29:00Z" w16du:dateUtc="2026-02-11T19:29:00Z">
                                    <w:rPr>
                                      <w:color w:val="FFFFFF"/>
                                      <w:w w:val="105"/>
                                      <w:sz w:val="17"/>
                                    </w:rPr>
                                  </w:rPrChange>
                                </w:rPr>
                              </w:pPr>
                              <w:ins w:id="250" w:author="David Simpson" w:date="2026-02-11T21:45:00Z" w16du:dateUtc="2026-02-11T20:45:00Z">
                                <w:r>
                                  <w:rPr>
                                    <w:color w:val="FFFFFF"/>
                                    <w:w w:val="105"/>
                                    <w:sz w:val="17"/>
                                    <w:lang w:val="fr-FR"/>
                                  </w:rPr>
                                  <w:fldChar w:fldCharType="begin"/>
                                </w:r>
                                <w:r>
                                  <w:rPr>
                                    <w:color w:val="FFFFFF"/>
                                    <w:w w:val="105"/>
                                    <w:sz w:val="17"/>
                                    <w:lang w:val="fr-FR"/>
                                  </w:rPr>
                                  <w:instrText>HYPERLINK "mailto:</w:instrText>
                                </w:r>
                                <w:r w:rsidRPr="003928DF">
                                  <w:rPr>
                                    <w:color w:val="FFFFFF"/>
                                    <w:rPrChange w:id="251" w:author="David Simpson" w:date="2026-02-11T21:45:00Z" w16du:dateUtc="2026-02-11T20:45:00Z">
                                      <w:rPr>
                                        <w:rStyle w:val="Hyperlink"/>
                                        <w:rFonts w:cs="Trebuchet MS"/>
                                        <w:w w:val="105"/>
                                        <w:sz w:val="17"/>
                                        <w:lang w:val="fr-FR"/>
                                      </w:rPr>
                                    </w:rPrChange>
                                  </w:rPr>
                                  <w:instrText>d</w:instrText>
                                </w:r>
                              </w:ins>
                              <w:ins w:id="252" w:author="David Simpson" w:date="2026-02-11T21:44:00Z" w16du:dateUtc="2026-02-11T20:44:00Z">
                                <w:r w:rsidRPr="003928DF">
                                  <w:rPr>
                                    <w:color w:val="FFFFFF"/>
                                    <w:rPrChange w:id="253" w:author="David Simpson" w:date="2026-02-11T21:45:00Z" w16du:dateUtc="2026-02-11T20:45:00Z">
                                      <w:rPr>
                                        <w:rStyle w:val="Hyperlink"/>
                                        <w:rFonts w:cs="Trebuchet MS"/>
                                        <w:w w:val="105"/>
                                        <w:sz w:val="17"/>
                                        <w:lang w:val="fr-FR"/>
                                      </w:rPr>
                                    </w:rPrChange>
                                  </w:rPr>
                                  <w:instrText>avid.simpson</w:instrText>
                                </w:r>
                              </w:ins>
                              <w:ins w:id="254" w:author="David Simpson" w:date="2026-02-11T21:45:00Z" w16du:dateUtc="2026-02-11T20:45:00Z">
                                <w:r w:rsidRPr="003928DF">
                                  <w:rPr>
                                    <w:color w:val="FFFFFF"/>
                                    <w:rPrChange w:id="255" w:author="David Simpson" w:date="2026-02-11T21:45:00Z" w16du:dateUtc="2026-02-11T20:45:00Z">
                                      <w:rPr>
                                        <w:rStyle w:val="Hyperlink"/>
                                        <w:rFonts w:cs="Trebuchet MS"/>
                                        <w:w w:val="105"/>
                                        <w:sz w:val="17"/>
                                        <w:lang w:val="fr-FR"/>
                                      </w:rPr>
                                    </w:rPrChange>
                                  </w:rPr>
                                  <w:instrText>@agt.be</w:instrText>
                                </w:r>
                                <w:r>
                                  <w:rPr>
                                    <w:color w:val="FFFFFF"/>
                                    <w:w w:val="105"/>
                                    <w:sz w:val="17"/>
                                    <w:lang w:val="fr-FR"/>
                                  </w:rPr>
                                  <w:instrText>"</w:instrText>
                                </w:r>
                                <w:r>
                                  <w:rPr>
                                    <w:color w:val="FFFFFF"/>
                                    <w:w w:val="105"/>
                                    <w:sz w:val="17"/>
                                    <w:lang w:val="fr-FR"/>
                                  </w:rPr>
                                </w:r>
                                <w:r>
                                  <w:rPr>
                                    <w:color w:val="FFFFFF"/>
                                    <w:w w:val="105"/>
                                    <w:sz w:val="17"/>
                                    <w:lang w:val="fr-FR"/>
                                  </w:rPr>
                                  <w:fldChar w:fldCharType="separate"/>
                                </w:r>
                                <w:r w:rsidRPr="003928DF">
                                  <w:rPr>
                                    <w:rStyle w:val="Hyperlink"/>
                                    <w:rFonts w:cs="Trebuchet MS"/>
                                    <w:w w:val="105"/>
                                    <w:sz w:val="17"/>
                                    <w:lang w:val="fr-FR"/>
                                  </w:rPr>
                                  <w:t>d</w:t>
                                </w:r>
                              </w:ins>
                              <w:ins w:id="256" w:author="David Simpson" w:date="2026-02-11T21:44:00Z" w16du:dateUtc="2026-02-11T20:44:00Z">
                                <w:r w:rsidRPr="003928DF">
                                  <w:rPr>
                                    <w:rStyle w:val="Hyperlink"/>
                                    <w:rFonts w:cs="Trebuchet MS"/>
                                    <w:w w:val="105"/>
                                    <w:sz w:val="17"/>
                                    <w:lang w:val="fr-FR"/>
                                  </w:rPr>
                                  <w:t>avid.simpson</w:t>
                                </w:r>
                              </w:ins>
                              <w:ins w:id="257" w:author="David Simpson" w:date="2026-02-11T21:45:00Z" w16du:dateUtc="2026-02-11T20:45:00Z">
                                <w:r w:rsidRPr="003928DF">
                                  <w:rPr>
                                    <w:rStyle w:val="Hyperlink"/>
                                    <w:rFonts w:cs="Trebuchet MS"/>
                                    <w:w w:val="105"/>
                                    <w:sz w:val="17"/>
                                    <w:lang w:val="fr-FR"/>
                                  </w:rPr>
                                  <w:t>@agt.be</w:t>
                                </w:r>
                                <w:r>
                                  <w:rPr>
                                    <w:color w:val="FFFFFF"/>
                                    <w:w w:val="105"/>
                                    <w:sz w:val="17"/>
                                    <w:lang w:val="fr-FR"/>
                                  </w:rPr>
                                  <w:fldChar w:fldCharType="end"/>
                                </w:r>
                                <w:r>
                                  <w:rPr>
                                    <w:color w:val="FFFFFF"/>
                                    <w:w w:val="105"/>
                                    <w:sz w:val="17"/>
                                    <w:lang w:val="fr-FR"/>
                                  </w:rPr>
                                  <w:t xml:space="preserve"> </w:t>
                                </w:r>
                              </w:ins>
                            </w:p>
                            <w:p w14:paraId="1D138692" w14:textId="336351A6" w:rsidR="008647FE" w:rsidRPr="003928DF" w:rsidRDefault="008647FE">
                              <w:pPr>
                                <w:spacing w:before="44" w:line="292" w:lineRule="auto"/>
                                <w:ind w:left="170"/>
                                <w:rPr>
                                  <w:color w:val="FFFFFF"/>
                                  <w:w w:val="105"/>
                                  <w:sz w:val="17"/>
                                  <w:lang w:val="fr-FR"/>
                                  <w:rPrChange w:id="258" w:author="David Simpson" w:date="2026-02-11T21:44:00Z" w16du:dateUtc="2026-02-11T20:44:00Z">
                                    <w:rPr>
                                      <w:color w:val="FFFFFF"/>
                                      <w:w w:val="105"/>
                                      <w:sz w:val="17"/>
                                    </w:rPr>
                                  </w:rPrChange>
                                </w:rPr>
                              </w:pPr>
                              <w:r w:rsidRPr="003928DF">
                                <w:rPr>
                                  <w:color w:val="FFFFFF"/>
                                  <w:w w:val="105"/>
                                  <w:sz w:val="17"/>
                                  <w:lang w:val="fr-FR"/>
                                  <w:rPrChange w:id="259" w:author="David Simpson" w:date="2026-02-11T21:44:00Z" w16du:dateUtc="2026-02-11T20:44:00Z">
                                    <w:rPr>
                                      <w:color w:val="FFFFFF"/>
                                      <w:w w:val="105"/>
                                      <w:sz w:val="17"/>
                                    </w:rPr>
                                  </w:rPrChange>
                                </w:rPr>
                                <w:t>Cas Leyens</w:t>
                              </w:r>
                            </w:p>
                            <w:p w14:paraId="36074E36" w14:textId="253A04ED" w:rsidR="008647FE" w:rsidRDefault="008647FE">
                              <w:pPr>
                                <w:spacing w:before="44" w:line="292" w:lineRule="auto"/>
                                <w:ind w:left="170"/>
                                <w:rPr>
                                  <w:ins w:id="260" w:author="David Simpson" w:date="2026-02-11T21:45:00Z" w16du:dateUtc="2026-02-11T20:45:00Z"/>
                                  <w:color w:val="FFFFFF"/>
                                  <w:w w:val="105"/>
                                  <w:sz w:val="17"/>
                                  <w:lang w:val="fr-FR"/>
                                </w:rPr>
                              </w:pPr>
                              <w:r w:rsidRPr="003928DF">
                                <w:rPr>
                                  <w:color w:val="FFFFFF"/>
                                  <w:w w:val="105"/>
                                  <w:sz w:val="17"/>
                                  <w:lang w:val="fr-FR"/>
                                  <w:rPrChange w:id="261" w:author="David Simpson" w:date="2026-02-11T21:44:00Z" w16du:dateUtc="2026-02-11T20:44:00Z">
                                    <w:rPr>
                                      <w:color w:val="FFFFFF"/>
                                      <w:w w:val="105"/>
                                      <w:sz w:val="17"/>
                                    </w:rPr>
                                  </w:rPrChange>
                                </w:rPr>
                                <w:t>AGT</w:t>
                              </w:r>
                              <w:ins w:id="262" w:author="David Simpson" w:date="2026-02-11T21:45:00Z" w16du:dateUtc="2026-02-11T20:45:00Z">
                                <w:r w:rsidR="003928DF">
                                  <w:rPr>
                                    <w:color w:val="FFFFFF"/>
                                    <w:w w:val="105"/>
                                    <w:sz w:val="17"/>
                                    <w:lang w:val="fr-FR"/>
                                  </w:rPr>
                                  <w:t xml:space="preserve"> – Adviesbureau Grondwatertechnieken</w:t>
                                </w:r>
                              </w:ins>
                              <w:del w:id="263" w:author="David Simpson" w:date="2026-02-11T21:45:00Z" w16du:dateUtc="2026-02-11T20:45:00Z">
                                <w:r w:rsidRPr="003928DF" w:rsidDel="003928DF">
                                  <w:rPr>
                                    <w:color w:val="FFFFFF"/>
                                    <w:w w:val="105"/>
                                    <w:sz w:val="17"/>
                                    <w:lang w:val="fr-FR"/>
                                    <w:rPrChange w:id="264" w:author="David Simpson" w:date="2026-02-11T21:44:00Z" w16du:dateUtc="2026-02-11T20:44:00Z">
                                      <w:rPr>
                                        <w:color w:val="FFFFFF"/>
                                        <w:w w:val="105"/>
                                        <w:sz w:val="17"/>
                                      </w:rPr>
                                    </w:rPrChange>
                                  </w:rPr>
                                  <w:delText xml:space="preserve"> …</w:delText>
                                </w:r>
                              </w:del>
                            </w:p>
                            <w:p w14:paraId="2282798C" w14:textId="336E341D" w:rsidR="003928DF" w:rsidRPr="003928DF" w:rsidRDefault="003928DF">
                              <w:pPr>
                                <w:spacing w:before="44" w:line="292" w:lineRule="auto"/>
                                <w:ind w:left="170"/>
                                <w:rPr>
                                  <w:sz w:val="17"/>
                                  <w:lang w:val="fr-FR"/>
                                  <w:rPrChange w:id="265" w:author="David Simpson" w:date="2026-02-11T21:44:00Z" w16du:dateUtc="2026-02-11T20:44:00Z">
                                    <w:rPr>
                                      <w:sz w:val="17"/>
                                    </w:rPr>
                                  </w:rPrChange>
                                </w:rPr>
                              </w:pPr>
                              <w:ins w:id="266" w:author="David Simpson" w:date="2026-02-11T21:45:00Z" w16du:dateUtc="2026-02-11T20:45:00Z">
                                <w:r>
                                  <w:rPr>
                                    <w:color w:val="FFFFFF"/>
                                    <w:w w:val="105"/>
                                    <w:sz w:val="17"/>
                                    <w:lang w:val="fr-FR"/>
                                  </w:rPr>
                                  <w:fldChar w:fldCharType="begin"/>
                                </w:r>
                                <w:r>
                                  <w:rPr>
                                    <w:color w:val="FFFFFF"/>
                                    <w:w w:val="105"/>
                                    <w:sz w:val="17"/>
                                    <w:lang w:val="fr-FR"/>
                                  </w:rPr>
                                  <w:instrText>HYPERLINK "mailto:</w:instrText>
                                </w:r>
                                <w:r w:rsidRPr="003928DF">
                                  <w:rPr>
                                    <w:color w:val="FFFFFF"/>
                                    <w:rPrChange w:id="267" w:author="David Simpson" w:date="2026-02-11T21:45:00Z" w16du:dateUtc="2026-02-11T20:45:00Z">
                                      <w:rPr>
                                        <w:rStyle w:val="Hyperlink"/>
                                        <w:rFonts w:cs="Trebuchet MS"/>
                                        <w:w w:val="105"/>
                                        <w:sz w:val="17"/>
                                        <w:lang w:val="fr-FR"/>
                                      </w:rPr>
                                    </w:rPrChange>
                                  </w:rPr>
                                  <w:instrText>cas.neyens@agt.be</w:instrText>
                                </w:r>
                                <w:r>
                                  <w:rPr>
                                    <w:color w:val="FFFFFF"/>
                                    <w:w w:val="105"/>
                                    <w:sz w:val="17"/>
                                    <w:lang w:val="fr-FR"/>
                                  </w:rPr>
                                  <w:instrText>"</w:instrText>
                                </w:r>
                                <w:r>
                                  <w:rPr>
                                    <w:color w:val="FFFFFF"/>
                                    <w:w w:val="105"/>
                                    <w:sz w:val="17"/>
                                    <w:lang w:val="fr-FR"/>
                                  </w:rPr>
                                </w:r>
                                <w:r>
                                  <w:rPr>
                                    <w:color w:val="FFFFFF"/>
                                    <w:w w:val="105"/>
                                    <w:sz w:val="17"/>
                                    <w:lang w:val="fr-FR"/>
                                  </w:rPr>
                                  <w:fldChar w:fldCharType="separate"/>
                                </w:r>
                                <w:r w:rsidRPr="003928DF">
                                  <w:rPr>
                                    <w:rStyle w:val="Hyperlink"/>
                                    <w:rFonts w:cs="Trebuchet MS"/>
                                    <w:w w:val="105"/>
                                    <w:sz w:val="17"/>
                                    <w:lang w:val="fr-FR"/>
                                  </w:rPr>
                                  <w:t>cas.neyens@agt.be</w:t>
                                </w:r>
                                <w:r>
                                  <w:rPr>
                                    <w:color w:val="FFFFFF"/>
                                    <w:w w:val="105"/>
                                    <w:sz w:val="17"/>
                                    <w:lang w:val="fr-FR"/>
                                  </w:rPr>
                                  <w:fldChar w:fldCharType="end"/>
                                </w:r>
                                <w:r>
                                  <w:rPr>
                                    <w:color w:val="FFFFFF"/>
                                    <w:w w:val="105"/>
                                    <w:sz w:val="17"/>
                                    <w:lang w:val="fr-FR"/>
                                  </w:rPr>
                                  <w:t xml:space="preserve"> </w:t>
                                </w:r>
                              </w:ins>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2E0F24" id="Group 5" o:spid="_x0000_s1027" style="position:absolute;margin-left:85.3pt;margin-top:42.45pt;width:382.7pt;height:244.9pt;z-index:1264;mso-position-horizontal-relative:page;mso-position-vertical-relative:page" coordorigin="1700,850" coordsize="7654,4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">
                <v:rect id="Rectangle 5" o:spid="_x0000_s1028" style="position:absolute;left:8787;top:3741;width:56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" stroked="f"/>
                <v:shapetype id="_x0000_t202" coordsize="21600,21600" o:spt="202" path="m,l,21600r21600,l21600,xe">
                  <v:stroke joinstyle="miter"/>
                  <v:path gradientshapeok="t" o:connecttype="rect"/>
                </v:shapetype>
                <v:shape id="Text Box 4" o:spid="_x0000_s1029" type="#_x0000_t202" style="position:absolute;left:1700;top:850;width:7087;height:3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" fillcolor="#a0cbee" stroked="f">
                  <v:textbox inset="0,0,0,0">
                    <w:txbxContent>
                      <w:p w14:paraId="3894A28B" w14:textId="77777777" w:rsidR="00ED6E6A" w:rsidRDefault="00D23D5C">
                        <w:pPr>
                          <w:spacing w:before="132"/>
                          <w:ind w:left="170"/>
                          <w:rPr>
                            <w:rFonts w:ascii="Arial"/>
                            <w:b/>
                          </w:rPr>
                        </w:pPr>
                        <w:r>
                          <w:rPr>
                            <w:rFonts w:ascii="Arial"/>
                            <w:b/>
                            <w:color w:val="FFFFFF"/>
                          </w:rPr>
                          <w:t>Auteurs</w:t>
                        </w:r>
                      </w:p>
                      <w:p w14:paraId="392C8DBB" w14:textId="77777777" w:rsidR="00ED6E6A" w:rsidRDefault="00ED6E6A">
                        <w:pPr>
                          <w:spacing w:before="9"/>
                          <w:rPr>
                            <w:rFonts w:ascii="Times New Roman"/>
                            <w:sz w:val="23"/>
                          </w:rPr>
                        </w:pPr>
                      </w:p>
                      <w:p w14:paraId="7D461399" w14:textId="7ED1A46A" w:rsidR="00ED6E6A" w:rsidRDefault="008647FE">
                        <w:pPr>
                          <w:ind w:left="170"/>
                          <w:rPr>
                            <w:rFonts w:ascii="Arial"/>
                            <w:sz w:val="17"/>
                          </w:rPr>
                        </w:pPr>
                        <w:r>
                          <w:rPr>
                            <w:rFonts w:ascii="Arial"/>
                            <w:color w:val="FFFFFF"/>
                            <w:sz w:val="17"/>
                          </w:rPr>
                          <w:t>Theo Olsthoorn</w:t>
                        </w:r>
                      </w:p>
                      <w:p w14:paraId="794B5A60" w14:textId="77777777" w:rsidR="008647FE" w:rsidRDefault="008647FE">
                        <w:pPr>
                          <w:spacing w:before="44" w:line="292" w:lineRule="auto"/>
                          <w:ind w:left="170"/>
                          <w:rPr>
                            <w:color w:val="FFFFFF"/>
                            <w:w w:val="105"/>
                            <w:sz w:val="17"/>
                          </w:rPr>
                        </w:pPr>
                        <w:r>
                          <w:rPr>
                            <w:color w:val="FFFFFF"/>
                            <w:w w:val="105"/>
                            <w:sz w:val="17"/>
                          </w:rPr>
                          <w:t>Voorheen TUD en Waternet</w:t>
                        </w:r>
                      </w:p>
                      <w:p w14:paraId="046ADE87" w14:textId="3B71C98D" w:rsidR="00ED6E6A" w:rsidRPr="00891EA1" w:rsidRDefault="008647FE">
                        <w:pPr>
                          <w:spacing w:before="44" w:line="292" w:lineRule="auto"/>
                          <w:ind w:left="170"/>
                          <w:rPr>
                            <w:color w:val="FFFFFF"/>
                            <w:w w:val="105"/>
                            <w:sz w:val="17"/>
                            <w:lang w:val="fr-FR"/>
                            <w:rPrChange w:id="268" w:author="David Simpson" w:date="2026-02-11T20:29:00Z" w16du:dateUtc="2026-02-11T19:29:00Z">
                              <w:rPr>
                                <w:color w:val="FFFFFF"/>
                                <w:w w:val="105"/>
                                <w:sz w:val="17"/>
                              </w:rPr>
                            </w:rPrChange>
                          </w:rPr>
                        </w:pPr>
                        <w:r>
                          <w:fldChar w:fldCharType="begin"/>
                        </w:r>
                        <w:r w:rsidRPr="00891EA1">
                          <w:rPr>
                            <w:lang w:val="fr-FR"/>
                            <w:rPrChange w:id="269" w:author="David Simpson" w:date="2026-02-11T20:29:00Z" w16du:dateUtc="2026-02-11T19:29:00Z">
                              <w:rPr/>
                            </w:rPrChange>
                          </w:rPr>
                          <w:instrText>HYPERLINK "mailto:tolsthoorn@gmai.com"</w:instrText>
                        </w:r>
                        <w:r>
                          <w:fldChar w:fldCharType="separate"/>
                        </w:r>
                        <w:r w:rsidRPr="00891EA1">
                          <w:rPr>
                            <w:rStyle w:val="Hyperlink"/>
                            <w:rFonts w:cs="Trebuchet MS"/>
                            <w:w w:val="105"/>
                            <w:sz w:val="17"/>
                            <w:lang w:val="fr-FR"/>
                            <w:rPrChange w:id="270" w:author="David Simpson" w:date="2026-02-11T20:29:00Z" w16du:dateUtc="2026-02-11T19:29:00Z">
                              <w:rPr>
                                <w:rStyle w:val="Hyperlink"/>
                                <w:rFonts w:cs="Trebuchet MS"/>
                                <w:w w:val="105"/>
                                <w:sz w:val="17"/>
                              </w:rPr>
                            </w:rPrChange>
                          </w:rPr>
                          <w:t>tolsthoorn@gmai.com</w:t>
                        </w:r>
                        <w:r>
                          <w:fldChar w:fldCharType="end"/>
                        </w:r>
                      </w:p>
                      <w:p w14:paraId="4F433514" w14:textId="4E2B8C3B" w:rsidR="008647FE" w:rsidRPr="00891EA1" w:rsidRDefault="008647FE">
                        <w:pPr>
                          <w:spacing w:before="44" w:line="292" w:lineRule="auto"/>
                          <w:ind w:left="170"/>
                          <w:rPr>
                            <w:color w:val="FFFFFF"/>
                            <w:w w:val="105"/>
                            <w:sz w:val="17"/>
                            <w:lang w:val="fr-FR"/>
                            <w:rPrChange w:id="271" w:author="David Simpson" w:date="2026-02-11T20:29:00Z" w16du:dateUtc="2026-02-11T19:29:00Z">
                              <w:rPr>
                                <w:color w:val="FFFFFF"/>
                                <w:w w:val="105"/>
                                <w:sz w:val="17"/>
                              </w:rPr>
                            </w:rPrChange>
                          </w:rPr>
                        </w:pPr>
                        <w:r w:rsidRPr="00891EA1">
                          <w:rPr>
                            <w:color w:val="FFFFFF"/>
                            <w:w w:val="105"/>
                            <w:sz w:val="17"/>
                            <w:lang w:val="fr-FR"/>
                            <w:rPrChange w:id="272" w:author="David Simpson" w:date="2026-02-11T20:29:00Z" w16du:dateUtc="2026-02-11T19:29:00Z">
                              <w:rPr>
                                <w:color w:val="FFFFFF"/>
                                <w:w w:val="105"/>
                                <w:sz w:val="17"/>
                              </w:rPr>
                            </w:rPrChange>
                          </w:rPr>
                          <w:t>David Simpson</w:t>
                        </w:r>
                      </w:p>
                      <w:p w14:paraId="2419501F" w14:textId="40C1C93E" w:rsidR="008647FE" w:rsidRDefault="008647FE">
                        <w:pPr>
                          <w:spacing w:before="44" w:line="292" w:lineRule="auto"/>
                          <w:ind w:left="170"/>
                          <w:rPr>
                            <w:ins w:id="273" w:author="David Simpson" w:date="2026-02-11T21:44:00Z" w16du:dateUtc="2026-02-11T20:44:00Z"/>
                            <w:color w:val="FFFFFF"/>
                            <w:w w:val="105"/>
                            <w:sz w:val="17"/>
                            <w:lang w:val="fr-FR"/>
                          </w:rPr>
                        </w:pPr>
                        <w:r w:rsidRPr="00891EA1">
                          <w:rPr>
                            <w:color w:val="FFFFFF"/>
                            <w:w w:val="105"/>
                            <w:sz w:val="17"/>
                            <w:lang w:val="fr-FR"/>
                            <w:rPrChange w:id="274" w:author="David Simpson" w:date="2026-02-11T20:29:00Z" w16du:dateUtc="2026-02-11T19:29:00Z">
                              <w:rPr>
                                <w:color w:val="FFFFFF"/>
                                <w:w w:val="105"/>
                                <w:sz w:val="17"/>
                              </w:rPr>
                            </w:rPrChange>
                          </w:rPr>
                          <w:t>AGT</w:t>
                        </w:r>
                        <w:ins w:id="275" w:author="David Simpson" w:date="2026-02-11T21:44:00Z" w16du:dateUtc="2026-02-11T20:44:00Z">
                          <w:r w:rsidR="003928DF">
                            <w:rPr>
                              <w:color w:val="FFFFFF"/>
                              <w:w w:val="105"/>
                              <w:sz w:val="17"/>
                              <w:lang w:val="fr-FR"/>
                            </w:rPr>
                            <w:t xml:space="preserve"> – Adviesbureau</w:t>
                          </w:r>
                        </w:ins>
                        <w:ins w:id="276" w:author="David Simpson" w:date="2026-02-11T21:45:00Z" w16du:dateUtc="2026-02-11T20:45:00Z">
                          <w:r w:rsidR="003928DF">
                            <w:rPr>
                              <w:color w:val="FFFFFF"/>
                              <w:w w:val="105"/>
                              <w:sz w:val="17"/>
                              <w:lang w:val="fr-FR"/>
                            </w:rPr>
                            <w:t xml:space="preserve"> </w:t>
                          </w:r>
                        </w:ins>
                        <w:ins w:id="277" w:author="David Simpson" w:date="2026-02-11T21:44:00Z" w16du:dateUtc="2026-02-11T20:44:00Z">
                          <w:r w:rsidR="003928DF">
                            <w:rPr>
                              <w:color w:val="FFFFFF"/>
                              <w:w w:val="105"/>
                              <w:sz w:val="17"/>
                              <w:lang w:val="fr-FR"/>
                            </w:rPr>
                            <w:t xml:space="preserve">Grondwatertechnieken </w:t>
                          </w:r>
                        </w:ins>
                        <w:del w:id="278" w:author="David Simpson" w:date="2026-02-11T21:44:00Z" w16du:dateUtc="2026-02-11T20:44:00Z">
                          <w:r w:rsidRPr="00891EA1" w:rsidDel="003928DF">
                            <w:rPr>
                              <w:color w:val="FFFFFF"/>
                              <w:w w:val="105"/>
                              <w:sz w:val="17"/>
                              <w:lang w:val="fr-FR"/>
                              <w:rPrChange w:id="279" w:author="David Simpson" w:date="2026-02-11T20:29:00Z" w16du:dateUtc="2026-02-11T19:29:00Z">
                                <w:rPr>
                                  <w:color w:val="FFFFFF"/>
                                  <w:w w:val="105"/>
                                  <w:sz w:val="17"/>
                                </w:rPr>
                              </w:rPrChange>
                            </w:rPr>
                            <w:delText xml:space="preserve"> …</w:delText>
                          </w:r>
                        </w:del>
                      </w:p>
                      <w:p w14:paraId="7655B108" w14:textId="449754C9" w:rsidR="003928DF" w:rsidRPr="00891EA1" w:rsidRDefault="003928DF">
                        <w:pPr>
                          <w:spacing w:before="44" w:line="292" w:lineRule="auto"/>
                          <w:ind w:left="170"/>
                          <w:rPr>
                            <w:color w:val="FFFFFF"/>
                            <w:w w:val="105"/>
                            <w:sz w:val="17"/>
                            <w:lang w:val="fr-FR"/>
                            <w:rPrChange w:id="280" w:author="David Simpson" w:date="2026-02-11T20:29:00Z" w16du:dateUtc="2026-02-11T19:29:00Z">
                              <w:rPr>
                                <w:color w:val="FFFFFF"/>
                                <w:w w:val="105"/>
                                <w:sz w:val="17"/>
                              </w:rPr>
                            </w:rPrChange>
                          </w:rPr>
                        </w:pPr>
                        <w:ins w:id="281" w:author="David Simpson" w:date="2026-02-11T21:45:00Z" w16du:dateUtc="2026-02-11T20:45:00Z">
                          <w:r>
                            <w:rPr>
                              <w:color w:val="FFFFFF"/>
                              <w:w w:val="105"/>
                              <w:sz w:val="17"/>
                              <w:lang w:val="fr-FR"/>
                            </w:rPr>
                            <w:fldChar w:fldCharType="begin"/>
                          </w:r>
                          <w:r>
                            <w:rPr>
                              <w:color w:val="FFFFFF"/>
                              <w:w w:val="105"/>
                              <w:sz w:val="17"/>
                              <w:lang w:val="fr-FR"/>
                            </w:rPr>
                            <w:instrText>HYPERLINK "mailto:</w:instrText>
                          </w:r>
                          <w:r w:rsidRPr="003928DF">
                            <w:rPr>
                              <w:color w:val="FFFFFF"/>
                              <w:w w:val="105"/>
                              <w:sz w:val="17"/>
                              <w:lang w:val="fr-FR"/>
                              <w:rPrChange w:id="282" w:author="David Simpson" w:date="2026-02-11T21:45:00Z" w16du:dateUtc="2026-02-11T20:45:00Z">
                                <w:rPr>
                                  <w:rStyle w:val="Hyperlink"/>
                                  <w:rFonts w:cs="Trebuchet MS"/>
                                  <w:w w:val="105"/>
                                  <w:sz w:val="17"/>
                                  <w:lang w:val="fr-FR"/>
                                </w:rPr>
                              </w:rPrChange>
                            </w:rPr>
                            <w:instrText>d</w:instrText>
                          </w:r>
                        </w:ins>
                        <w:ins w:id="283" w:author="David Simpson" w:date="2026-02-11T21:44:00Z" w16du:dateUtc="2026-02-11T20:44:00Z">
                          <w:r w:rsidRPr="003928DF">
                            <w:rPr>
                              <w:color w:val="FFFFFF"/>
                              <w:w w:val="105"/>
                              <w:sz w:val="17"/>
                              <w:lang w:val="fr-FR"/>
                              <w:rPrChange w:id="284" w:author="David Simpson" w:date="2026-02-11T21:45:00Z" w16du:dateUtc="2026-02-11T20:45:00Z">
                                <w:rPr>
                                  <w:rStyle w:val="Hyperlink"/>
                                  <w:rFonts w:cs="Trebuchet MS"/>
                                  <w:w w:val="105"/>
                                  <w:sz w:val="17"/>
                                  <w:lang w:val="fr-FR"/>
                                </w:rPr>
                              </w:rPrChange>
                            </w:rPr>
                            <w:instrText>avid.simpson</w:instrText>
                          </w:r>
                        </w:ins>
                        <w:ins w:id="285" w:author="David Simpson" w:date="2026-02-11T21:45:00Z" w16du:dateUtc="2026-02-11T20:45:00Z">
                          <w:r w:rsidRPr="003928DF">
                            <w:rPr>
                              <w:color w:val="FFFFFF"/>
                              <w:w w:val="105"/>
                              <w:sz w:val="17"/>
                              <w:lang w:val="fr-FR"/>
                              <w:rPrChange w:id="286" w:author="David Simpson" w:date="2026-02-11T21:45:00Z" w16du:dateUtc="2026-02-11T20:45:00Z">
                                <w:rPr>
                                  <w:rStyle w:val="Hyperlink"/>
                                  <w:rFonts w:cs="Trebuchet MS"/>
                                  <w:w w:val="105"/>
                                  <w:sz w:val="17"/>
                                  <w:lang w:val="fr-FR"/>
                                </w:rPr>
                              </w:rPrChange>
                            </w:rPr>
                            <w:instrText>@agt.be</w:instrText>
                          </w:r>
                          <w:r>
                            <w:rPr>
                              <w:color w:val="FFFFFF"/>
                              <w:w w:val="105"/>
                              <w:sz w:val="17"/>
                              <w:lang w:val="fr-FR"/>
                            </w:rPr>
                            <w:instrText>"</w:instrText>
                          </w:r>
                          <w:r>
                            <w:rPr>
                              <w:color w:val="FFFFFF"/>
                              <w:w w:val="105"/>
                              <w:sz w:val="17"/>
                              <w:lang w:val="fr-FR"/>
                            </w:rPr>
                            <w:fldChar w:fldCharType="separate"/>
                          </w:r>
                          <w:r w:rsidRPr="003928DF">
                            <w:rPr>
                              <w:rStyle w:val="Hyperlink"/>
                              <w:rFonts w:cs="Trebuchet MS"/>
                              <w:w w:val="105"/>
                              <w:sz w:val="17"/>
                              <w:lang w:val="fr-FR"/>
                            </w:rPr>
                            <w:t>d</w:t>
                          </w:r>
                        </w:ins>
                        <w:ins w:id="287" w:author="David Simpson" w:date="2026-02-11T21:44:00Z" w16du:dateUtc="2026-02-11T20:44:00Z">
                          <w:r w:rsidRPr="003928DF">
                            <w:rPr>
                              <w:rStyle w:val="Hyperlink"/>
                              <w:rFonts w:cs="Trebuchet MS"/>
                              <w:w w:val="105"/>
                              <w:sz w:val="17"/>
                              <w:lang w:val="fr-FR"/>
                            </w:rPr>
                            <w:t>avid.simpson</w:t>
                          </w:r>
                        </w:ins>
                        <w:ins w:id="288" w:author="David Simpson" w:date="2026-02-11T21:45:00Z" w16du:dateUtc="2026-02-11T20:45:00Z">
                          <w:r w:rsidRPr="003928DF">
                            <w:rPr>
                              <w:rStyle w:val="Hyperlink"/>
                              <w:rFonts w:cs="Trebuchet MS"/>
                              <w:w w:val="105"/>
                              <w:sz w:val="17"/>
                              <w:lang w:val="fr-FR"/>
                            </w:rPr>
                            <w:t>@agt.be</w:t>
                          </w:r>
                          <w:r>
                            <w:rPr>
                              <w:color w:val="FFFFFF"/>
                              <w:w w:val="105"/>
                              <w:sz w:val="17"/>
                              <w:lang w:val="fr-FR"/>
                            </w:rPr>
                            <w:fldChar w:fldCharType="end"/>
                          </w:r>
                          <w:r>
                            <w:rPr>
                              <w:color w:val="FFFFFF"/>
                              <w:w w:val="105"/>
                              <w:sz w:val="17"/>
                              <w:lang w:val="fr-FR"/>
                            </w:rPr>
                            <w:t xml:space="preserve"> </w:t>
                          </w:r>
                        </w:ins>
                      </w:p>
                      <w:p w14:paraId="1D138692" w14:textId="336351A6" w:rsidR="008647FE" w:rsidRPr="003928DF" w:rsidRDefault="008647FE">
                        <w:pPr>
                          <w:spacing w:before="44" w:line="292" w:lineRule="auto"/>
                          <w:ind w:left="170"/>
                          <w:rPr>
                            <w:color w:val="FFFFFF"/>
                            <w:w w:val="105"/>
                            <w:sz w:val="17"/>
                            <w:lang w:val="fr-FR"/>
                            <w:rPrChange w:id="289" w:author="David Simpson" w:date="2026-02-11T21:44:00Z" w16du:dateUtc="2026-02-11T20:44:00Z">
                              <w:rPr>
                                <w:color w:val="FFFFFF"/>
                                <w:w w:val="105"/>
                                <w:sz w:val="17"/>
                              </w:rPr>
                            </w:rPrChange>
                          </w:rPr>
                        </w:pPr>
                        <w:r w:rsidRPr="003928DF">
                          <w:rPr>
                            <w:color w:val="FFFFFF"/>
                            <w:w w:val="105"/>
                            <w:sz w:val="17"/>
                            <w:lang w:val="fr-FR"/>
                            <w:rPrChange w:id="290" w:author="David Simpson" w:date="2026-02-11T21:44:00Z" w16du:dateUtc="2026-02-11T20:44:00Z">
                              <w:rPr>
                                <w:color w:val="FFFFFF"/>
                                <w:w w:val="105"/>
                                <w:sz w:val="17"/>
                              </w:rPr>
                            </w:rPrChange>
                          </w:rPr>
                          <w:t>Cas Leyens</w:t>
                        </w:r>
                      </w:p>
                      <w:p w14:paraId="36074E36" w14:textId="253A04ED" w:rsidR="008647FE" w:rsidRDefault="008647FE">
                        <w:pPr>
                          <w:spacing w:before="44" w:line="292" w:lineRule="auto"/>
                          <w:ind w:left="170"/>
                          <w:rPr>
                            <w:ins w:id="291" w:author="David Simpson" w:date="2026-02-11T21:45:00Z" w16du:dateUtc="2026-02-11T20:45:00Z"/>
                            <w:color w:val="FFFFFF"/>
                            <w:w w:val="105"/>
                            <w:sz w:val="17"/>
                            <w:lang w:val="fr-FR"/>
                          </w:rPr>
                        </w:pPr>
                        <w:r w:rsidRPr="003928DF">
                          <w:rPr>
                            <w:color w:val="FFFFFF"/>
                            <w:w w:val="105"/>
                            <w:sz w:val="17"/>
                            <w:lang w:val="fr-FR"/>
                            <w:rPrChange w:id="292" w:author="David Simpson" w:date="2026-02-11T21:44:00Z" w16du:dateUtc="2026-02-11T20:44:00Z">
                              <w:rPr>
                                <w:color w:val="FFFFFF"/>
                                <w:w w:val="105"/>
                                <w:sz w:val="17"/>
                              </w:rPr>
                            </w:rPrChange>
                          </w:rPr>
                          <w:t>AGT</w:t>
                        </w:r>
                        <w:ins w:id="293" w:author="David Simpson" w:date="2026-02-11T21:45:00Z" w16du:dateUtc="2026-02-11T20:45:00Z">
                          <w:r w:rsidR="003928DF">
                            <w:rPr>
                              <w:color w:val="FFFFFF"/>
                              <w:w w:val="105"/>
                              <w:sz w:val="17"/>
                              <w:lang w:val="fr-FR"/>
                            </w:rPr>
                            <w:t xml:space="preserve"> – Adviesbureau Grondwatertechnieken</w:t>
                          </w:r>
                        </w:ins>
                        <w:del w:id="294" w:author="David Simpson" w:date="2026-02-11T21:45:00Z" w16du:dateUtc="2026-02-11T20:45:00Z">
                          <w:r w:rsidRPr="003928DF" w:rsidDel="003928DF">
                            <w:rPr>
                              <w:color w:val="FFFFFF"/>
                              <w:w w:val="105"/>
                              <w:sz w:val="17"/>
                              <w:lang w:val="fr-FR"/>
                              <w:rPrChange w:id="295" w:author="David Simpson" w:date="2026-02-11T21:44:00Z" w16du:dateUtc="2026-02-11T20:44:00Z">
                                <w:rPr>
                                  <w:color w:val="FFFFFF"/>
                                  <w:w w:val="105"/>
                                  <w:sz w:val="17"/>
                                </w:rPr>
                              </w:rPrChange>
                            </w:rPr>
                            <w:delText xml:space="preserve"> …</w:delText>
                          </w:r>
                        </w:del>
                      </w:p>
                      <w:p w14:paraId="2282798C" w14:textId="336E341D" w:rsidR="003928DF" w:rsidRPr="003928DF" w:rsidRDefault="003928DF">
                        <w:pPr>
                          <w:spacing w:before="44" w:line="292" w:lineRule="auto"/>
                          <w:ind w:left="170"/>
                          <w:rPr>
                            <w:sz w:val="17"/>
                            <w:lang w:val="fr-FR"/>
                            <w:rPrChange w:id="296" w:author="David Simpson" w:date="2026-02-11T21:44:00Z" w16du:dateUtc="2026-02-11T20:44:00Z">
                              <w:rPr>
                                <w:sz w:val="17"/>
                              </w:rPr>
                            </w:rPrChange>
                          </w:rPr>
                        </w:pPr>
                        <w:ins w:id="297" w:author="David Simpson" w:date="2026-02-11T21:45:00Z" w16du:dateUtc="2026-02-11T20:45:00Z">
                          <w:r>
                            <w:rPr>
                              <w:color w:val="FFFFFF"/>
                              <w:w w:val="105"/>
                              <w:sz w:val="17"/>
                              <w:lang w:val="fr-FR"/>
                            </w:rPr>
                            <w:fldChar w:fldCharType="begin"/>
                          </w:r>
                          <w:r>
                            <w:rPr>
                              <w:color w:val="FFFFFF"/>
                              <w:w w:val="105"/>
                              <w:sz w:val="17"/>
                              <w:lang w:val="fr-FR"/>
                            </w:rPr>
                            <w:instrText>HYPERLINK "mailto:</w:instrText>
                          </w:r>
                          <w:r w:rsidRPr="003928DF">
                            <w:rPr>
                              <w:color w:val="FFFFFF"/>
                              <w:w w:val="105"/>
                              <w:sz w:val="17"/>
                              <w:lang w:val="fr-FR"/>
                              <w:rPrChange w:id="298" w:author="David Simpson" w:date="2026-02-11T21:45:00Z" w16du:dateUtc="2026-02-11T20:45:00Z">
                                <w:rPr>
                                  <w:rStyle w:val="Hyperlink"/>
                                  <w:rFonts w:cs="Trebuchet MS"/>
                                  <w:w w:val="105"/>
                                  <w:sz w:val="17"/>
                                  <w:lang w:val="fr-FR"/>
                                </w:rPr>
                              </w:rPrChange>
                            </w:rPr>
                            <w:instrText>cas.neyens@agt.be</w:instrText>
                          </w:r>
                          <w:r>
                            <w:rPr>
                              <w:color w:val="FFFFFF"/>
                              <w:w w:val="105"/>
                              <w:sz w:val="17"/>
                              <w:lang w:val="fr-FR"/>
                            </w:rPr>
                            <w:instrText>"</w:instrText>
                          </w:r>
                          <w:r>
                            <w:rPr>
                              <w:color w:val="FFFFFF"/>
                              <w:w w:val="105"/>
                              <w:sz w:val="17"/>
                              <w:lang w:val="fr-FR"/>
                            </w:rPr>
                            <w:fldChar w:fldCharType="separate"/>
                          </w:r>
                          <w:r w:rsidRPr="003928DF">
                            <w:rPr>
                              <w:rStyle w:val="Hyperlink"/>
                              <w:rFonts w:cs="Trebuchet MS"/>
                              <w:w w:val="105"/>
                              <w:sz w:val="17"/>
                              <w:lang w:val="fr-FR"/>
                            </w:rPr>
                            <w:t>cas.neyens@agt.be</w:t>
                          </w:r>
                          <w:r>
                            <w:rPr>
                              <w:color w:val="FFFFFF"/>
                              <w:w w:val="105"/>
                              <w:sz w:val="17"/>
                              <w:lang w:val="fr-FR"/>
                            </w:rPr>
                            <w:fldChar w:fldCharType="end"/>
                          </w:r>
                          <w:r>
                            <w:rPr>
                              <w:color w:val="FFFFFF"/>
                              <w:w w:val="105"/>
                              <w:sz w:val="17"/>
                              <w:lang w:val="fr-FR"/>
                            </w:rPr>
                            <w:t xml:space="preserve"> </w:t>
                          </w:r>
                        </w:ins>
                      </w:p>
                    </w:txbxContent>
                  </v:textbox>
                </v:shape>
                <w10:wrap anchorx="page" anchory="page"/>
              </v:group>
            </w:pict>
          </mc:Fallback>
        </mc:AlternateContent>
      </w:r>
    </w:p>
    <w:p w14:paraId="7FBF4648" w14:textId="77777777" w:rsidR="00ED6E6A" w:rsidRPr="001330C4" w:rsidRDefault="00ED6E6A">
      <w:pPr>
        <w:rPr>
          <w:rFonts w:ascii="Times New Roman"/>
        </w:rPr>
      </w:pPr>
    </w:p>
    <w:p w14:paraId="67F82BC5" w14:textId="77777777" w:rsidR="009670FB" w:rsidRPr="001330C4" w:rsidRDefault="009670FB">
      <w:pPr>
        <w:rPr>
          <w:rFonts w:ascii="Times New Roman"/>
        </w:rPr>
      </w:pPr>
    </w:p>
    <w:p w14:paraId="36B408E5" w14:textId="77777777" w:rsidR="009670FB" w:rsidRPr="001330C4" w:rsidRDefault="009670FB">
      <w:pPr>
        <w:rPr>
          <w:rFonts w:ascii="Times New Roman"/>
        </w:rPr>
      </w:pPr>
    </w:p>
    <w:p w14:paraId="33C61B59" w14:textId="77777777" w:rsidR="009670FB" w:rsidRPr="001330C4" w:rsidRDefault="009670FB">
      <w:pPr>
        <w:rPr>
          <w:rFonts w:ascii="Times New Roman"/>
        </w:rPr>
      </w:pPr>
    </w:p>
    <w:p w14:paraId="5213FD39" w14:textId="77777777" w:rsidR="009670FB" w:rsidRPr="001330C4" w:rsidRDefault="009670FB">
      <w:pPr>
        <w:rPr>
          <w:rFonts w:ascii="Times New Roman"/>
        </w:rPr>
      </w:pPr>
    </w:p>
    <w:p w14:paraId="63E65004" w14:textId="77777777" w:rsidR="009670FB" w:rsidRPr="001330C4" w:rsidRDefault="009670FB">
      <w:pPr>
        <w:rPr>
          <w:rFonts w:ascii="Times New Roman"/>
        </w:rPr>
      </w:pPr>
    </w:p>
    <w:p w14:paraId="1598A144" w14:textId="77777777" w:rsidR="009670FB" w:rsidRPr="001330C4" w:rsidRDefault="009670FB">
      <w:pPr>
        <w:rPr>
          <w:rFonts w:ascii="Times New Roman"/>
        </w:rPr>
      </w:pPr>
    </w:p>
    <w:p w14:paraId="1B6F7231" w14:textId="77777777" w:rsidR="009670FB" w:rsidRPr="001330C4" w:rsidRDefault="009670FB">
      <w:pPr>
        <w:rPr>
          <w:rFonts w:ascii="Times New Roman"/>
        </w:rPr>
      </w:pPr>
    </w:p>
    <w:p w14:paraId="1D7C7607" w14:textId="77777777" w:rsidR="009670FB" w:rsidRPr="001330C4" w:rsidRDefault="009670FB">
      <w:pPr>
        <w:rPr>
          <w:rFonts w:ascii="Times New Roman"/>
        </w:rPr>
      </w:pPr>
      <w:r w:rsidRPr="001330C4">
        <w:rPr>
          <w:rFonts w:ascii="Times New Roman"/>
        </w:rPr>
        <w:br w:type="page"/>
      </w:r>
    </w:p>
    <w:p w14:paraId="4AC8B52C" w14:textId="77777777" w:rsidR="009670FB" w:rsidRPr="001330C4" w:rsidRDefault="009670FB" w:rsidP="009670FB">
      <w:pPr>
        <w:rPr>
          <w:rStyle w:val="TabelTEKSTLucidaSans7pt"/>
          <w:sz w:val="16"/>
          <w:szCs w:val="16"/>
        </w:rPr>
      </w:pPr>
      <w:r w:rsidRPr="001330C4">
        <w:rPr>
          <w:rStyle w:val="TabelTEKSTLucidaSans7pt"/>
          <w:sz w:val="16"/>
          <w:szCs w:val="16"/>
        </w:rPr>
        <w:t>Om de kwaliteit van het Stromingen-format te borgen hanteert de redactie tot slot onderstaande checklist. Wij vragen u deze checklist zelf na te lopen alvorens uw artikel in te sturen. Deze wordt uiteraard niet gepubliceerd. Mocht het artikel op een van deze punten niet voldoen, dan krijgt u het retour met het verzoek om op die punten alsnog het juiste format toe te passen.</w:t>
      </w:r>
    </w:p>
    <w:p w14:paraId="10DB2F88" w14:textId="77777777" w:rsidR="009670FB" w:rsidRPr="001330C4" w:rsidRDefault="009670FB" w:rsidP="009670FB">
      <w:pPr>
        <w:rPr>
          <w:rStyle w:val="TabelTEKSTLucidaSans7pt"/>
          <w:sz w:val="16"/>
          <w:szCs w:val="16"/>
        </w:rPr>
      </w:pPr>
    </w:p>
    <w:tbl>
      <w:tblPr>
        <w:tblW w:w="7890" w:type="dxa"/>
        <w:tblInd w:w="-75" w:type="dxa"/>
        <w:tblCellMar>
          <w:left w:w="0" w:type="dxa"/>
          <w:right w:w="0" w:type="dxa"/>
        </w:tblCellMar>
        <w:tblLook w:val="0000" w:firstRow="0" w:lastRow="0" w:firstColumn="0" w:lastColumn="0" w:noHBand="0" w:noVBand="0"/>
      </w:tblPr>
      <w:tblGrid>
        <w:gridCol w:w="2065"/>
        <w:gridCol w:w="5040"/>
        <w:gridCol w:w="785"/>
      </w:tblGrid>
      <w:tr w:rsidR="009670FB" w:rsidRPr="001330C4" w14:paraId="7CF6ADB8"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43BB2004" w14:textId="77777777" w:rsidR="009670FB" w:rsidRPr="001330C4" w:rsidRDefault="009670FB" w:rsidP="00B94C91">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7CC80859" w14:textId="77777777" w:rsidR="009670FB" w:rsidRPr="001330C4" w:rsidRDefault="009670FB" w:rsidP="00B94C91">
            <w:pPr>
              <w:rPr>
                <w:rFonts w:cs="Lucida Sans"/>
                <w:color w:val="4A4A49"/>
                <w:sz w:val="15"/>
                <w:szCs w:val="15"/>
                <w:lang w:eastAsia="en-US"/>
              </w:rPr>
            </w:pP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20F548CD" w14:textId="77777777" w:rsidR="009670FB" w:rsidRPr="001330C4" w:rsidRDefault="009670FB" w:rsidP="00B94C91">
            <w:pPr>
              <w:rPr>
                <w:rFonts w:cs="Lucida Sans"/>
                <w:color w:val="4A4A49"/>
                <w:sz w:val="15"/>
                <w:szCs w:val="15"/>
                <w:lang w:eastAsia="en-US"/>
              </w:rPr>
            </w:pPr>
            <w:r w:rsidRPr="001330C4">
              <w:rPr>
                <w:rFonts w:cs="Lucida Sans"/>
                <w:color w:val="4A4A49"/>
                <w:sz w:val="15"/>
                <w:szCs w:val="15"/>
                <w:lang w:eastAsia="en-US"/>
              </w:rPr>
              <w:t>Ja / nee</w:t>
            </w:r>
          </w:p>
        </w:tc>
      </w:tr>
      <w:tr w:rsidR="009670FB" w:rsidRPr="001330C4" w14:paraId="5FB817CC"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1E737677" w14:textId="77777777" w:rsidR="009670FB" w:rsidRPr="001330C4" w:rsidRDefault="009670FB" w:rsidP="00B94C91">
            <w:pPr>
              <w:rPr>
                <w:rFonts w:cs="Lucida Sans"/>
                <w:color w:val="4A4A49"/>
                <w:sz w:val="15"/>
                <w:szCs w:val="15"/>
                <w:lang w:eastAsia="en-US"/>
              </w:rPr>
            </w:pPr>
            <w:r w:rsidRPr="001330C4">
              <w:rPr>
                <w:rFonts w:cs="Lucida Sans"/>
                <w:color w:val="4A4A49"/>
                <w:sz w:val="15"/>
                <w:szCs w:val="15"/>
                <w:lang w:eastAsia="en-US"/>
              </w:rPr>
              <w:t>Publicatievorm</w:t>
            </w: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4E946834" w14:textId="77777777" w:rsidR="009670FB" w:rsidRPr="001330C4" w:rsidRDefault="009670FB" w:rsidP="00B94C91">
            <w:pPr>
              <w:rPr>
                <w:rFonts w:cs="Lucida Sans"/>
                <w:color w:val="4A4A49"/>
                <w:sz w:val="15"/>
                <w:szCs w:val="15"/>
                <w:lang w:eastAsia="en-US"/>
              </w:rPr>
            </w:pPr>
            <w:r w:rsidRPr="001330C4">
              <w:rPr>
                <w:rFonts w:cs="Lucida Sans"/>
                <w:color w:val="4A4A49"/>
                <w:sz w:val="15"/>
                <w:szCs w:val="15"/>
                <w:lang w:eastAsia="en-US"/>
              </w:rPr>
              <w:t>Artikel (max. 4000 woorden)</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2E6E7CD7" w14:textId="77777777" w:rsidR="009670FB" w:rsidRPr="001330C4" w:rsidRDefault="009670FB" w:rsidP="00B94C91">
            <w:pPr>
              <w:rPr>
                <w:rFonts w:cs="Lucida Sans"/>
                <w:color w:val="4A4A49"/>
                <w:sz w:val="15"/>
                <w:szCs w:val="15"/>
                <w:lang w:eastAsia="en-US"/>
              </w:rPr>
            </w:pPr>
          </w:p>
        </w:tc>
      </w:tr>
      <w:tr w:rsidR="009670FB" w:rsidRPr="001330C4" w14:paraId="216C2303"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3475E931" w14:textId="77777777" w:rsidR="009670FB" w:rsidRPr="001330C4" w:rsidRDefault="009670FB" w:rsidP="00B94C91">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2A7FCED9" w14:textId="77777777" w:rsidR="009670FB" w:rsidRPr="001330C4" w:rsidRDefault="009670FB" w:rsidP="00B94C91">
            <w:pPr>
              <w:rPr>
                <w:rFonts w:cs="Lucida Sans"/>
                <w:color w:val="4A4A49"/>
                <w:sz w:val="15"/>
                <w:szCs w:val="15"/>
                <w:lang w:eastAsia="en-US"/>
              </w:rPr>
            </w:pPr>
            <w:r w:rsidRPr="001330C4">
              <w:rPr>
                <w:rFonts w:cs="Lucida Sans"/>
                <w:color w:val="4A4A49"/>
                <w:sz w:val="15"/>
                <w:szCs w:val="15"/>
                <w:lang w:eastAsia="en-US"/>
              </w:rPr>
              <w:t>Essay (max. 4000 woorden)</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042F30B4" w14:textId="77777777" w:rsidR="009670FB" w:rsidRPr="001330C4" w:rsidRDefault="009670FB" w:rsidP="00B94C91">
            <w:pPr>
              <w:rPr>
                <w:rFonts w:cs="Lucida Sans"/>
                <w:color w:val="4A4A49"/>
                <w:sz w:val="15"/>
                <w:szCs w:val="15"/>
                <w:lang w:eastAsia="en-US"/>
              </w:rPr>
            </w:pPr>
          </w:p>
        </w:tc>
      </w:tr>
      <w:tr w:rsidR="009670FB" w:rsidRPr="001330C4" w14:paraId="637A2E32"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4C87F7B7" w14:textId="77777777" w:rsidR="009670FB" w:rsidRPr="001330C4" w:rsidRDefault="009670FB" w:rsidP="00B94C91">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17370837" w14:textId="77777777" w:rsidR="009670FB" w:rsidRPr="001330C4" w:rsidRDefault="009670FB" w:rsidP="00B94C91">
            <w:pPr>
              <w:rPr>
                <w:rFonts w:cs="Lucida Sans"/>
                <w:color w:val="4A4A49"/>
                <w:sz w:val="15"/>
                <w:szCs w:val="15"/>
                <w:lang w:eastAsia="en-US"/>
              </w:rPr>
            </w:pPr>
            <w:r w:rsidRPr="001330C4">
              <w:rPr>
                <w:rFonts w:cs="Lucida Sans"/>
                <w:color w:val="4A4A49"/>
                <w:sz w:val="15"/>
                <w:szCs w:val="15"/>
                <w:lang w:eastAsia="en-US"/>
              </w:rPr>
              <w:t>Extended abstract (2000 woorden)</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3542EC90" w14:textId="77777777" w:rsidR="009670FB" w:rsidRPr="001330C4" w:rsidRDefault="009670FB" w:rsidP="00B94C91">
            <w:pPr>
              <w:rPr>
                <w:rFonts w:cs="Lucida Sans"/>
                <w:color w:val="4A4A49"/>
                <w:sz w:val="15"/>
                <w:szCs w:val="15"/>
                <w:lang w:eastAsia="en-US"/>
              </w:rPr>
            </w:pPr>
          </w:p>
        </w:tc>
      </w:tr>
      <w:tr w:rsidR="009670FB" w:rsidRPr="001330C4" w14:paraId="6453D776"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614B24DB" w14:textId="77777777" w:rsidR="009670FB" w:rsidRPr="001330C4" w:rsidRDefault="009670FB" w:rsidP="00B94C91">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1AD1C698" w14:textId="77777777" w:rsidR="009670FB" w:rsidRPr="001330C4" w:rsidRDefault="009670FB" w:rsidP="00B94C91">
            <w:pPr>
              <w:rPr>
                <w:rFonts w:cs="Lucida Sans"/>
                <w:color w:val="4A4A49"/>
                <w:sz w:val="15"/>
                <w:szCs w:val="15"/>
                <w:lang w:eastAsia="en-US"/>
              </w:rPr>
            </w:pPr>
            <w:r w:rsidRPr="001330C4">
              <w:rPr>
                <w:rFonts w:cs="Lucida Sans"/>
                <w:color w:val="4A4A49"/>
                <w:sz w:val="15"/>
                <w:szCs w:val="15"/>
                <w:lang w:eastAsia="en-US"/>
              </w:rPr>
              <w:t>Software (2000 woorden)</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7CBC714F" w14:textId="77777777" w:rsidR="009670FB" w:rsidRPr="001330C4" w:rsidRDefault="009670FB" w:rsidP="00B94C91">
            <w:pPr>
              <w:rPr>
                <w:rFonts w:cs="Lucida Sans"/>
                <w:color w:val="4A4A49"/>
                <w:sz w:val="15"/>
                <w:szCs w:val="15"/>
                <w:lang w:eastAsia="en-US"/>
              </w:rPr>
            </w:pPr>
          </w:p>
        </w:tc>
      </w:tr>
      <w:tr w:rsidR="009670FB" w:rsidRPr="001330C4" w14:paraId="18E3F83D"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7F7DBC21" w14:textId="77777777" w:rsidR="009670FB" w:rsidRPr="001330C4" w:rsidRDefault="009670FB" w:rsidP="00B94C91">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15A73E45" w14:textId="77777777" w:rsidR="009670FB" w:rsidRPr="001330C4" w:rsidRDefault="009670FB" w:rsidP="00B94C91">
            <w:pPr>
              <w:rPr>
                <w:rFonts w:cs="Lucida Sans"/>
                <w:color w:val="4A4A49"/>
                <w:sz w:val="15"/>
                <w:szCs w:val="15"/>
                <w:lang w:eastAsia="en-US"/>
              </w:rPr>
            </w:pPr>
            <w:r w:rsidRPr="001330C4">
              <w:rPr>
                <w:rFonts w:cs="Lucida Sans"/>
                <w:color w:val="4A4A49"/>
                <w:sz w:val="15"/>
                <w:szCs w:val="15"/>
                <w:lang w:eastAsia="en-US"/>
              </w:rPr>
              <w:t>Reactie (max. 1000 woorden)</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4C0C8F58" w14:textId="77777777" w:rsidR="009670FB" w:rsidRPr="001330C4" w:rsidRDefault="009670FB" w:rsidP="00B94C91">
            <w:pPr>
              <w:rPr>
                <w:rFonts w:cs="Lucida Sans"/>
                <w:color w:val="4A4A49"/>
                <w:sz w:val="15"/>
                <w:szCs w:val="15"/>
                <w:lang w:eastAsia="en-US"/>
              </w:rPr>
            </w:pPr>
          </w:p>
        </w:tc>
      </w:tr>
      <w:tr w:rsidR="009670FB" w:rsidRPr="001330C4" w14:paraId="0239AB30"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7CB70AC2" w14:textId="77777777" w:rsidR="009670FB" w:rsidRPr="001330C4" w:rsidRDefault="009670FB" w:rsidP="00B94C91">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1524A313" w14:textId="77777777" w:rsidR="009670FB" w:rsidRPr="001330C4" w:rsidRDefault="009670FB" w:rsidP="00B94C91">
            <w:pPr>
              <w:rPr>
                <w:rFonts w:cs="Lucida Sans"/>
                <w:color w:val="4A4A49"/>
                <w:sz w:val="15"/>
                <w:szCs w:val="15"/>
                <w:lang w:eastAsia="en-US"/>
              </w:rPr>
            </w:pPr>
            <w:r w:rsidRPr="001330C4">
              <w:rPr>
                <w:rFonts w:cs="Lucida Sans"/>
                <w:color w:val="4A4A49"/>
                <w:sz w:val="15"/>
                <w:szCs w:val="15"/>
                <w:lang w:eastAsia="en-US"/>
              </w:rPr>
              <w:t>Verslag (max. 1000 woorden)</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3990C746" w14:textId="77777777" w:rsidR="009670FB" w:rsidRPr="001330C4" w:rsidRDefault="009670FB" w:rsidP="00B94C91">
            <w:pPr>
              <w:rPr>
                <w:rFonts w:cs="Lucida Sans"/>
                <w:color w:val="4A4A49"/>
                <w:sz w:val="15"/>
                <w:szCs w:val="15"/>
                <w:lang w:eastAsia="en-US"/>
              </w:rPr>
            </w:pPr>
          </w:p>
        </w:tc>
      </w:tr>
      <w:tr w:rsidR="009670FB" w:rsidRPr="001330C4" w14:paraId="1D05011C"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79691358" w14:textId="77777777" w:rsidR="009670FB" w:rsidRPr="001330C4" w:rsidRDefault="009670FB" w:rsidP="00B94C91">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4F181F0A" w14:textId="77777777" w:rsidR="009670FB" w:rsidRPr="001330C4" w:rsidRDefault="009670FB" w:rsidP="00B94C91">
            <w:pPr>
              <w:rPr>
                <w:rFonts w:cs="Lucida Sans"/>
                <w:color w:val="4A4A49"/>
                <w:sz w:val="15"/>
                <w:szCs w:val="15"/>
                <w:lang w:eastAsia="en-US"/>
              </w:rPr>
            </w:pPr>
            <w:r w:rsidRPr="001330C4">
              <w:rPr>
                <w:rFonts w:cs="Lucida Sans"/>
                <w:color w:val="4A4A49"/>
                <w:sz w:val="15"/>
                <w:szCs w:val="15"/>
                <w:lang w:eastAsia="en-US"/>
              </w:rPr>
              <w:t>Boekbespreking (max. 1000 woorden)</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6B6BAE27" w14:textId="77777777" w:rsidR="009670FB" w:rsidRPr="001330C4" w:rsidRDefault="009670FB" w:rsidP="00B94C91">
            <w:pPr>
              <w:rPr>
                <w:rFonts w:cs="Lucida Sans"/>
                <w:color w:val="4A4A49"/>
                <w:sz w:val="15"/>
                <w:szCs w:val="15"/>
                <w:lang w:eastAsia="en-US"/>
              </w:rPr>
            </w:pPr>
          </w:p>
        </w:tc>
      </w:tr>
      <w:tr w:rsidR="009670FB" w:rsidRPr="001330C4" w14:paraId="2F00FB5A"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64085B39" w14:textId="77777777" w:rsidR="009670FB" w:rsidRPr="001330C4" w:rsidRDefault="009670FB" w:rsidP="00B94C91">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2FA0818F" w14:textId="77777777" w:rsidR="009670FB" w:rsidRPr="001330C4" w:rsidRDefault="009670FB" w:rsidP="00B94C91">
            <w:pPr>
              <w:rPr>
                <w:rFonts w:cs="Lucida Sans"/>
                <w:color w:val="4A4A49"/>
                <w:sz w:val="15"/>
                <w:szCs w:val="15"/>
                <w:lang w:eastAsia="en-US"/>
              </w:rPr>
            </w:pPr>
            <w:r w:rsidRPr="001330C4">
              <w:rPr>
                <w:rFonts w:cs="Lucida Sans"/>
                <w:color w:val="4A4A49"/>
                <w:sz w:val="15"/>
                <w:szCs w:val="15"/>
                <w:lang w:eastAsia="en-US"/>
              </w:rPr>
              <w:t xml:space="preserve">Overige rubriek (max. 1000 woorden), nl.: </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3B971B59" w14:textId="77777777" w:rsidR="009670FB" w:rsidRPr="001330C4" w:rsidRDefault="009670FB" w:rsidP="00B94C91">
            <w:pPr>
              <w:rPr>
                <w:rFonts w:cs="Lucida Sans"/>
                <w:color w:val="4A4A49"/>
                <w:sz w:val="15"/>
                <w:szCs w:val="15"/>
                <w:lang w:eastAsia="en-US"/>
              </w:rPr>
            </w:pPr>
          </w:p>
        </w:tc>
      </w:tr>
      <w:tr w:rsidR="009670FB" w:rsidRPr="001330C4" w14:paraId="30446DCD"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53B77340" w14:textId="77777777" w:rsidR="009670FB" w:rsidRPr="001330C4" w:rsidRDefault="009670FB" w:rsidP="00B94C91">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3FCD49FF" w14:textId="77777777" w:rsidR="009670FB" w:rsidRPr="001330C4" w:rsidRDefault="009670FB" w:rsidP="00B94C91">
            <w:pPr>
              <w:rPr>
                <w:rFonts w:cs="Lucida Sans"/>
                <w:color w:val="4A4A49"/>
                <w:sz w:val="15"/>
                <w:szCs w:val="15"/>
                <w:lang w:eastAsia="en-US"/>
              </w:rPr>
            </w:pP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419C9D1E" w14:textId="77777777" w:rsidR="009670FB" w:rsidRPr="001330C4" w:rsidRDefault="009670FB" w:rsidP="00B94C91">
            <w:pPr>
              <w:rPr>
                <w:rFonts w:cs="Lucida Sans"/>
                <w:color w:val="4A4A49"/>
                <w:sz w:val="15"/>
                <w:szCs w:val="15"/>
                <w:lang w:eastAsia="en-US"/>
              </w:rPr>
            </w:pPr>
          </w:p>
        </w:tc>
      </w:tr>
      <w:tr w:rsidR="009670FB" w:rsidRPr="001330C4" w14:paraId="04C29769"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4C352C83" w14:textId="77777777" w:rsidR="009670FB" w:rsidRPr="001330C4" w:rsidRDefault="009670FB" w:rsidP="00B94C91">
            <w:pPr>
              <w:rPr>
                <w:rFonts w:cs="Lucida Sans"/>
                <w:color w:val="4A4A49"/>
                <w:sz w:val="15"/>
                <w:szCs w:val="15"/>
                <w:lang w:eastAsia="en-US"/>
              </w:rPr>
            </w:pPr>
            <w:r w:rsidRPr="001330C4">
              <w:rPr>
                <w:rFonts w:cs="Lucida Sans"/>
                <w:color w:val="4A4A49"/>
                <w:sz w:val="15"/>
                <w:szCs w:val="15"/>
                <w:lang w:eastAsia="en-US"/>
              </w:rPr>
              <w:t>Algemeen</w:t>
            </w: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2EF96BAB" w14:textId="77777777" w:rsidR="009670FB" w:rsidRPr="001330C4" w:rsidRDefault="00BF7FD5" w:rsidP="00B94C91">
            <w:pPr>
              <w:rPr>
                <w:rFonts w:cs="Lucida Sans"/>
                <w:color w:val="4A4A49"/>
                <w:sz w:val="15"/>
                <w:szCs w:val="15"/>
                <w:lang w:eastAsia="en-US"/>
              </w:rPr>
            </w:pPr>
            <w:r w:rsidRPr="001330C4">
              <w:rPr>
                <w:rFonts w:cs="Lucida Sans"/>
                <w:color w:val="4A4A49"/>
                <w:sz w:val="15"/>
                <w:szCs w:val="15"/>
                <w:lang w:eastAsia="en-US"/>
              </w:rPr>
              <w:t>Hebben alle medeauteurs hun goedkeuring aan het manuscript gegeven?</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31A43CF0" w14:textId="77777777" w:rsidR="009670FB" w:rsidRPr="001330C4" w:rsidRDefault="009670FB" w:rsidP="00B94C91">
            <w:pPr>
              <w:rPr>
                <w:rFonts w:cs="Lucida Sans"/>
                <w:color w:val="4A4A49"/>
                <w:sz w:val="15"/>
                <w:szCs w:val="15"/>
                <w:lang w:eastAsia="en-US"/>
              </w:rPr>
            </w:pPr>
          </w:p>
        </w:tc>
      </w:tr>
      <w:tr w:rsidR="00BF7FD5" w:rsidRPr="001330C4" w14:paraId="2BA539BD"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383750EA" w14:textId="77777777" w:rsidR="00BF7FD5" w:rsidRPr="001330C4" w:rsidRDefault="00BF7FD5" w:rsidP="00BF7FD5">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3D27FC92"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Spaties OK (geen dubbele)?</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42114588" w14:textId="77777777" w:rsidR="00BF7FD5" w:rsidRPr="001330C4" w:rsidRDefault="00BF7FD5" w:rsidP="00BF7FD5">
            <w:pPr>
              <w:rPr>
                <w:rFonts w:cs="Lucida Sans"/>
                <w:color w:val="4A4A49"/>
                <w:sz w:val="15"/>
                <w:szCs w:val="15"/>
                <w:lang w:eastAsia="en-US"/>
              </w:rPr>
            </w:pPr>
          </w:p>
        </w:tc>
      </w:tr>
      <w:tr w:rsidR="00BF7FD5" w:rsidRPr="001330C4" w14:paraId="6E2ADABA"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7CA4DE80" w14:textId="77777777" w:rsidR="00BF7FD5" w:rsidRPr="001330C4" w:rsidRDefault="00BF7FD5" w:rsidP="00BF7FD5">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5BF8C258"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Omvang OK (niet meer dan het toegestane aantal woorden voor de publicatievorm)</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71448EE5" w14:textId="77777777" w:rsidR="00BF7FD5" w:rsidRPr="001330C4" w:rsidRDefault="00BF7FD5" w:rsidP="00BF7FD5">
            <w:pPr>
              <w:rPr>
                <w:rFonts w:cs="Lucida Sans"/>
                <w:color w:val="4A4A49"/>
                <w:sz w:val="15"/>
                <w:szCs w:val="15"/>
                <w:lang w:eastAsia="en-US"/>
              </w:rPr>
            </w:pPr>
          </w:p>
        </w:tc>
      </w:tr>
      <w:tr w:rsidR="00BF7FD5" w:rsidRPr="001330C4" w14:paraId="004897F7"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7D16155E" w14:textId="77777777" w:rsidR="00BF7FD5" w:rsidRPr="001330C4" w:rsidRDefault="00BF7FD5" w:rsidP="00BF7FD5">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533EA478"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Auteursinformatie aanwezig (voor en achterin)?</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25386A09" w14:textId="77777777" w:rsidR="00BF7FD5" w:rsidRPr="001330C4" w:rsidRDefault="00BF7FD5" w:rsidP="00BF7FD5">
            <w:pPr>
              <w:rPr>
                <w:rFonts w:cs="Lucida Sans"/>
                <w:color w:val="4A4A49"/>
                <w:sz w:val="15"/>
                <w:szCs w:val="15"/>
                <w:lang w:eastAsia="en-US"/>
              </w:rPr>
            </w:pPr>
          </w:p>
        </w:tc>
      </w:tr>
      <w:tr w:rsidR="00BF7FD5" w:rsidRPr="001330C4" w14:paraId="5DCF1330"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7BFA9726" w14:textId="77777777" w:rsidR="00BF7FD5" w:rsidRPr="001330C4" w:rsidRDefault="00BF7FD5" w:rsidP="00BF7FD5">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57858464"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Spelling en spellingscontrole OK?</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3834D4A8" w14:textId="77777777" w:rsidR="00BF7FD5" w:rsidRPr="001330C4" w:rsidRDefault="00BF7FD5" w:rsidP="00BF7FD5">
            <w:pPr>
              <w:rPr>
                <w:rFonts w:cs="Lucida Sans"/>
                <w:color w:val="4A4A49"/>
                <w:sz w:val="15"/>
                <w:szCs w:val="15"/>
                <w:lang w:eastAsia="en-US"/>
              </w:rPr>
            </w:pPr>
          </w:p>
        </w:tc>
      </w:tr>
      <w:tr w:rsidR="00BF7FD5" w:rsidRPr="001330C4" w14:paraId="16D949B8"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6C1FF053" w14:textId="77777777" w:rsidR="00BF7FD5" w:rsidRPr="001330C4" w:rsidRDefault="00BF7FD5" w:rsidP="00BF7FD5">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2053A2D4"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Geen afkortingen als bijv. , i.p.v.?</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439A7076" w14:textId="77777777" w:rsidR="00BF7FD5" w:rsidRPr="001330C4" w:rsidRDefault="00BF7FD5" w:rsidP="00BF7FD5">
            <w:pPr>
              <w:rPr>
                <w:rFonts w:cs="Lucida Sans"/>
                <w:color w:val="4A4A49"/>
                <w:sz w:val="15"/>
                <w:szCs w:val="15"/>
                <w:lang w:eastAsia="en-US"/>
              </w:rPr>
            </w:pPr>
          </w:p>
        </w:tc>
      </w:tr>
      <w:tr w:rsidR="00BF7FD5" w:rsidRPr="001330C4" w14:paraId="773B663A"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28EDCC12" w14:textId="77777777" w:rsidR="00BF7FD5" w:rsidRPr="001330C4" w:rsidRDefault="00BF7FD5" w:rsidP="00BF7FD5">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45BA992B"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Paragraafkoppen OK (geen nummering)?</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2292DD2A" w14:textId="77777777" w:rsidR="00BF7FD5" w:rsidRPr="001330C4" w:rsidRDefault="00BF7FD5" w:rsidP="00BF7FD5">
            <w:pPr>
              <w:rPr>
                <w:rFonts w:cs="Lucida Sans"/>
                <w:color w:val="4A4A49"/>
                <w:sz w:val="15"/>
                <w:szCs w:val="15"/>
                <w:lang w:eastAsia="en-US"/>
              </w:rPr>
            </w:pPr>
          </w:p>
        </w:tc>
      </w:tr>
      <w:tr w:rsidR="00BF7FD5" w:rsidRPr="001330C4" w14:paraId="3F135441"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3CCDB455" w14:textId="77777777" w:rsidR="00BF7FD5" w:rsidRPr="001330C4" w:rsidRDefault="00BF7FD5" w:rsidP="00BF7FD5">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3A8C050F"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Engelse titel en samenvatting voor artikelen, essays, extended abstracts en software</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28AAE4AC" w14:textId="77777777" w:rsidR="00BF7FD5" w:rsidRPr="001330C4" w:rsidRDefault="00BF7FD5" w:rsidP="00BF7FD5">
            <w:pPr>
              <w:rPr>
                <w:rFonts w:cs="Lucida Sans"/>
                <w:color w:val="4A4A49"/>
                <w:sz w:val="15"/>
                <w:szCs w:val="15"/>
                <w:lang w:eastAsia="en-US"/>
              </w:rPr>
            </w:pPr>
          </w:p>
        </w:tc>
      </w:tr>
      <w:tr w:rsidR="00BF7FD5" w:rsidRPr="001330C4" w14:paraId="59FB9987"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63941D2C" w14:textId="77777777" w:rsidR="00BF7FD5" w:rsidRPr="001330C4" w:rsidRDefault="00BF7FD5" w:rsidP="00BF7FD5">
            <w:pPr>
              <w:rPr>
                <w:rFonts w:cs="Lucida Sans"/>
                <w:color w:val="4A4A49"/>
                <w:sz w:val="15"/>
                <w:szCs w:val="15"/>
                <w:lang w:eastAsia="en-US"/>
              </w:rPr>
            </w:pP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44301FD7" w14:textId="77777777" w:rsidR="00BF7FD5" w:rsidRPr="001330C4" w:rsidRDefault="00BF7FD5" w:rsidP="00BF7FD5">
            <w:pPr>
              <w:rPr>
                <w:rFonts w:cs="Lucida Sans"/>
                <w:color w:val="4A4A49"/>
                <w:sz w:val="15"/>
                <w:szCs w:val="15"/>
                <w:lang w:eastAsia="en-US"/>
              </w:rPr>
            </w:pP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05424271" w14:textId="77777777" w:rsidR="00BF7FD5" w:rsidRPr="001330C4" w:rsidRDefault="00BF7FD5" w:rsidP="00BF7FD5">
            <w:pPr>
              <w:rPr>
                <w:rFonts w:cs="Lucida Sans"/>
                <w:color w:val="4A4A49"/>
                <w:sz w:val="15"/>
                <w:szCs w:val="15"/>
                <w:lang w:eastAsia="en-US"/>
              </w:rPr>
            </w:pPr>
          </w:p>
        </w:tc>
      </w:tr>
      <w:tr w:rsidR="00BF7FD5" w:rsidRPr="001330C4" w14:paraId="45F7C327" w14:textId="77777777" w:rsidTr="00B94C91">
        <w:trPr>
          <w:trHeight w:val="255"/>
        </w:trPr>
        <w:tc>
          <w:tcPr>
            <w:tcW w:w="2065" w:type="dxa"/>
            <w:tcBorders>
              <w:top w:val="single" w:sz="8" w:space="0" w:color="auto"/>
              <w:left w:val="single" w:sz="8" w:space="0" w:color="auto"/>
              <w:bottom w:val="single" w:sz="8" w:space="0" w:color="auto"/>
              <w:right w:val="single" w:sz="8" w:space="0" w:color="auto"/>
            </w:tcBorders>
          </w:tcPr>
          <w:p w14:paraId="243DBDE4"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Figuren en tabellen</w:t>
            </w:r>
          </w:p>
        </w:tc>
        <w:tc>
          <w:tcPr>
            <w:tcW w:w="5040"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tcPr>
          <w:p w14:paraId="6FAA923E"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Verwijzingen in de tekst OK?</w:t>
            </w:r>
          </w:p>
        </w:tc>
        <w:tc>
          <w:tcPr>
            <w:tcW w:w="78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tcPr>
          <w:p w14:paraId="7DB93A1F" w14:textId="77777777" w:rsidR="00BF7FD5" w:rsidRPr="001330C4" w:rsidRDefault="00BF7FD5" w:rsidP="00BF7FD5">
            <w:pPr>
              <w:rPr>
                <w:rFonts w:cs="Lucida Sans"/>
                <w:color w:val="4A4A49"/>
                <w:sz w:val="15"/>
                <w:szCs w:val="15"/>
                <w:lang w:eastAsia="en-US"/>
              </w:rPr>
            </w:pPr>
          </w:p>
        </w:tc>
      </w:tr>
      <w:tr w:rsidR="00BF7FD5" w:rsidRPr="001330C4" w14:paraId="4A11859E" w14:textId="77777777" w:rsidTr="00B94C91">
        <w:trPr>
          <w:trHeight w:val="255"/>
        </w:trPr>
        <w:tc>
          <w:tcPr>
            <w:tcW w:w="2065" w:type="dxa"/>
            <w:tcBorders>
              <w:top w:val="nil"/>
              <w:left w:val="single" w:sz="8" w:space="0" w:color="auto"/>
              <w:bottom w:val="single" w:sz="8" w:space="0" w:color="auto"/>
              <w:right w:val="single" w:sz="8" w:space="0" w:color="auto"/>
            </w:tcBorders>
          </w:tcPr>
          <w:p w14:paraId="4D068DCD" w14:textId="77777777" w:rsidR="00BF7FD5" w:rsidRPr="001330C4" w:rsidRDefault="00BF7FD5" w:rsidP="00BF7FD5">
            <w:pPr>
              <w:rPr>
                <w:rFonts w:cs="Lucida Sans"/>
                <w:color w:val="4A4A49"/>
                <w:sz w:val="15"/>
                <w:szCs w:val="15"/>
                <w:lang w:eastAsia="en-US"/>
              </w:rPr>
            </w:pPr>
          </w:p>
        </w:tc>
        <w:tc>
          <w:tcPr>
            <w:tcW w:w="5040"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tcPr>
          <w:p w14:paraId="0F7ADB20" w14:textId="33453362"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Staat overal ‘</w:t>
            </w:r>
            <w:r w:rsidR="00BE39B6">
              <w:rPr>
                <w:rFonts w:cs="Lucida Sans"/>
                <w:color w:val="4A4A49"/>
                <w:sz w:val="15"/>
                <w:szCs w:val="15"/>
                <w:lang w:eastAsia="en-US"/>
              </w:rPr>
              <w:t xml:space="preserve">afbeelding </w:t>
            </w:r>
            <w:r w:rsidRPr="001330C4">
              <w:rPr>
                <w:rFonts w:cs="Lucida Sans"/>
                <w:color w:val="4A4A49"/>
                <w:sz w:val="15"/>
                <w:szCs w:val="15"/>
                <w:lang w:eastAsia="en-US"/>
              </w:rPr>
              <w:t>’ in plaats van ‘figuur’?</w:t>
            </w:r>
          </w:p>
        </w:tc>
        <w:tc>
          <w:tcPr>
            <w:tcW w:w="785" w:type="dxa"/>
            <w:tcBorders>
              <w:top w:val="nil"/>
              <w:left w:val="nil"/>
              <w:bottom w:val="single" w:sz="8" w:space="0" w:color="auto"/>
              <w:right w:val="single" w:sz="8" w:space="0" w:color="auto"/>
            </w:tcBorders>
            <w:noWrap/>
            <w:tcMar>
              <w:top w:w="0" w:type="dxa"/>
              <w:left w:w="70" w:type="dxa"/>
              <w:bottom w:w="0" w:type="dxa"/>
              <w:right w:w="70" w:type="dxa"/>
            </w:tcMar>
            <w:vAlign w:val="bottom"/>
          </w:tcPr>
          <w:p w14:paraId="77351272" w14:textId="77777777" w:rsidR="00BF7FD5" w:rsidRPr="001330C4" w:rsidRDefault="00BF7FD5" w:rsidP="00BF7FD5">
            <w:pPr>
              <w:rPr>
                <w:rFonts w:cs="Lucida Sans"/>
                <w:color w:val="4A4A49"/>
                <w:sz w:val="15"/>
                <w:szCs w:val="15"/>
                <w:lang w:eastAsia="en-US"/>
              </w:rPr>
            </w:pPr>
          </w:p>
        </w:tc>
      </w:tr>
      <w:tr w:rsidR="00BF7FD5" w:rsidRPr="001330C4" w14:paraId="46AC43A6" w14:textId="77777777" w:rsidTr="00B94C91">
        <w:trPr>
          <w:trHeight w:val="255"/>
        </w:trPr>
        <w:tc>
          <w:tcPr>
            <w:tcW w:w="2065" w:type="dxa"/>
            <w:tcBorders>
              <w:top w:val="nil"/>
              <w:left w:val="single" w:sz="8" w:space="0" w:color="auto"/>
              <w:bottom w:val="single" w:sz="8" w:space="0" w:color="auto"/>
              <w:right w:val="single" w:sz="8" w:space="0" w:color="auto"/>
            </w:tcBorders>
          </w:tcPr>
          <w:p w14:paraId="1D3FCEF3" w14:textId="77777777" w:rsidR="00BF7FD5" w:rsidRPr="001330C4" w:rsidRDefault="00BF7FD5" w:rsidP="00BF7FD5">
            <w:pPr>
              <w:rPr>
                <w:rFonts w:cs="Lucida Sans"/>
                <w:color w:val="4A4A49"/>
                <w:sz w:val="15"/>
                <w:szCs w:val="15"/>
                <w:lang w:eastAsia="en-US"/>
              </w:rPr>
            </w:pPr>
          </w:p>
        </w:tc>
        <w:tc>
          <w:tcPr>
            <w:tcW w:w="5040" w:type="dxa"/>
            <w:tcBorders>
              <w:top w:val="nil"/>
              <w:left w:val="single" w:sz="8" w:space="0" w:color="auto"/>
              <w:bottom w:val="single" w:sz="8" w:space="0" w:color="auto"/>
              <w:right w:val="single" w:sz="8" w:space="0" w:color="auto"/>
            </w:tcBorders>
            <w:noWrap/>
            <w:vAlign w:val="bottom"/>
          </w:tcPr>
          <w:p w14:paraId="33F2FDDF"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 xml:space="preserve"> Kwaliteit en leesbaarheid OK?</w:t>
            </w:r>
          </w:p>
        </w:tc>
        <w:tc>
          <w:tcPr>
            <w:tcW w:w="785" w:type="dxa"/>
            <w:tcBorders>
              <w:top w:val="nil"/>
              <w:left w:val="nil"/>
              <w:bottom w:val="single" w:sz="8" w:space="0" w:color="auto"/>
              <w:right w:val="single" w:sz="8" w:space="0" w:color="auto"/>
            </w:tcBorders>
            <w:noWrap/>
            <w:vAlign w:val="bottom"/>
          </w:tcPr>
          <w:p w14:paraId="0C021354" w14:textId="77777777" w:rsidR="00BF7FD5" w:rsidRPr="001330C4" w:rsidRDefault="00BF7FD5" w:rsidP="00BF7FD5">
            <w:pPr>
              <w:rPr>
                <w:rFonts w:cs="Lucida Sans"/>
                <w:color w:val="4A4A49"/>
                <w:sz w:val="15"/>
                <w:szCs w:val="15"/>
                <w:lang w:eastAsia="en-US"/>
              </w:rPr>
            </w:pPr>
          </w:p>
        </w:tc>
      </w:tr>
      <w:tr w:rsidR="00BF7FD5" w:rsidRPr="001330C4" w14:paraId="7BCFFAF1" w14:textId="77777777" w:rsidTr="00B94C91">
        <w:trPr>
          <w:trHeight w:val="255"/>
        </w:trPr>
        <w:tc>
          <w:tcPr>
            <w:tcW w:w="2065" w:type="dxa"/>
            <w:tcBorders>
              <w:top w:val="nil"/>
              <w:left w:val="single" w:sz="8" w:space="0" w:color="auto"/>
              <w:bottom w:val="single" w:sz="8" w:space="0" w:color="auto"/>
              <w:right w:val="single" w:sz="8" w:space="0" w:color="auto"/>
            </w:tcBorders>
          </w:tcPr>
          <w:p w14:paraId="59AC11BE" w14:textId="77777777" w:rsidR="00BF7FD5" w:rsidRPr="001330C4" w:rsidRDefault="00BF7FD5" w:rsidP="00BF7FD5">
            <w:pPr>
              <w:rPr>
                <w:rFonts w:cs="Lucida Sans"/>
                <w:color w:val="4A4A49"/>
                <w:sz w:val="15"/>
                <w:szCs w:val="15"/>
                <w:lang w:eastAsia="en-US"/>
              </w:rPr>
            </w:pPr>
          </w:p>
        </w:tc>
        <w:tc>
          <w:tcPr>
            <w:tcW w:w="5040"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tcPr>
          <w:p w14:paraId="39318914"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Titels OK en zelfstandig te begrijpen?</w:t>
            </w:r>
          </w:p>
        </w:tc>
        <w:tc>
          <w:tcPr>
            <w:tcW w:w="785" w:type="dxa"/>
            <w:tcBorders>
              <w:top w:val="nil"/>
              <w:left w:val="nil"/>
              <w:bottom w:val="single" w:sz="8" w:space="0" w:color="auto"/>
              <w:right w:val="single" w:sz="8" w:space="0" w:color="auto"/>
            </w:tcBorders>
            <w:noWrap/>
            <w:tcMar>
              <w:top w:w="0" w:type="dxa"/>
              <w:left w:w="70" w:type="dxa"/>
              <w:bottom w:w="0" w:type="dxa"/>
              <w:right w:w="70" w:type="dxa"/>
            </w:tcMar>
            <w:vAlign w:val="bottom"/>
          </w:tcPr>
          <w:p w14:paraId="3C64A30D" w14:textId="77777777" w:rsidR="00BF7FD5" w:rsidRPr="001330C4" w:rsidRDefault="00BF7FD5" w:rsidP="00BF7FD5">
            <w:pPr>
              <w:rPr>
                <w:rFonts w:cs="Lucida Sans"/>
                <w:color w:val="4A4A49"/>
                <w:sz w:val="15"/>
                <w:szCs w:val="15"/>
                <w:lang w:eastAsia="en-US"/>
              </w:rPr>
            </w:pPr>
          </w:p>
        </w:tc>
      </w:tr>
      <w:tr w:rsidR="00BF7FD5" w:rsidRPr="001330C4" w14:paraId="149EB197" w14:textId="77777777" w:rsidTr="00B94C91">
        <w:trPr>
          <w:trHeight w:val="255"/>
        </w:trPr>
        <w:tc>
          <w:tcPr>
            <w:tcW w:w="2065" w:type="dxa"/>
            <w:tcBorders>
              <w:top w:val="nil"/>
              <w:left w:val="single" w:sz="8" w:space="0" w:color="auto"/>
              <w:bottom w:val="single" w:sz="8" w:space="0" w:color="auto"/>
              <w:right w:val="single" w:sz="8" w:space="0" w:color="auto"/>
            </w:tcBorders>
          </w:tcPr>
          <w:p w14:paraId="74DAEBDB" w14:textId="77777777" w:rsidR="00BF7FD5" w:rsidRPr="001330C4" w:rsidRDefault="00BF7FD5" w:rsidP="00BF7FD5">
            <w:pPr>
              <w:rPr>
                <w:rFonts w:cs="Lucida Sans"/>
                <w:color w:val="4A4A49"/>
                <w:sz w:val="15"/>
                <w:szCs w:val="15"/>
                <w:lang w:eastAsia="en-US"/>
              </w:rPr>
            </w:pPr>
          </w:p>
        </w:tc>
        <w:tc>
          <w:tcPr>
            <w:tcW w:w="5040"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tcPr>
          <w:p w14:paraId="0D971797" w14:textId="77777777" w:rsidR="00BF7FD5" w:rsidRPr="001330C4" w:rsidRDefault="00BF7FD5" w:rsidP="00BF7FD5">
            <w:pPr>
              <w:rPr>
                <w:rFonts w:cs="Lucida Sans"/>
                <w:color w:val="4A4A49"/>
                <w:sz w:val="15"/>
                <w:szCs w:val="15"/>
                <w:lang w:eastAsia="en-US"/>
              </w:rPr>
            </w:pPr>
          </w:p>
        </w:tc>
        <w:tc>
          <w:tcPr>
            <w:tcW w:w="785" w:type="dxa"/>
            <w:tcBorders>
              <w:top w:val="nil"/>
              <w:left w:val="nil"/>
              <w:bottom w:val="single" w:sz="8" w:space="0" w:color="auto"/>
              <w:right w:val="single" w:sz="8" w:space="0" w:color="auto"/>
            </w:tcBorders>
            <w:noWrap/>
            <w:tcMar>
              <w:top w:w="0" w:type="dxa"/>
              <w:left w:w="70" w:type="dxa"/>
              <w:bottom w:w="0" w:type="dxa"/>
              <w:right w:w="70" w:type="dxa"/>
            </w:tcMar>
            <w:vAlign w:val="bottom"/>
          </w:tcPr>
          <w:p w14:paraId="7870A609" w14:textId="77777777" w:rsidR="00BF7FD5" w:rsidRPr="001330C4" w:rsidRDefault="00BF7FD5" w:rsidP="00BF7FD5">
            <w:pPr>
              <w:rPr>
                <w:rFonts w:cs="Lucida Sans"/>
                <w:color w:val="4A4A49"/>
                <w:sz w:val="15"/>
                <w:szCs w:val="15"/>
                <w:lang w:eastAsia="en-US"/>
              </w:rPr>
            </w:pPr>
          </w:p>
        </w:tc>
      </w:tr>
      <w:tr w:rsidR="00BF7FD5" w:rsidRPr="001330C4" w14:paraId="5446EAB4" w14:textId="77777777" w:rsidTr="00B94C91">
        <w:trPr>
          <w:trHeight w:val="255"/>
        </w:trPr>
        <w:tc>
          <w:tcPr>
            <w:tcW w:w="2065" w:type="dxa"/>
            <w:tcBorders>
              <w:top w:val="nil"/>
              <w:left w:val="single" w:sz="8" w:space="0" w:color="auto"/>
              <w:bottom w:val="single" w:sz="8" w:space="0" w:color="auto"/>
              <w:right w:val="single" w:sz="8" w:space="0" w:color="auto"/>
            </w:tcBorders>
          </w:tcPr>
          <w:p w14:paraId="270FAD52"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Formules</w:t>
            </w:r>
          </w:p>
        </w:tc>
        <w:tc>
          <w:tcPr>
            <w:tcW w:w="5040"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tcPr>
          <w:p w14:paraId="1F78F6DC"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Format OK?</w:t>
            </w:r>
          </w:p>
        </w:tc>
        <w:tc>
          <w:tcPr>
            <w:tcW w:w="785" w:type="dxa"/>
            <w:tcBorders>
              <w:top w:val="nil"/>
              <w:left w:val="nil"/>
              <w:bottom w:val="single" w:sz="8" w:space="0" w:color="auto"/>
              <w:right w:val="single" w:sz="8" w:space="0" w:color="auto"/>
            </w:tcBorders>
            <w:noWrap/>
            <w:tcMar>
              <w:top w:w="0" w:type="dxa"/>
              <w:left w:w="70" w:type="dxa"/>
              <w:bottom w:w="0" w:type="dxa"/>
              <w:right w:w="70" w:type="dxa"/>
            </w:tcMar>
            <w:vAlign w:val="bottom"/>
          </w:tcPr>
          <w:p w14:paraId="7EA3281D" w14:textId="77777777" w:rsidR="00BF7FD5" w:rsidRPr="001330C4" w:rsidRDefault="00BF7FD5" w:rsidP="00BF7FD5">
            <w:pPr>
              <w:rPr>
                <w:rFonts w:cs="Lucida Sans"/>
                <w:color w:val="4A4A49"/>
                <w:sz w:val="15"/>
                <w:szCs w:val="15"/>
                <w:lang w:eastAsia="en-US"/>
              </w:rPr>
            </w:pPr>
          </w:p>
        </w:tc>
      </w:tr>
      <w:tr w:rsidR="00BF7FD5" w:rsidRPr="001330C4" w14:paraId="124DB827" w14:textId="77777777" w:rsidTr="00B94C91">
        <w:trPr>
          <w:trHeight w:val="255"/>
        </w:trPr>
        <w:tc>
          <w:tcPr>
            <w:tcW w:w="2065" w:type="dxa"/>
            <w:tcBorders>
              <w:top w:val="nil"/>
              <w:left w:val="single" w:sz="8" w:space="0" w:color="auto"/>
              <w:bottom w:val="single" w:sz="8" w:space="0" w:color="auto"/>
              <w:right w:val="single" w:sz="8" w:space="0" w:color="auto"/>
            </w:tcBorders>
          </w:tcPr>
          <w:p w14:paraId="3FA6D322" w14:textId="77777777" w:rsidR="00BF7FD5" w:rsidRPr="001330C4" w:rsidRDefault="00BF7FD5" w:rsidP="00BF7FD5">
            <w:pPr>
              <w:rPr>
                <w:rFonts w:cs="Lucida Sans"/>
                <w:color w:val="4A4A49"/>
                <w:sz w:val="15"/>
                <w:szCs w:val="15"/>
                <w:lang w:eastAsia="en-US"/>
              </w:rPr>
            </w:pPr>
          </w:p>
        </w:tc>
        <w:tc>
          <w:tcPr>
            <w:tcW w:w="5040"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tcPr>
          <w:p w14:paraId="7DFE8DB9" w14:textId="77777777" w:rsidR="00BF7FD5" w:rsidRPr="001330C4" w:rsidRDefault="00BF7FD5" w:rsidP="00BF7FD5">
            <w:pPr>
              <w:rPr>
                <w:rFonts w:cs="Lucida Sans"/>
                <w:color w:val="4A4A49"/>
                <w:sz w:val="15"/>
                <w:szCs w:val="15"/>
                <w:lang w:eastAsia="en-US"/>
              </w:rPr>
            </w:pPr>
          </w:p>
        </w:tc>
        <w:tc>
          <w:tcPr>
            <w:tcW w:w="785" w:type="dxa"/>
            <w:tcBorders>
              <w:top w:val="nil"/>
              <w:left w:val="nil"/>
              <w:bottom w:val="single" w:sz="8" w:space="0" w:color="auto"/>
              <w:right w:val="single" w:sz="8" w:space="0" w:color="auto"/>
            </w:tcBorders>
            <w:noWrap/>
            <w:tcMar>
              <w:top w:w="0" w:type="dxa"/>
              <w:left w:w="70" w:type="dxa"/>
              <w:bottom w:w="0" w:type="dxa"/>
              <w:right w:w="70" w:type="dxa"/>
            </w:tcMar>
            <w:vAlign w:val="bottom"/>
          </w:tcPr>
          <w:p w14:paraId="298FF243" w14:textId="77777777" w:rsidR="00BF7FD5" w:rsidRPr="001330C4" w:rsidRDefault="00BF7FD5" w:rsidP="00BF7FD5">
            <w:pPr>
              <w:rPr>
                <w:rFonts w:cs="Lucida Sans"/>
                <w:color w:val="4A4A49"/>
                <w:sz w:val="15"/>
                <w:szCs w:val="15"/>
                <w:lang w:eastAsia="en-US"/>
              </w:rPr>
            </w:pPr>
          </w:p>
        </w:tc>
      </w:tr>
      <w:tr w:rsidR="00BF7FD5" w:rsidRPr="001330C4" w14:paraId="6FD6CDC4" w14:textId="77777777" w:rsidTr="00B94C91">
        <w:trPr>
          <w:trHeight w:val="255"/>
        </w:trPr>
        <w:tc>
          <w:tcPr>
            <w:tcW w:w="2065" w:type="dxa"/>
            <w:tcBorders>
              <w:top w:val="nil"/>
              <w:left w:val="single" w:sz="8" w:space="0" w:color="auto"/>
              <w:bottom w:val="single" w:sz="8" w:space="0" w:color="auto"/>
              <w:right w:val="single" w:sz="8" w:space="0" w:color="auto"/>
            </w:tcBorders>
          </w:tcPr>
          <w:p w14:paraId="4A9E7267"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Conclusies</w:t>
            </w:r>
          </w:p>
        </w:tc>
        <w:tc>
          <w:tcPr>
            <w:tcW w:w="5040"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tcPr>
          <w:p w14:paraId="3B97C923"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Kunnen de conclusies van het artikel worden onderbouwd met de resultaten?</w:t>
            </w:r>
          </w:p>
        </w:tc>
        <w:tc>
          <w:tcPr>
            <w:tcW w:w="785" w:type="dxa"/>
            <w:tcBorders>
              <w:top w:val="nil"/>
              <w:left w:val="nil"/>
              <w:bottom w:val="single" w:sz="8" w:space="0" w:color="auto"/>
              <w:right w:val="single" w:sz="8" w:space="0" w:color="auto"/>
            </w:tcBorders>
            <w:noWrap/>
            <w:tcMar>
              <w:top w:w="0" w:type="dxa"/>
              <w:left w:w="70" w:type="dxa"/>
              <w:bottom w:w="0" w:type="dxa"/>
              <w:right w:w="70" w:type="dxa"/>
            </w:tcMar>
            <w:vAlign w:val="bottom"/>
          </w:tcPr>
          <w:p w14:paraId="490C16E3" w14:textId="77777777" w:rsidR="00BF7FD5" w:rsidRPr="001330C4" w:rsidRDefault="00BF7FD5" w:rsidP="00BF7FD5">
            <w:pPr>
              <w:rPr>
                <w:rFonts w:cs="Lucida Sans"/>
                <w:color w:val="4A4A49"/>
                <w:sz w:val="15"/>
                <w:szCs w:val="15"/>
                <w:lang w:eastAsia="en-US"/>
              </w:rPr>
            </w:pPr>
          </w:p>
        </w:tc>
      </w:tr>
      <w:tr w:rsidR="00BF7FD5" w:rsidRPr="001330C4" w14:paraId="5C3E56CA" w14:textId="77777777" w:rsidTr="00B94C91">
        <w:trPr>
          <w:trHeight w:val="255"/>
        </w:trPr>
        <w:tc>
          <w:tcPr>
            <w:tcW w:w="2065" w:type="dxa"/>
            <w:tcBorders>
              <w:top w:val="nil"/>
              <w:left w:val="single" w:sz="8" w:space="0" w:color="auto"/>
              <w:bottom w:val="single" w:sz="8" w:space="0" w:color="auto"/>
              <w:right w:val="single" w:sz="8" w:space="0" w:color="auto"/>
            </w:tcBorders>
          </w:tcPr>
          <w:p w14:paraId="1EA0C719" w14:textId="77777777" w:rsidR="00BF7FD5" w:rsidRPr="001330C4" w:rsidRDefault="00BF7FD5" w:rsidP="00BF7FD5">
            <w:pPr>
              <w:rPr>
                <w:rFonts w:cs="Lucida Sans"/>
                <w:color w:val="4A4A49"/>
                <w:sz w:val="15"/>
                <w:szCs w:val="15"/>
                <w:lang w:eastAsia="en-US"/>
              </w:rPr>
            </w:pPr>
          </w:p>
        </w:tc>
        <w:tc>
          <w:tcPr>
            <w:tcW w:w="5040"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tcPr>
          <w:p w14:paraId="1902DD54" w14:textId="77777777" w:rsidR="00BF7FD5" w:rsidRPr="001330C4" w:rsidRDefault="00BF7FD5" w:rsidP="00BF7FD5">
            <w:pPr>
              <w:rPr>
                <w:rFonts w:cs="Lucida Sans"/>
                <w:color w:val="4A4A49"/>
                <w:sz w:val="15"/>
                <w:szCs w:val="15"/>
                <w:lang w:eastAsia="en-US"/>
              </w:rPr>
            </w:pPr>
          </w:p>
        </w:tc>
        <w:tc>
          <w:tcPr>
            <w:tcW w:w="785" w:type="dxa"/>
            <w:tcBorders>
              <w:top w:val="nil"/>
              <w:left w:val="nil"/>
              <w:bottom w:val="single" w:sz="8" w:space="0" w:color="auto"/>
              <w:right w:val="single" w:sz="8" w:space="0" w:color="auto"/>
            </w:tcBorders>
            <w:noWrap/>
            <w:tcMar>
              <w:top w:w="0" w:type="dxa"/>
              <w:left w:w="70" w:type="dxa"/>
              <w:bottom w:w="0" w:type="dxa"/>
              <w:right w:w="70" w:type="dxa"/>
            </w:tcMar>
            <w:vAlign w:val="bottom"/>
          </w:tcPr>
          <w:p w14:paraId="1DF1B1CA" w14:textId="77777777" w:rsidR="00BF7FD5" w:rsidRPr="001330C4" w:rsidRDefault="00BF7FD5" w:rsidP="00BF7FD5">
            <w:pPr>
              <w:rPr>
                <w:rFonts w:cs="Lucida Sans"/>
                <w:color w:val="4A4A49"/>
                <w:sz w:val="15"/>
                <w:szCs w:val="15"/>
                <w:lang w:eastAsia="en-US"/>
              </w:rPr>
            </w:pPr>
          </w:p>
        </w:tc>
      </w:tr>
      <w:tr w:rsidR="00BF7FD5" w:rsidRPr="001330C4" w14:paraId="20C4FCB4" w14:textId="77777777" w:rsidTr="00B94C91">
        <w:trPr>
          <w:trHeight w:val="255"/>
        </w:trPr>
        <w:tc>
          <w:tcPr>
            <w:tcW w:w="2065" w:type="dxa"/>
            <w:tcBorders>
              <w:top w:val="nil"/>
              <w:left w:val="single" w:sz="8" w:space="0" w:color="auto"/>
              <w:bottom w:val="single" w:sz="8" w:space="0" w:color="auto"/>
              <w:right w:val="single" w:sz="8" w:space="0" w:color="auto"/>
            </w:tcBorders>
          </w:tcPr>
          <w:p w14:paraId="5E947D5D"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Literatuur</w:t>
            </w:r>
          </w:p>
        </w:tc>
        <w:tc>
          <w:tcPr>
            <w:tcW w:w="5040"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tcPr>
          <w:p w14:paraId="019A4DE7" w14:textId="77777777" w:rsidR="00BF7FD5" w:rsidRPr="001330C4" w:rsidRDefault="00BF7FD5" w:rsidP="00BF7FD5">
            <w:pPr>
              <w:rPr>
                <w:rFonts w:cs="Lucida Sans"/>
                <w:color w:val="4A4A49"/>
                <w:sz w:val="15"/>
                <w:szCs w:val="15"/>
                <w:lang w:eastAsia="en-US"/>
              </w:rPr>
            </w:pPr>
            <w:r w:rsidRPr="001330C4">
              <w:rPr>
                <w:rFonts w:cs="Lucida Sans"/>
                <w:color w:val="4A4A49"/>
                <w:sz w:val="15"/>
                <w:szCs w:val="15"/>
                <w:lang w:eastAsia="en-US"/>
              </w:rPr>
              <w:t>Verwijzingen in de tekst OK (staat er ‘e.a.’ en niet ‘et al’)?</w:t>
            </w:r>
          </w:p>
        </w:tc>
        <w:tc>
          <w:tcPr>
            <w:tcW w:w="785" w:type="dxa"/>
            <w:tcBorders>
              <w:top w:val="nil"/>
              <w:left w:val="nil"/>
              <w:bottom w:val="single" w:sz="8" w:space="0" w:color="auto"/>
              <w:right w:val="single" w:sz="8" w:space="0" w:color="auto"/>
            </w:tcBorders>
            <w:noWrap/>
            <w:tcMar>
              <w:top w:w="0" w:type="dxa"/>
              <w:left w:w="70" w:type="dxa"/>
              <w:bottom w:w="0" w:type="dxa"/>
              <w:right w:w="70" w:type="dxa"/>
            </w:tcMar>
            <w:vAlign w:val="bottom"/>
          </w:tcPr>
          <w:p w14:paraId="17AB46BA" w14:textId="77777777" w:rsidR="00BF7FD5" w:rsidRPr="001330C4" w:rsidRDefault="00BF7FD5" w:rsidP="00BF7FD5">
            <w:pPr>
              <w:rPr>
                <w:rFonts w:cs="Lucida Sans"/>
                <w:color w:val="4A4A49"/>
                <w:sz w:val="15"/>
                <w:szCs w:val="15"/>
                <w:lang w:eastAsia="en-US"/>
              </w:rPr>
            </w:pPr>
          </w:p>
        </w:tc>
      </w:tr>
      <w:tr w:rsidR="00BF7FD5" w:rsidRPr="001330C4" w14:paraId="25E8B928" w14:textId="77777777" w:rsidTr="00B94C91">
        <w:trPr>
          <w:trHeight w:val="255"/>
        </w:trPr>
        <w:tc>
          <w:tcPr>
            <w:tcW w:w="2065" w:type="dxa"/>
            <w:tcBorders>
              <w:top w:val="nil"/>
              <w:left w:val="single" w:sz="8" w:space="0" w:color="auto"/>
              <w:bottom w:val="single" w:sz="8" w:space="0" w:color="auto"/>
              <w:right w:val="single" w:sz="8" w:space="0" w:color="auto"/>
            </w:tcBorders>
          </w:tcPr>
          <w:p w14:paraId="401F4E09" w14:textId="77777777" w:rsidR="00BF7FD5" w:rsidRPr="001330C4" w:rsidRDefault="00BF7FD5" w:rsidP="00BF7FD5">
            <w:pPr>
              <w:rPr>
                <w:rFonts w:cs="Lucida Sans"/>
                <w:color w:val="4A4A49"/>
                <w:sz w:val="15"/>
                <w:szCs w:val="15"/>
                <w:lang w:eastAsia="en-US"/>
              </w:rPr>
            </w:pPr>
          </w:p>
        </w:tc>
        <w:tc>
          <w:tcPr>
            <w:tcW w:w="5040"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tcPr>
          <w:p w14:paraId="0C0179CA" w14:textId="77777777" w:rsidR="00BF7FD5" w:rsidRPr="001330C4" w:rsidRDefault="00BF7FD5" w:rsidP="00BF7FD5">
            <w:pPr>
              <w:rPr>
                <w:rFonts w:cs="Lucida Sans"/>
                <w:b/>
                <w:color w:val="4A4A49"/>
                <w:sz w:val="15"/>
                <w:szCs w:val="15"/>
                <w:lang w:eastAsia="en-US"/>
              </w:rPr>
            </w:pPr>
            <w:r w:rsidRPr="001330C4">
              <w:rPr>
                <w:rFonts w:cs="Lucida Sans"/>
                <w:color w:val="4A4A49"/>
                <w:sz w:val="15"/>
                <w:szCs w:val="15"/>
                <w:lang w:eastAsia="en-US"/>
              </w:rPr>
              <w:t>Format literatuurlijst OK?</w:t>
            </w:r>
          </w:p>
        </w:tc>
        <w:tc>
          <w:tcPr>
            <w:tcW w:w="785" w:type="dxa"/>
            <w:tcBorders>
              <w:top w:val="nil"/>
              <w:left w:val="nil"/>
              <w:bottom w:val="single" w:sz="8" w:space="0" w:color="auto"/>
              <w:right w:val="single" w:sz="8" w:space="0" w:color="auto"/>
            </w:tcBorders>
            <w:noWrap/>
            <w:tcMar>
              <w:top w:w="0" w:type="dxa"/>
              <w:left w:w="70" w:type="dxa"/>
              <w:bottom w:w="0" w:type="dxa"/>
              <w:right w:w="70" w:type="dxa"/>
            </w:tcMar>
            <w:vAlign w:val="bottom"/>
          </w:tcPr>
          <w:p w14:paraId="2FA9F354" w14:textId="77777777" w:rsidR="00BF7FD5" w:rsidRPr="001330C4" w:rsidRDefault="00BF7FD5" w:rsidP="00BF7FD5">
            <w:pPr>
              <w:rPr>
                <w:rFonts w:cs="Lucida Sans"/>
                <w:color w:val="4A4A49"/>
                <w:sz w:val="15"/>
                <w:szCs w:val="15"/>
                <w:lang w:eastAsia="en-US"/>
              </w:rPr>
            </w:pPr>
          </w:p>
        </w:tc>
      </w:tr>
    </w:tbl>
    <w:p w14:paraId="6C13ECA0" w14:textId="77777777" w:rsidR="009670FB" w:rsidRPr="001330C4" w:rsidRDefault="009670FB" w:rsidP="009670FB">
      <w:pPr>
        <w:rPr>
          <w:rStyle w:val="TabelTEKSTLucidaSans7pt"/>
          <w:sz w:val="16"/>
          <w:szCs w:val="16"/>
        </w:rPr>
      </w:pPr>
    </w:p>
    <w:p w14:paraId="53699FB3" w14:textId="77777777" w:rsidR="009670FB" w:rsidRPr="001330C4" w:rsidRDefault="009670FB" w:rsidP="009670FB">
      <w:pPr>
        <w:rPr>
          <w:rStyle w:val="TabelTEKSTLucidaSans7pt"/>
          <w:sz w:val="16"/>
          <w:szCs w:val="16"/>
        </w:rPr>
      </w:pPr>
      <w:r w:rsidRPr="001330C4">
        <w:rPr>
          <w:rStyle w:val="TabelTEKSTLucidaSans7pt"/>
          <w:sz w:val="16"/>
          <w:szCs w:val="16"/>
        </w:rPr>
        <w:t>Wanneer u vragen heeft kunt u altijd contact opnemen met de redactie</w:t>
      </w:r>
      <w:r w:rsidRPr="001330C4">
        <w:t xml:space="preserve"> </w:t>
      </w:r>
      <w:r w:rsidRPr="001330C4">
        <w:rPr>
          <w:rStyle w:val="TabelTEKSTLucidaSans7pt"/>
          <w:sz w:val="16"/>
          <w:szCs w:val="16"/>
        </w:rPr>
        <w:t>via stromingen[at]nhv[dot]nu (vervang [dot] voor "." en vervang [at] voor "@").</w:t>
      </w:r>
    </w:p>
    <w:p w14:paraId="16206D52" w14:textId="77777777" w:rsidR="009670FB" w:rsidRPr="001330C4" w:rsidRDefault="009670FB" w:rsidP="009670FB">
      <w:pPr>
        <w:rPr>
          <w:szCs w:val="16"/>
        </w:rPr>
      </w:pPr>
    </w:p>
    <w:p w14:paraId="750EADB7" w14:textId="77777777" w:rsidR="009670FB" w:rsidRPr="001330C4" w:rsidRDefault="009670FB">
      <w:pPr>
        <w:rPr>
          <w:rFonts w:ascii="Times New Roman"/>
        </w:rPr>
        <w:sectPr w:rsidR="009670FB" w:rsidRPr="001330C4">
          <w:pgSz w:w="9640" w:h="13610"/>
          <w:pgMar w:top="840" w:right="0" w:bottom="800" w:left="660" w:header="0" w:footer="611" w:gutter="0"/>
          <w:cols w:space="708"/>
        </w:sectPr>
      </w:pPr>
    </w:p>
    <w:p w14:paraId="4F2B37E5" w14:textId="77777777" w:rsidR="00ED6E6A" w:rsidRPr="001330C4" w:rsidRDefault="000D1670">
      <w:pPr>
        <w:pStyle w:val="BodyText"/>
        <w:spacing w:before="4"/>
        <w:rPr>
          <w:rFonts w:ascii="Times New Roman"/>
        </w:rPr>
      </w:pPr>
      <w:r w:rsidRPr="001330C4">
        <w:rPr>
          <w:noProof/>
        </w:rPr>
        <mc:AlternateContent>
          <mc:Choice Requires="wps">
            <w:drawing>
              <wp:anchor distT="0" distB="0" distL="114300" distR="114300" simplePos="0" relativeHeight="503306816" behindDoc="1" locked="0" layoutInCell="1" allowOverlap="1" wp14:anchorId="29CB2454" wp14:editId="713D6867">
                <wp:simplePos x="0" y="0"/>
                <wp:positionH relativeFrom="page">
                  <wp:posOffset>0</wp:posOffset>
                </wp:positionH>
                <wp:positionV relativeFrom="page">
                  <wp:posOffset>0</wp:posOffset>
                </wp:positionV>
                <wp:extent cx="6120130" cy="8639810"/>
                <wp:effectExtent l="0" t="0" r="0" b="0"/>
                <wp:wrapNone/>
                <wp:docPr id="5808029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0130" cy="8639810"/>
                        </a:xfrm>
                        <a:prstGeom prst="rect">
                          <a:avLst/>
                        </a:prstGeom>
                        <a:solidFill>
                          <a:srgbClr val="A0CBE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4EAA6" id="Rectangle 1" o:spid="_x0000_s1026" style="position:absolute;margin-left:0;margin-top:0;width:481.9pt;height:680.3pt;z-index:-9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" fillcolor="#a0cbee" stroked="f">
                <w10:wrap anchorx="page" anchory="page"/>
              </v:rect>
            </w:pict>
          </mc:Fallback>
        </mc:AlternateContent>
      </w:r>
    </w:p>
    <w:p w14:paraId="480C341E" w14:textId="77777777" w:rsidR="004024E5" w:rsidRPr="001330C4" w:rsidRDefault="004024E5">
      <w:pPr>
        <w:pStyle w:val="BodyText"/>
        <w:spacing w:before="4"/>
        <w:rPr>
          <w:rFonts w:ascii="Times New Roman"/>
        </w:rPr>
      </w:pPr>
    </w:p>
    <w:sectPr w:rsidR="004024E5" w:rsidRPr="001330C4">
      <w:footerReference w:type="even" r:id="rId22"/>
      <w:pgSz w:w="9640" w:h="13610"/>
      <w:pgMar w:top="1280" w:right="0" w:bottom="280" w:left="660" w:header="0" w:footer="0"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6" w:author="David Simpson" w:date="2026-02-11T20:46:00Z" w:initials="DS">
    <w:p w14:paraId="6E9DDF29" w14:textId="77777777" w:rsidR="003C03DB" w:rsidRDefault="003C03DB" w:rsidP="003C03DB">
      <w:pPr>
        <w:pStyle w:val="CommentText"/>
      </w:pPr>
      <w:r>
        <w:rPr>
          <w:rStyle w:val="CommentReference"/>
        </w:rPr>
        <w:annotationRef/>
      </w:r>
      <w:r>
        <w:rPr>
          <w:lang w:val="nl-BE"/>
        </w:rPr>
        <w:t>??</w:t>
      </w:r>
    </w:p>
  </w:comment>
  <w:comment w:id="71" w:author="David Simpson" w:date="2026-02-11T20:55:00Z" w:initials="DS">
    <w:p w14:paraId="4C6E3898" w14:textId="77777777" w:rsidR="002D7AC6" w:rsidRDefault="00141F60" w:rsidP="002D7AC6">
      <w:pPr>
        <w:pStyle w:val="CommentText"/>
      </w:pPr>
      <w:r>
        <w:rPr>
          <w:rStyle w:val="CommentReference"/>
        </w:rPr>
        <w:annotationRef/>
      </w:r>
      <w:r w:rsidR="002D7AC6">
        <w:rPr>
          <w:lang w:val="nl-BE"/>
        </w:rPr>
        <w:t>Moet in de figuur D/(2Kv) niet ND/(2Kv) zijn?</w:t>
      </w:r>
    </w:p>
    <w:p w14:paraId="3B7E0486" w14:textId="77777777" w:rsidR="002D7AC6" w:rsidRDefault="002D7AC6" w:rsidP="002D7AC6">
      <w:pPr>
        <w:pStyle w:val="CommentText"/>
      </w:pPr>
    </w:p>
    <w:p w14:paraId="2E51B1E3" w14:textId="77777777" w:rsidR="002D7AC6" w:rsidRDefault="002D7AC6" w:rsidP="002D7AC6">
      <w:pPr>
        <w:pStyle w:val="CommentText"/>
      </w:pPr>
      <w:r>
        <w:rPr>
          <w:lang w:val="nl-BE"/>
        </w:rPr>
        <w:t>Het zou beter zijn moest de figuur gespiegeld zijn tov de y-as, om dezelfde oriêntatie te hebben als de Ernst figuur.</w:t>
      </w:r>
    </w:p>
  </w:comment>
  <w:comment w:id="135" w:author="David Simpson" w:date="2026-02-11T21:31:00Z" w:initials="DS">
    <w:p w14:paraId="1173869A" w14:textId="77777777" w:rsidR="00FD40F8" w:rsidRDefault="00FD40F8" w:rsidP="00FD40F8">
      <w:pPr>
        <w:pStyle w:val="CommentText"/>
      </w:pPr>
      <w:r>
        <w:rPr>
          <w:rStyle w:val="CommentReference"/>
        </w:rPr>
        <w:annotationRef/>
      </w:r>
      <w:r>
        <w:rPr>
          <w:lang w:val="nl-BE"/>
        </w:rPr>
        <w:t>Weglaten, boven al vermeld</w:t>
      </w:r>
    </w:p>
  </w:comment>
  <w:comment w:id="136" w:author="David Simpson" w:date="2026-02-11T21:31:00Z" w:initials="DS">
    <w:p w14:paraId="2176690D" w14:textId="77777777" w:rsidR="00FD40F8" w:rsidRDefault="00FD40F8" w:rsidP="00FD40F8">
      <w:pPr>
        <w:pStyle w:val="CommentText"/>
      </w:pPr>
      <w:r>
        <w:rPr>
          <w:rStyle w:val="CommentReference"/>
        </w:rPr>
        <w:annotationRef/>
      </w:r>
      <w:r>
        <w:rPr>
          <w:lang w:val="nl-BE"/>
        </w:rPr>
        <w:t>Ik zou dit weglaten, is boven al vermeld</w:t>
      </w:r>
    </w:p>
  </w:comment>
  <w:comment w:id="224" w:author="David Simpson" w:date="2026-02-11T21:42:00Z" w:initials="DS">
    <w:p w14:paraId="57A3B4A0" w14:textId="77777777" w:rsidR="003928DF" w:rsidRDefault="003928DF" w:rsidP="003928DF">
      <w:pPr>
        <w:pStyle w:val="CommentText"/>
      </w:pPr>
      <w:r>
        <w:rPr>
          <w:rStyle w:val="CommentReference"/>
        </w:rPr>
        <w:annotationRef/>
      </w:r>
      <w:r>
        <w:rPr>
          <w:lang w:val="nl-BE"/>
        </w:rPr>
        <w:t>?? Zin herschrijven stel ik voor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9DDF29" w15:done="0"/>
  <w15:commentEx w15:paraId="2E51B1E3" w15:done="0"/>
  <w15:commentEx w15:paraId="1173869A" w15:done="0"/>
  <w15:commentEx w15:paraId="2176690D" w15:done="0"/>
  <w15:commentEx w15:paraId="57A3B4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F6BB87" w16cex:dateUtc="2026-02-11T19:46:00Z"/>
  <w16cex:commentExtensible w16cex:durableId="391899AF" w16cex:dateUtc="2026-02-11T19:55:00Z"/>
  <w16cex:commentExtensible w16cex:durableId="243023E1" w16cex:dateUtc="2026-02-11T20:31:00Z"/>
  <w16cex:commentExtensible w16cex:durableId="228BB3EA" w16cex:dateUtc="2026-02-11T20:31:00Z"/>
  <w16cex:commentExtensible w16cex:durableId="54410454" w16cex:dateUtc="2026-02-11T2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9DDF29" w16cid:durableId="1EF6BB87"/>
  <w16cid:commentId w16cid:paraId="2E51B1E3" w16cid:durableId="391899AF"/>
  <w16cid:commentId w16cid:paraId="1173869A" w16cid:durableId="243023E1"/>
  <w16cid:commentId w16cid:paraId="2176690D" w16cid:durableId="228BB3EA"/>
  <w16cid:commentId w16cid:paraId="57A3B4A0" w16cid:durableId="544104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CA32A" w14:textId="77777777" w:rsidR="00D81842" w:rsidRDefault="00D81842">
      <w:r>
        <w:separator/>
      </w:r>
    </w:p>
  </w:endnote>
  <w:endnote w:type="continuationSeparator" w:id="0">
    <w:p w14:paraId="156A1173" w14:textId="77777777" w:rsidR="00D81842" w:rsidRDefault="00D8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Sans">
    <w:altName w:val="Calibri"/>
    <w:panose1 w:val="020B060203050402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0B926" w14:textId="35A94188" w:rsidR="00ED6E6A" w:rsidRDefault="00FE63EC">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1AA55C80" wp14:editId="07DEDEC1">
              <wp:simplePos x="0" y="0"/>
              <wp:positionH relativeFrom="page">
                <wp:posOffset>3828778</wp:posOffset>
              </wp:positionH>
              <wp:positionV relativeFrom="page">
                <wp:posOffset>8112760</wp:posOffset>
              </wp:positionV>
              <wp:extent cx="1234440" cy="142240"/>
              <wp:effectExtent l="0" t="0" r="10160" b="10160"/>
              <wp:wrapNone/>
              <wp:docPr id="584996629"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4440" cy="142240"/>
                      </a:xfrm>
                      <a:prstGeom prst="rect">
                        <a:avLst/>
                      </a:prstGeom>
                      <a:noFill/>
                      <a:ln>
                        <a:noFill/>
                      </a:ln>
                    </wps:spPr>
                    <wps:txbx>
                      <w:txbxContent>
                        <w:p w14:paraId="5CB3604B" w14:textId="15237223" w:rsidR="00ED6E6A" w:rsidRDefault="00D23D5C">
                          <w:pPr>
                            <w:spacing w:before="23"/>
                            <w:ind w:left="20"/>
                            <w:rPr>
                              <w:rFonts w:ascii="Arial"/>
                              <w:sz w:val="16"/>
                            </w:rPr>
                          </w:pPr>
                          <w:r>
                            <w:rPr>
                              <w:rFonts w:ascii="Arial"/>
                              <w:color w:val="3EA8CA"/>
                              <w:sz w:val="16"/>
                            </w:rPr>
                            <w:t>Stromingen 20</w:t>
                          </w:r>
                          <w:r w:rsidR="00FE63EC">
                            <w:rPr>
                              <w:rFonts w:ascii="Arial"/>
                              <w:color w:val="3EA8CA"/>
                              <w:sz w:val="16"/>
                            </w:rPr>
                            <w:t>26</w:t>
                          </w:r>
                          <w:r>
                            <w:rPr>
                              <w:rFonts w:ascii="Arial"/>
                              <w:color w:val="3EA8CA"/>
                              <w:sz w:val="16"/>
                            </w:rPr>
                            <w:t xml:space="preserve"> (</w:t>
                          </w:r>
                          <w:r w:rsidR="00FE63EC">
                            <w:rPr>
                              <w:rFonts w:ascii="Arial"/>
                              <w:color w:val="3EA8CA"/>
                              <w:sz w:val="16"/>
                            </w:rPr>
                            <w:t>3</w:t>
                          </w:r>
                          <w:r>
                            <w:rPr>
                              <w:rFonts w:ascii="Arial"/>
                              <w:color w:val="3EA8CA"/>
                              <w:sz w:val="16"/>
                            </w:rPr>
                            <w:t xml:space="preserve">2), nr </w:t>
                          </w:r>
                          <w:r w:rsidR="00FE63EC">
                            <w:rPr>
                              <w:rFonts w:ascii="Arial"/>
                              <w:color w:val="3EA8CA"/>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A55C80" id="_x0000_t202" coordsize="21600,21600" o:spt="202" path="m,l,21600r21600,l21600,xe">
              <v:stroke joinstyle="miter"/>
              <v:path gradientshapeok="t" o:connecttype="rect"/>
            </v:shapetype>
            <v:shape id="Text Box 15" o:spid="_x0000_s1030" type="#_x0000_t202" style="position:absolute;margin-left:301.5pt;margin-top:638.8pt;width:97.2pt;height:11.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" filled="f" stroked="f">
              <v:textbox inset="0,0,0,0">
                <w:txbxContent>
                  <w:p w14:paraId="5CB3604B" w14:textId="15237223" w:rsidR="00ED6E6A" w:rsidRDefault="00D23D5C">
                    <w:pPr>
                      <w:spacing w:before="23"/>
                      <w:ind w:left="20"/>
                      <w:rPr>
                        <w:rFonts w:ascii="Arial"/>
                        <w:sz w:val="16"/>
                      </w:rPr>
                    </w:pPr>
                    <w:r>
                      <w:rPr>
                        <w:rFonts w:ascii="Arial"/>
                        <w:color w:val="3EA8CA"/>
                        <w:sz w:val="16"/>
                      </w:rPr>
                      <w:t>Stromingen 20</w:t>
                    </w:r>
                    <w:r w:rsidR="00FE63EC">
                      <w:rPr>
                        <w:rFonts w:ascii="Arial"/>
                        <w:color w:val="3EA8CA"/>
                        <w:sz w:val="16"/>
                      </w:rPr>
                      <w:t>26</w:t>
                    </w:r>
                    <w:r>
                      <w:rPr>
                        <w:rFonts w:ascii="Arial"/>
                        <w:color w:val="3EA8CA"/>
                        <w:sz w:val="16"/>
                      </w:rPr>
                      <w:t xml:space="preserve"> (</w:t>
                    </w:r>
                    <w:r w:rsidR="00FE63EC">
                      <w:rPr>
                        <w:rFonts w:ascii="Arial"/>
                        <w:color w:val="3EA8CA"/>
                        <w:sz w:val="16"/>
                      </w:rPr>
                      <w:t>3</w:t>
                    </w:r>
                    <w:r>
                      <w:rPr>
                        <w:rFonts w:ascii="Arial"/>
                        <w:color w:val="3EA8CA"/>
                        <w:sz w:val="16"/>
                      </w:rPr>
                      <w:t xml:space="preserve">2), </w:t>
                    </w:r>
                    <w:proofErr w:type="spellStart"/>
                    <w:proofErr w:type="gramStart"/>
                    <w:r>
                      <w:rPr>
                        <w:rFonts w:ascii="Arial"/>
                        <w:color w:val="3EA8CA"/>
                        <w:sz w:val="16"/>
                      </w:rPr>
                      <w:t>nr</w:t>
                    </w:r>
                    <w:proofErr w:type="spellEnd"/>
                    <w:r>
                      <w:rPr>
                        <w:rFonts w:ascii="Arial"/>
                        <w:color w:val="3EA8CA"/>
                        <w:sz w:val="16"/>
                      </w:rPr>
                      <w:t xml:space="preserve"> </w:t>
                    </w:r>
                    <w:r w:rsidR="00FE63EC">
                      <w:rPr>
                        <w:rFonts w:ascii="Arial"/>
                        <w:color w:val="3EA8CA"/>
                        <w:sz w:val="16"/>
                      </w:rPr>
                      <w:t>???</w:t>
                    </w:r>
                    <w:proofErr w:type="gramEnd"/>
                  </w:p>
                </w:txbxContent>
              </v:textbox>
              <w10:wrap anchorx="page" anchory="page"/>
            </v:shape>
          </w:pict>
        </mc:Fallback>
      </mc:AlternateContent>
    </w:r>
    <w:r w:rsidR="000D1670">
      <w:rPr>
        <w:noProof/>
      </w:rPr>
      <mc:AlternateContent>
        <mc:Choice Requires="wps">
          <w:drawing>
            <wp:anchor distT="0" distB="0" distL="114300" distR="114300" simplePos="0" relativeHeight="251657216" behindDoc="1" locked="0" layoutInCell="1" allowOverlap="1" wp14:anchorId="692F4C5B" wp14:editId="3943D0AE">
              <wp:simplePos x="0" y="0"/>
              <wp:positionH relativeFrom="page">
                <wp:posOffset>514350</wp:posOffset>
              </wp:positionH>
              <wp:positionV relativeFrom="page">
                <wp:posOffset>8112760</wp:posOffset>
              </wp:positionV>
              <wp:extent cx="163830" cy="142240"/>
              <wp:effectExtent l="0" t="0" r="0" b="0"/>
              <wp:wrapNone/>
              <wp:docPr id="9956815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3830" cy="142240"/>
                      </a:xfrm>
                      <a:prstGeom prst="rect">
                        <a:avLst/>
                      </a:prstGeom>
                      <a:noFill/>
                      <a:ln>
                        <a:noFill/>
                      </a:ln>
                    </wps:spPr>
                    <wps:txbx>
                      <w:txbxContent>
                        <w:p w14:paraId="4B328FC7" w14:textId="77777777" w:rsidR="00ED6E6A" w:rsidRDefault="00D23D5C">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10</w:t>
                          </w:r>
                          <w:r>
                            <w:rPr>
                              <w:color w:val="3EA8CA"/>
                              <w:w w:val="10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2F4C5B" id="Text Box 17" o:spid="_x0000_s1031" type="#_x0000_t202" style="position:absolute;margin-left:40.5pt;margin-top:638.8pt;width:12.9pt;height:1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" filled="f" stroked="f">
              <v:textbox inset="0,0,0,0">
                <w:txbxContent>
                  <w:p w14:paraId="4B328FC7" w14:textId="77777777" w:rsidR="00ED6E6A" w:rsidRDefault="00D23D5C">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10</w:t>
                    </w:r>
                    <w:r>
                      <w:rPr>
                        <w:color w:val="3EA8CA"/>
                        <w:w w:val="10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86667" w14:textId="77777777" w:rsidR="00ED6E6A" w:rsidRDefault="000D1670">
    <w:pPr>
      <w:pStyle w:val="BodyText"/>
      <w:spacing w:line="14" w:lineRule="auto"/>
      <w:rPr>
        <w:sz w:val="20"/>
      </w:rPr>
    </w:pPr>
    <w:r>
      <w:rPr>
        <w:noProof/>
      </w:rPr>
      <mc:AlternateContent>
        <mc:Choice Requires="wps">
          <w:drawing>
            <wp:anchor distT="0" distB="0" distL="114300" distR="114300" simplePos="0" relativeHeight="251656192" behindDoc="1" locked="0" layoutInCell="1" allowOverlap="1" wp14:anchorId="58B161AD" wp14:editId="27FD1945">
              <wp:simplePos x="0" y="0"/>
              <wp:positionH relativeFrom="page">
                <wp:posOffset>5441315</wp:posOffset>
              </wp:positionH>
              <wp:positionV relativeFrom="page">
                <wp:posOffset>8112760</wp:posOffset>
              </wp:positionV>
              <wp:extent cx="163830" cy="142240"/>
              <wp:effectExtent l="0" t="0" r="0" b="0"/>
              <wp:wrapNone/>
              <wp:docPr id="78942563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3830" cy="142240"/>
                      </a:xfrm>
                      <a:prstGeom prst="rect">
                        <a:avLst/>
                      </a:prstGeom>
                      <a:noFill/>
                      <a:ln>
                        <a:noFill/>
                      </a:ln>
                    </wps:spPr>
                    <wps:txbx>
                      <w:txbxContent>
                        <w:p w14:paraId="5CEB18EC" w14:textId="77777777" w:rsidR="00ED6E6A" w:rsidRDefault="00D23D5C">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11</w:t>
                          </w:r>
                          <w:r>
                            <w:rPr>
                              <w:color w:val="3EA8CA"/>
                              <w:w w:val="10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B161AD" id="_x0000_t202" coordsize="21600,21600" o:spt="202" path="m,l,21600r21600,l21600,xe">
              <v:stroke joinstyle="miter"/>
              <v:path gradientshapeok="t" o:connecttype="rect"/>
            </v:shapetype>
            <v:shape id="Text Box 13" o:spid="_x0000_s1032" type="#_x0000_t202" style="position:absolute;margin-left:428.45pt;margin-top:638.8pt;width:12.9pt;height:11.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" filled="f" stroked="f">
              <v:textbox inset="0,0,0,0">
                <w:txbxContent>
                  <w:p w14:paraId="5CEB18EC" w14:textId="77777777" w:rsidR="00ED6E6A" w:rsidRDefault="00D23D5C">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11</w:t>
                    </w:r>
                    <w:r>
                      <w:rPr>
                        <w:color w:val="3EA8CA"/>
                        <w:w w:val="105"/>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3F87C" w14:textId="77777777" w:rsidR="00ED6E6A" w:rsidRDefault="000D1670">
    <w:pPr>
      <w:pStyle w:val="BodyText"/>
      <w:spacing w:line="14" w:lineRule="auto"/>
      <w:rPr>
        <w:sz w:val="2"/>
      </w:rPr>
    </w:pPr>
    <w:r>
      <w:rPr>
        <w:noProof/>
      </w:rPr>
      <mc:AlternateContent>
        <mc:Choice Requires="wps">
          <w:drawing>
            <wp:anchor distT="0" distB="0" distL="114300" distR="114300" simplePos="0" relativeHeight="251659264" behindDoc="1" locked="0" layoutInCell="1" allowOverlap="1" wp14:anchorId="33BF235D" wp14:editId="46BC8292">
              <wp:simplePos x="0" y="0"/>
              <wp:positionH relativeFrom="page">
                <wp:posOffset>0</wp:posOffset>
              </wp:positionH>
              <wp:positionV relativeFrom="page">
                <wp:posOffset>0</wp:posOffset>
              </wp:positionV>
              <wp:extent cx="6120130" cy="8639810"/>
              <wp:effectExtent l="0" t="0" r="0" b="0"/>
              <wp:wrapNone/>
              <wp:docPr id="192714125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0130" cy="8639810"/>
                      </a:xfrm>
                      <a:prstGeom prst="rect">
                        <a:avLst/>
                      </a:prstGeom>
                      <a:solidFill>
                        <a:srgbClr val="A0CBE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5BE525" id="Rectangle 11" o:spid="_x0000_s1026" style="position:absolute;margin-left:0;margin-top:0;width:481.9pt;height:680.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" fillcolor="#a0cbee" stroked="f">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37B3E" w14:textId="77777777" w:rsidR="00D81842" w:rsidRDefault="00D81842">
      <w:r>
        <w:separator/>
      </w:r>
    </w:p>
  </w:footnote>
  <w:footnote w:type="continuationSeparator" w:id="0">
    <w:p w14:paraId="6110FDAA" w14:textId="77777777" w:rsidR="00D81842" w:rsidRDefault="00D818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671E"/>
    <w:multiLevelType w:val="hybridMultilevel"/>
    <w:tmpl w:val="FFFFFFFF"/>
    <w:lvl w:ilvl="0" w:tplc="04130001">
      <w:start w:val="1"/>
      <w:numFmt w:val="bullet"/>
      <w:lvlText w:val=""/>
      <w:lvlJc w:val="left"/>
      <w:pPr>
        <w:ind w:left="1400" w:hanging="360"/>
      </w:pPr>
      <w:rPr>
        <w:rFonts w:ascii="Symbol" w:hAnsi="Symbol" w:hint="default"/>
      </w:rPr>
    </w:lvl>
    <w:lvl w:ilvl="1" w:tplc="04130003" w:tentative="1">
      <w:start w:val="1"/>
      <w:numFmt w:val="bullet"/>
      <w:lvlText w:val="o"/>
      <w:lvlJc w:val="left"/>
      <w:pPr>
        <w:ind w:left="2120" w:hanging="360"/>
      </w:pPr>
      <w:rPr>
        <w:rFonts w:ascii="Courier New" w:hAnsi="Courier New" w:hint="default"/>
      </w:rPr>
    </w:lvl>
    <w:lvl w:ilvl="2" w:tplc="04130005" w:tentative="1">
      <w:start w:val="1"/>
      <w:numFmt w:val="bullet"/>
      <w:lvlText w:val=""/>
      <w:lvlJc w:val="left"/>
      <w:pPr>
        <w:ind w:left="2840" w:hanging="360"/>
      </w:pPr>
      <w:rPr>
        <w:rFonts w:ascii="Wingdings" w:hAnsi="Wingdings" w:hint="default"/>
      </w:rPr>
    </w:lvl>
    <w:lvl w:ilvl="3" w:tplc="04130001" w:tentative="1">
      <w:start w:val="1"/>
      <w:numFmt w:val="bullet"/>
      <w:lvlText w:val=""/>
      <w:lvlJc w:val="left"/>
      <w:pPr>
        <w:ind w:left="3560" w:hanging="360"/>
      </w:pPr>
      <w:rPr>
        <w:rFonts w:ascii="Symbol" w:hAnsi="Symbol" w:hint="default"/>
      </w:rPr>
    </w:lvl>
    <w:lvl w:ilvl="4" w:tplc="04130003" w:tentative="1">
      <w:start w:val="1"/>
      <w:numFmt w:val="bullet"/>
      <w:lvlText w:val="o"/>
      <w:lvlJc w:val="left"/>
      <w:pPr>
        <w:ind w:left="4280" w:hanging="360"/>
      </w:pPr>
      <w:rPr>
        <w:rFonts w:ascii="Courier New" w:hAnsi="Courier New" w:hint="default"/>
      </w:rPr>
    </w:lvl>
    <w:lvl w:ilvl="5" w:tplc="04130005" w:tentative="1">
      <w:start w:val="1"/>
      <w:numFmt w:val="bullet"/>
      <w:lvlText w:val=""/>
      <w:lvlJc w:val="left"/>
      <w:pPr>
        <w:ind w:left="5000" w:hanging="360"/>
      </w:pPr>
      <w:rPr>
        <w:rFonts w:ascii="Wingdings" w:hAnsi="Wingdings" w:hint="default"/>
      </w:rPr>
    </w:lvl>
    <w:lvl w:ilvl="6" w:tplc="04130001" w:tentative="1">
      <w:start w:val="1"/>
      <w:numFmt w:val="bullet"/>
      <w:lvlText w:val=""/>
      <w:lvlJc w:val="left"/>
      <w:pPr>
        <w:ind w:left="5720" w:hanging="360"/>
      </w:pPr>
      <w:rPr>
        <w:rFonts w:ascii="Symbol" w:hAnsi="Symbol" w:hint="default"/>
      </w:rPr>
    </w:lvl>
    <w:lvl w:ilvl="7" w:tplc="04130003" w:tentative="1">
      <w:start w:val="1"/>
      <w:numFmt w:val="bullet"/>
      <w:lvlText w:val="o"/>
      <w:lvlJc w:val="left"/>
      <w:pPr>
        <w:ind w:left="6440" w:hanging="360"/>
      </w:pPr>
      <w:rPr>
        <w:rFonts w:ascii="Courier New" w:hAnsi="Courier New" w:hint="default"/>
      </w:rPr>
    </w:lvl>
    <w:lvl w:ilvl="8" w:tplc="04130005" w:tentative="1">
      <w:start w:val="1"/>
      <w:numFmt w:val="bullet"/>
      <w:lvlText w:val=""/>
      <w:lvlJc w:val="left"/>
      <w:pPr>
        <w:ind w:left="7160" w:hanging="360"/>
      </w:pPr>
      <w:rPr>
        <w:rFonts w:ascii="Wingdings" w:hAnsi="Wingdings" w:hint="default"/>
      </w:rPr>
    </w:lvl>
  </w:abstractNum>
  <w:abstractNum w:abstractNumId="1" w15:restartNumberingAfterBreak="0">
    <w:nsid w:val="0CA84B6F"/>
    <w:multiLevelType w:val="hybridMultilevel"/>
    <w:tmpl w:val="FFFFFFFF"/>
    <w:lvl w:ilvl="0" w:tplc="04090001">
      <w:start w:val="1"/>
      <w:numFmt w:val="bullet"/>
      <w:lvlText w:val=""/>
      <w:lvlJc w:val="left"/>
      <w:pPr>
        <w:ind w:left="1757" w:hanging="360"/>
      </w:pPr>
      <w:rPr>
        <w:rFonts w:ascii="Symbol" w:hAnsi="Symbol" w:hint="default"/>
      </w:rPr>
    </w:lvl>
    <w:lvl w:ilvl="1" w:tplc="04090003" w:tentative="1">
      <w:start w:val="1"/>
      <w:numFmt w:val="bullet"/>
      <w:lvlText w:val="o"/>
      <w:lvlJc w:val="left"/>
      <w:pPr>
        <w:ind w:left="2477" w:hanging="360"/>
      </w:pPr>
      <w:rPr>
        <w:rFonts w:ascii="Courier New" w:hAnsi="Courier New" w:hint="default"/>
      </w:rPr>
    </w:lvl>
    <w:lvl w:ilvl="2" w:tplc="04090005" w:tentative="1">
      <w:start w:val="1"/>
      <w:numFmt w:val="bullet"/>
      <w:lvlText w:val=""/>
      <w:lvlJc w:val="left"/>
      <w:pPr>
        <w:ind w:left="3197" w:hanging="360"/>
      </w:pPr>
      <w:rPr>
        <w:rFonts w:ascii="Wingdings" w:hAnsi="Wingdings" w:hint="default"/>
      </w:rPr>
    </w:lvl>
    <w:lvl w:ilvl="3" w:tplc="04090001" w:tentative="1">
      <w:start w:val="1"/>
      <w:numFmt w:val="bullet"/>
      <w:lvlText w:val=""/>
      <w:lvlJc w:val="left"/>
      <w:pPr>
        <w:ind w:left="3917" w:hanging="360"/>
      </w:pPr>
      <w:rPr>
        <w:rFonts w:ascii="Symbol" w:hAnsi="Symbol" w:hint="default"/>
      </w:rPr>
    </w:lvl>
    <w:lvl w:ilvl="4" w:tplc="04090003" w:tentative="1">
      <w:start w:val="1"/>
      <w:numFmt w:val="bullet"/>
      <w:lvlText w:val="o"/>
      <w:lvlJc w:val="left"/>
      <w:pPr>
        <w:ind w:left="4637" w:hanging="360"/>
      </w:pPr>
      <w:rPr>
        <w:rFonts w:ascii="Courier New" w:hAnsi="Courier New" w:hint="default"/>
      </w:rPr>
    </w:lvl>
    <w:lvl w:ilvl="5" w:tplc="04090005" w:tentative="1">
      <w:start w:val="1"/>
      <w:numFmt w:val="bullet"/>
      <w:lvlText w:val=""/>
      <w:lvlJc w:val="left"/>
      <w:pPr>
        <w:ind w:left="5357" w:hanging="360"/>
      </w:pPr>
      <w:rPr>
        <w:rFonts w:ascii="Wingdings" w:hAnsi="Wingdings" w:hint="default"/>
      </w:rPr>
    </w:lvl>
    <w:lvl w:ilvl="6" w:tplc="04090001" w:tentative="1">
      <w:start w:val="1"/>
      <w:numFmt w:val="bullet"/>
      <w:lvlText w:val=""/>
      <w:lvlJc w:val="left"/>
      <w:pPr>
        <w:ind w:left="6077" w:hanging="360"/>
      </w:pPr>
      <w:rPr>
        <w:rFonts w:ascii="Symbol" w:hAnsi="Symbol" w:hint="default"/>
      </w:rPr>
    </w:lvl>
    <w:lvl w:ilvl="7" w:tplc="04090003" w:tentative="1">
      <w:start w:val="1"/>
      <w:numFmt w:val="bullet"/>
      <w:lvlText w:val="o"/>
      <w:lvlJc w:val="left"/>
      <w:pPr>
        <w:ind w:left="6797" w:hanging="360"/>
      </w:pPr>
      <w:rPr>
        <w:rFonts w:ascii="Courier New" w:hAnsi="Courier New" w:hint="default"/>
      </w:rPr>
    </w:lvl>
    <w:lvl w:ilvl="8" w:tplc="04090005" w:tentative="1">
      <w:start w:val="1"/>
      <w:numFmt w:val="bullet"/>
      <w:lvlText w:val=""/>
      <w:lvlJc w:val="left"/>
      <w:pPr>
        <w:ind w:left="7517" w:hanging="360"/>
      </w:pPr>
      <w:rPr>
        <w:rFonts w:ascii="Wingdings" w:hAnsi="Wingdings" w:hint="default"/>
      </w:rPr>
    </w:lvl>
  </w:abstractNum>
  <w:abstractNum w:abstractNumId="2" w15:restartNumberingAfterBreak="0">
    <w:nsid w:val="51740BA0"/>
    <w:multiLevelType w:val="hybridMultilevel"/>
    <w:tmpl w:val="FFFFFFFF"/>
    <w:lvl w:ilvl="0" w:tplc="04090001">
      <w:start w:val="1"/>
      <w:numFmt w:val="bullet"/>
      <w:lvlText w:val=""/>
      <w:lvlJc w:val="left"/>
      <w:pPr>
        <w:ind w:left="1757" w:hanging="360"/>
      </w:pPr>
      <w:rPr>
        <w:rFonts w:ascii="Symbol" w:hAnsi="Symbol" w:hint="default"/>
      </w:rPr>
    </w:lvl>
    <w:lvl w:ilvl="1" w:tplc="04090003" w:tentative="1">
      <w:start w:val="1"/>
      <w:numFmt w:val="bullet"/>
      <w:lvlText w:val="o"/>
      <w:lvlJc w:val="left"/>
      <w:pPr>
        <w:ind w:left="2477" w:hanging="360"/>
      </w:pPr>
      <w:rPr>
        <w:rFonts w:ascii="Courier New" w:hAnsi="Courier New" w:hint="default"/>
      </w:rPr>
    </w:lvl>
    <w:lvl w:ilvl="2" w:tplc="04090005" w:tentative="1">
      <w:start w:val="1"/>
      <w:numFmt w:val="bullet"/>
      <w:lvlText w:val=""/>
      <w:lvlJc w:val="left"/>
      <w:pPr>
        <w:ind w:left="3197" w:hanging="360"/>
      </w:pPr>
      <w:rPr>
        <w:rFonts w:ascii="Wingdings" w:hAnsi="Wingdings" w:hint="default"/>
      </w:rPr>
    </w:lvl>
    <w:lvl w:ilvl="3" w:tplc="04090001" w:tentative="1">
      <w:start w:val="1"/>
      <w:numFmt w:val="bullet"/>
      <w:lvlText w:val=""/>
      <w:lvlJc w:val="left"/>
      <w:pPr>
        <w:ind w:left="3917" w:hanging="360"/>
      </w:pPr>
      <w:rPr>
        <w:rFonts w:ascii="Symbol" w:hAnsi="Symbol" w:hint="default"/>
      </w:rPr>
    </w:lvl>
    <w:lvl w:ilvl="4" w:tplc="04090003" w:tentative="1">
      <w:start w:val="1"/>
      <w:numFmt w:val="bullet"/>
      <w:lvlText w:val="o"/>
      <w:lvlJc w:val="left"/>
      <w:pPr>
        <w:ind w:left="4637" w:hanging="360"/>
      </w:pPr>
      <w:rPr>
        <w:rFonts w:ascii="Courier New" w:hAnsi="Courier New" w:hint="default"/>
      </w:rPr>
    </w:lvl>
    <w:lvl w:ilvl="5" w:tplc="04090005" w:tentative="1">
      <w:start w:val="1"/>
      <w:numFmt w:val="bullet"/>
      <w:lvlText w:val=""/>
      <w:lvlJc w:val="left"/>
      <w:pPr>
        <w:ind w:left="5357" w:hanging="360"/>
      </w:pPr>
      <w:rPr>
        <w:rFonts w:ascii="Wingdings" w:hAnsi="Wingdings" w:hint="default"/>
      </w:rPr>
    </w:lvl>
    <w:lvl w:ilvl="6" w:tplc="04090001" w:tentative="1">
      <w:start w:val="1"/>
      <w:numFmt w:val="bullet"/>
      <w:lvlText w:val=""/>
      <w:lvlJc w:val="left"/>
      <w:pPr>
        <w:ind w:left="6077" w:hanging="360"/>
      </w:pPr>
      <w:rPr>
        <w:rFonts w:ascii="Symbol" w:hAnsi="Symbol" w:hint="default"/>
      </w:rPr>
    </w:lvl>
    <w:lvl w:ilvl="7" w:tplc="04090003" w:tentative="1">
      <w:start w:val="1"/>
      <w:numFmt w:val="bullet"/>
      <w:lvlText w:val="o"/>
      <w:lvlJc w:val="left"/>
      <w:pPr>
        <w:ind w:left="6797" w:hanging="360"/>
      </w:pPr>
      <w:rPr>
        <w:rFonts w:ascii="Courier New" w:hAnsi="Courier New" w:hint="default"/>
      </w:rPr>
    </w:lvl>
    <w:lvl w:ilvl="8" w:tplc="04090005" w:tentative="1">
      <w:start w:val="1"/>
      <w:numFmt w:val="bullet"/>
      <w:lvlText w:val=""/>
      <w:lvlJc w:val="left"/>
      <w:pPr>
        <w:ind w:left="7517" w:hanging="360"/>
      </w:pPr>
      <w:rPr>
        <w:rFonts w:ascii="Wingdings" w:hAnsi="Wingdings" w:hint="default"/>
      </w:rPr>
    </w:lvl>
  </w:abstractNum>
  <w:abstractNum w:abstractNumId="3" w15:restartNumberingAfterBreak="0">
    <w:nsid w:val="56402674"/>
    <w:multiLevelType w:val="hybridMultilevel"/>
    <w:tmpl w:val="FFFFFFFF"/>
    <w:lvl w:ilvl="0" w:tplc="8FBE0108">
      <w:start w:val="1"/>
      <w:numFmt w:val="bullet"/>
      <w:pStyle w:val="Items"/>
      <w:lvlText w:val=""/>
      <w:lvlJc w:val="left"/>
      <w:pPr>
        <w:ind w:left="1760" w:hanging="360"/>
      </w:pPr>
      <w:rPr>
        <w:rFonts w:ascii="Symbol" w:hAnsi="Symbol" w:hint="default"/>
      </w:rPr>
    </w:lvl>
    <w:lvl w:ilvl="1" w:tplc="04130003">
      <w:start w:val="1"/>
      <w:numFmt w:val="bullet"/>
      <w:lvlText w:val="o"/>
      <w:lvlJc w:val="left"/>
      <w:pPr>
        <w:ind w:left="2480" w:hanging="360"/>
      </w:pPr>
      <w:rPr>
        <w:rFonts w:ascii="Courier New" w:hAnsi="Courier New" w:hint="default"/>
      </w:rPr>
    </w:lvl>
    <w:lvl w:ilvl="2" w:tplc="04130005" w:tentative="1">
      <w:start w:val="1"/>
      <w:numFmt w:val="bullet"/>
      <w:lvlText w:val=""/>
      <w:lvlJc w:val="left"/>
      <w:pPr>
        <w:ind w:left="3200" w:hanging="360"/>
      </w:pPr>
      <w:rPr>
        <w:rFonts w:ascii="Wingdings" w:hAnsi="Wingdings" w:hint="default"/>
      </w:rPr>
    </w:lvl>
    <w:lvl w:ilvl="3" w:tplc="04130001" w:tentative="1">
      <w:start w:val="1"/>
      <w:numFmt w:val="bullet"/>
      <w:lvlText w:val=""/>
      <w:lvlJc w:val="left"/>
      <w:pPr>
        <w:ind w:left="3920" w:hanging="360"/>
      </w:pPr>
      <w:rPr>
        <w:rFonts w:ascii="Symbol" w:hAnsi="Symbol" w:hint="default"/>
      </w:rPr>
    </w:lvl>
    <w:lvl w:ilvl="4" w:tplc="04130003" w:tentative="1">
      <w:start w:val="1"/>
      <w:numFmt w:val="bullet"/>
      <w:lvlText w:val="o"/>
      <w:lvlJc w:val="left"/>
      <w:pPr>
        <w:ind w:left="4640" w:hanging="360"/>
      </w:pPr>
      <w:rPr>
        <w:rFonts w:ascii="Courier New" w:hAnsi="Courier New" w:hint="default"/>
      </w:rPr>
    </w:lvl>
    <w:lvl w:ilvl="5" w:tplc="04130005" w:tentative="1">
      <w:start w:val="1"/>
      <w:numFmt w:val="bullet"/>
      <w:lvlText w:val=""/>
      <w:lvlJc w:val="left"/>
      <w:pPr>
        <w:ind w:left="5360" w:hanging="360"/>
      </w:pPr>
      <w:rPr>
        <w:rFonts w:ascii="Wingdings" w:hAnsi="Wingdings" w:hint="default"/>
      </w:rPr>
    </w:lvl>
    <w:lvl w:ilvl="6" w:tplc="04130001" w:tentative="1">
      <w:start w:val="1"/>
      <w:numFmt w:val="bullet"/>
      <w:lvlText w:val=""/>
      <w:lvlJc w:val="left"/>
      <w:pPr>
        <w:ind w:left="6080" w:hanging="360"/>
      </w:pPr>
      <w:rPr>
        <w:rFonts w:ascii="Symbol" w:hAnsi="Symbol" w:hint="default"/>
      </w:rPr>
    </w:lvl>
    <w:lvl w:ilvl="7" w:tplc="04130003" w:tentative="1">
      <w:start w:val="1"/>
      <w:numFmt w:val="bullet"/>
      <w:lvlText w:val="o"/>
      <w:lvlJc w:val="left"/>
      <w:pPr>
        <w:ind w:left="6800" w:hanging="360"/>
      </w:pPr>
      <w:rPr>
        <w:rFonts w:ascii="Courier New" w:hAnsi="Courier New" w:hint="default"/>
      </w:rPr>
    </w:lvl>
    <w:lvl w:ilvl="8" w:tplc="04130005" w:tentative="1">
      <w:start w:val="1"/>
      <w:numFmt w:val="bullet"/>
      <w:lvlText w:val=""/>
      <w:lvlJc w:val="left"/>
      <w:pPr>
        <w:ind w:left="7520" w:hanging="360"/>
      </w:pPr>
      <w:rPr>
        <w:rFonts w:ascii="Wingdings" w:hAnsi="Wingdings" w:hint="default"/>
      </w:rPr>
    </w:lvl>
  </w:abstractNum>
  <w:abstractNum w:abstractNumId="4" w15:restartNumberingAfterBreak="0">
    <w:nsid w:val="790741BB"/>
    <w:multiLevelType w:val="hybridMultilevel"/>
    <w:tmpl w:val="FFFFFFFF"/>
    <w:lvl w:ilvl="0" w:tplc="8B76D9B8">
      <w:numFmt w:val="bullet"/>
      <w:lvlText w:val="•"/>
      <w:lvlJc w:val="left"/>
      <w:pPr>
        <w:ind w:left="1440" w:hanging="400"/>
      </w:pPr>
      <w:rPr>
        <w:rFonts w:ascii="Trebuchet MS" w:eastAsia="Times New Roman" w:hAnsi="Trebuchet MS" w:hint="default"/>
      </w:rPr>
    </w:lvl>
    <w:lvl w:ilvl="1" w:tplc="04130003" w:tentative="1">
      <w:start w:val="1"/>
      <w:numFmt w:val="bullet"/>
      <w:lvlText w:val="o"/>
      <w:lvlJc w:val="left"/>
      <w:pPr>
        <w:ind w:left="2120" w:hanging="360"/>
      </w:pPr>
      <w:rPr>
        <w:rFonts w:ascii="Courier New" w:hAnsi="Courier New" w:hint="default"/>
      </w:rPr>
    </w:lvl>
    <w:lvl w:ilvl="2" w:tplc="04130005" w:tentative="1">
      <w:start w:val="1"/>
      <w:numFmt w:val="bullet"/>
      <w:lvlText w:val=""/>
      <w:lvlJc w:val="left"/>
      <w:pPr>
        <w:ind w:left="2840" w:hanging="360"/>
      </w:pPr>
      <w:rPr>
        <w:rFonts w:ascii="Wingdings" w:hAnsi="Wingdings" w:hint="default"/>
      </w:rPr>
    </w:lvl>
    <w:lvl w:ilvl="3" w:tplc="04130001" w:tentative="1">
      <w:start w:val="1"/>
      <w:numFmt w:val="bullet"/>
      <w:lvlText w:val=""/>
      <w:lvlJc w:val="left"/>
      <w:pPr>
        <w:ind w:left="3560" w:hanging="360"/>
      </w:pPr>
      <w:rPr>
        <w:rFonts w:ascii="Symbol" w:hAnsi="Symbol" w:hint="default"/>
      </w:rPr>
    </w:lvl>
    <w:lvl w:ilvl="4" w:tplc="04130003" w:tentative="1">
      <w:start w:val="1"/>
      <w:numFmt w:val="bullet"/>
      <w:lvlText w:val="o"/>
      <w:lvlJc w:val="left"/>
      <w:pPr>
        <w:ind w:left="4280" w:hanging="360"/>
      </w:pPr>
      <w:rPr>
        <w:rFonts w:ascii="Courier New" w:hAnsi="Courier New" w:hint="default"/>
      </w:rPr>
    </w:lvl>
    <w:lvl w:ilvl="5" w:tplc="04130005" w:tentative="1">
      <w:start w:val="1"/>
      <w:numFmt w:val="bullet"/>
      <w:lvlText w:val=""/>
      <w:lvlJc w:val="left"/>
      <w:pPr>
        <w:ind w:left="5000" w:hanging="360"/>
      </w:pPr>
      <w:rPr>
        <w:rFonts w:ascii="Wingdings" w:hAnsi="Wingdings" w:hint="default"/>
      </w:rPr>
    </w:lvl>
    <w:lvl w:ilvl="6" w:tplc="04130001" w:tentative="1">
      <w:start w:val="1"/>
      <w:numFmt w:val="bullet"/>
      <w:lvlText w:val=""/>
      <w:lvlJc w:val="left"/>
      <w:pPr>
        <w:ind w:left="5720" w:hanging="360"/>
      </w:pPr>
      <w:rPr>
        <w:rFonts w:ascii="Symbol" w:hAnsi="Symbol" w:hint="default"/>
      </w:rPr>
    </w:lvl>
    <w:lvl w:ilvl="7" w:tplc="04130003" w:tentative="1">
      <w:start w:val="1"/>
      <w:numFmt w:val="bullet"/>
      <w:lvlText w:val="o"/>
      <w:lvlJc w:val="left"/>
      <w:pPr>
        <w:ind w:left="6440" w:hanging="360"/>
      </w:pPr>
      <w:rPr>
        <w:rFonts w:ascii="Courier New" w:hAnsi="Courier New" w:hint="default"/>
      </w:rPr>
    </w:lvl>
    <w:lvl w:ilvl="8" w:tplc="04130005" w:tentative="1">
      <w:start w:val="1"/>
      <w:numFmt w:val="bullet"/>
      <w:lvlText w:val=""/>
      <w:lvlJc w:val="left"/>
      <w:pPr>
        <w:ind w:left="7160" w:hanging="360"/>
      </w:pPr>
      <w:rPr>
        <w:rFonts w:ascii="Wingdings" w:hAnsi="Wingdings" w:hint="default"/>
      </w:rPr>
    </w:lvl>
  </w:abstractNum>
  <w:num w:numId="1" w16cid:durableId="1778863354">
    <w:abstractNumId w:val="3"/>
  </w:num>
  <w:num w:numId="2" w16cid:durableId="1169056947">
    <w:abstractNumId w:val="0"/>
  </w:num>
  <w:num w:numId="3" w16cid:durableId="1824195462">
    <w:abstractNumId w:val="4"/>
  </w:num>
  <w:num w:numId="4" w16cid:durableId="1579898051">
    <w:abstractNumId w:val="1"/>
  </w:num>
  <w:num w:numId="5" w16cid:durableId="36139468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impson">
    <w15:presenceInfo w15:providerId="AD" w15:userId="S::david.simpson@agt.be::dbb779d8-c56c-48a0-a173-c11b7c1050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trackRevisions/>
  <w:defaultTabStop w:val="720"/>
  <w:hyphenationZone w:val="425"/>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F6F"/>
    <w:rsid w:val="00005FAF"/>
    <w:rsid w:val="000132F9"/>
    <w:rsid w:val="00067D3C"/>
    <w:rsid w:val="00084F6F"/>
    <w:rsid w:val="000B4A08"/>
    <w:rsid w:val="000C13B5"/>
    <w:rsid w:val="000D1670"/>
    <w:rsid w:val="000D5CCB"/>
    <w:rsid w:val="000E790C"/>
    <w:rsid w:val="000F28E1"/>
    <w:rsid w:val="00107EF7"/>
    <w:rsid w:val="001139E8"/>
    <w:rsid w:val="00130845"/>
    <w:rsid w:val="001330C4"/>
    <w:rsid w:val="00141F60"/>
    <w:rsid w:val="001A2FF9"/>
    <w:rsid w:val="0023538F"/>
    <w:rsid w:val="0023624E"/>
    <w:rsid w:val="00284962"/>
    <w:rsid w:val="002B0FA2"/>
    <w:rsid w:val="002D6F33"/>
    <w:rsid w:val="002D7AC6"/>
    <w:rsid w:val="002F20B0"/>
    <w:rsid w:val="00350CAE"/>
    <w:rsid w:val="00354E48"/>
    <w:rsid w:val="0036213F"/>
    <w:rsid w:val="003905EA"/>
    <w:rsid w:val="003928DF"/>
    <w:rsid w:val="003A3C28"/>
    <w:rsid w:val="003C03DB"/>
    <w:rsid w:val="003D16B6"/>
    <w:rsid w:val="003F1534"/>
    <w:rsid w:val="004024E5"/>
    <w:rsid w:val="00421DBE"/>
    <w:rsid w:val="00435901"/>
    <w:rsid w:val="00454EB8"/>
    <w:rsid w:val="00461BE5"/>
    <w:rsid w:val="00477269"/>
    <w:rsid w:val="00496AAF"/>
    <w:rsid w:val="00496BBC"/>
    <w:rsid w:val="004A20FC"/>
    <w:rsid w:val="004A46DE"/>
    <w:rsid w:val="00530BE2"/>
    <w:rsid w:val="005330E0"/>
    <w:rsid w:val="00552A65"/>
    <w:rsid w:val="00571D27"/>
    <w:rsid w:val="00580046"/>
    <w:rsid w:val="00595399"/>
    <w:rsid w:val="00596AEA"/>
    <w:rsid w:val="005D5E28"/>
    <w:rsid w:val="005D6824"/>
    <w:rsid w:val="006173CC"/>
    <w:rsid w:val="006355B9"/>
    <w:rsid w:val="00637D98"/>
    <w:rsid w:val="00676F26"/>
    <w:rsid w:val="006D3CD6"/>
    <w:rsid w:val="006F281F"/>
    <w:rsid w:val="00704F29"/>
    <w:rsid w:val="00712C0D"/>
    <w:rsid w:val="00733C8D"/>
    <w:rsid w:val="00733C90"/>
    <w:rsid w:val="0077308B"/>
    <w:rsid w:val="00773704"/>
    <w:rsid w:val="00777527"/>
    <w:rsid w:val="00784A71"/>
    <w:rsid w:val="00785746"/>
    <w:rsid w:val="007D1C11"/>
    <w:rsid w:val="007D1EEA"/>
    <w:rsid w:val="007F12C7"/>
    <w:rsid w:val="00843C5C"/>
    <w:rsid w:val="00855D46"/>
    <w:rsid w:val="00860744"/>
    <w:rsid w:val="008647FE"/>
    <w:rsid w:val="00891EA1"/>
    <w:rsid w:val="008A6565"/>
    <w:rsid w:val="008E4804"/>
    <w:rsid w:val="00952D6F"/>
    <w:rsid w:val="009670FB"/>
    <w:rsid w:val="00A15C56"/>
    <w:rsid w:val="00A24117"/>
    <w:rsid w:val="00A25FB1"/>
    <w:rsid w:val="00A26AC0"/>
    <w:rsid w:val="00A34100"/>
    <w:rsid w:val="00A41CEB"/>
    <w:rsid w:val="00A5072F"/>
    <w:rsid w:val="00A65603"/>
    <w:rsid w:val="00A71897"/>
    <w:rsid w:val="00AB3F33"/>
    <w:rsid w:val="00AE388B"/>
    <w:rsid w:val="00AE44CC"/>
    <w:rsid w:val="00AE6104"/>
    <w:rsid w:val="00AF3730"/>
    <w:rsid w:val="00B14189"/>
    <w:rsid w:val="00B1796C"/>
    <w:rsid w:val="00B30152"/>
    <w:rsid w:val="00B56B8C"/>
    <w:rsid w:val="00B83EEF"/>
    <w:rsid w:val="00B94C91"/>
    <w:rsid w:val="00BA0FDF"/>
    <w:rsid w:val="00BE39B6"/>
    <w:rsid w:val="00BE4E44"/>
    <w:rsid w:val="00BF7FD5"/>
    <w:rsid w:val="00C3298D"/>
    <w:rsid w:val="00C335A3"/>
    <w:rsid w:val="00C51A7C"/>
    <w:rsid w:val="00C73FF5"/>
    <w:rsid w:val="00CD1753"/>
    <w:rsid w:val="00CE2268"/>
    <w:rsid w:val="00D23D5C"/>
    <w:rsid w:val="00D2794E"/>
    <w:rsid w:val="00D33D46"/>
    <w:rsid w:val="00D81842"/>
    <w:rsid w:val="00DD093E"/>
    <w:rsid w:val="00DF6182"/>
    <w:rsid w:val="00E05656"/>
    <w:rsid w:val="00E30BA8"/>
    <w:rsid w:val="00E47978"/>
    <w:rsid w:val="00E821E1"/>
    <w:rsid w:val="00E9422E"/>
    <w:rsid w:val="00EA1FBF"/>
    <w:rsid w:val="00ED6E6A"/>
    <w:rsid w:val="00EE15FC"/>
    <w:rsid w:val="00EE524B"/>
    <w:rsid w:val="00EF5E1F"/>
    <w:rsid w:val="00F02E9F"/>
    <w:rsid w:val="00F1145B"/>
    <w:rsid w:val="00F178B2"/>
    <w:rsid w:val="00F21ACB"/>
    <w:rsid w:val="00F61427"/>
    <w:rsid w:val="00F6667A"/>
    <w:rsid w:val="00F75B96"/>
    <w:rsid w:val="00F87B7E"/>
    <w:rsid w:val="00FA0674"/>
    <w:rsid w:val="00FA7FA2"/>
    <w:rsid w:val="00FB2589"/>
    <w:rsid w:val="00FD0C16"/>
    <w:rsid w:val="00FD40F8"/>
    <w:rsid w:val="00FE63EC"/>
    <w:rsid w:val="00FF0A79"/>
    <w:rsid w:val="00FF553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495690"/>
  <w14:defaultImageDpi w14:val="0"/>
  <w15:docId w15:val="{69E754DC-5ECC-144F-BFA6-DF84FD371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rFonts w:ascii="Trebuchet MS" w:hAnsi="Trebuchet MS" w:cs="Trebuchet MS"/>
      <w:lang w:val="nl-NL" w:eastAsia="nl-NL"/>
    </w:rPr>
  </w:style>
  <w:style w:type="paragraph" w:styleId="Heading1">
    <w:name w:val="heading 1"/>
    <w:basedOn w:val="Normal"/>
    <w:link w:val="Heading1Char"/>
    <w:uiPriority w:val="9"/>
    <w:pPr>
      <w:ind w:left="190"/>
      <w:outlineLvl w:val="0"/>
    </w:pPr>
    <w:rPr>
      <w:rFonts w:ascii="Arial" w:hAnsi="Arial" w:cs="Arial"/>
      <w:b/>
      <w:bCs/>
    </w:rPr>
  </w:style>
  <w:style w:type="paragraph" w:styleId="Heading2">
    <w:name w:val="heading 2"/>
    <w:basedOn w:val="Normal"/>
    <w:link w:val="Heading2Char"/>
    <w:uiPriority w:val="9"/>
    <w:unhideWhenUsed/>
    <w:pPr>
      <w:ind w:left="190"/>
      <w:outlineLvl w:val="1"/>
    </w:pPr>
    <w:rPr>
      <w:rFonts w:ascii="Arial" w:hAnsi="Arial" w:cs="Arial"/>
      <w:b/>
      <w:bCs/>
      <w:i/>
      <w:sz w:val="17"/>
      <w:szCs w:val="17"/>
    </w:rPr>
  </w:style>
  <w:style w:type="paragraph" w:styleId="Heading3">
    <w:name w:val="heading 3"/>
    <w:basedOn w:val="Normal"/>
    <w:next w:val="Normal"/>
    <w:link w:val="Heading3Char"/>
    <w:uiPriority w:val="9"/>
    <w:semiHidden/>
    <w:unhideWhenUsed/>
    <w:rsid w:val="00596AEA"/>
    <w:pPr>
      <w:keepNext/>
      <w:keepLines/>
      <w:spacing w:before="40"/>
      <w:outlineLvl w:val="2"/>
    </w:pPr>
    <w:rPr>
      <w:rFonts w:asciiTheme="majorHAnsi" w:eastAsiaTheme="majorEastAsia" w:hAnsiTheme="majorHAnsi" w:cs="Times New Roman"/>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5B9"/>
    <w:rPr>
      <w:rFonts w:ascii="Arial" w:eastAsia="Times New Roman" w:hAnsi="Arial" w:cs="Arial"/>
      <w:b/>
      <w:bCs/>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eastAsia="nl-NL"/>
    </w:rPr>
  </w:style>
  <w:style w:type="character" w:customStyle="1" w:styleId="Heading3Char">
    <w:name w:val="Heading 3 Char"/>
    <w:basedOn w:val="DefaultParagraphFont"/>
    <w:link w:val="Heading3"/>
    <w:uiPriority w:val="9"/>
    <w:semiHidden/>
    <w:rsid w:val="00596AEA"/>
    <w:rPr>
      <w:rFonts w:asciiTheme="majorHAnsi" w:eastAsiaTheme="majorEastAsia" w:hAnsiTheme="majorHAnsi" w:cs="Times New Roman"/>
      <w:color w:val="243F60" w:themeColor="accent1" w:themeShade="7F"/>
      <w:sz w:val="24"/>
      <w:szCs w:val="24"/>
      <w:lang w:val="nl-NL" w:eastAsia="nl-NL"/>
    </w:rPr>
  </w:style>
  <w:style w:type="paragraph" w:styleId="BodyText">
    <w:name w:val="Body Text"/>
    <w:basedOn w:val="Normal"/>
    <w:link w:val="BodyTextChar"/>
    <w:uiPriority w:val="1"/>
    <w:qFormat/>
    <w:rPr>
      <w:sz w:val="17"/>
      <w:szCs w:val="17"/>
    </w:rPr>
  </w:style>
  <w:style w:type="character" w:customStyle="1" w:styleId="BodyTextChar">
    <w:name w:val="Body Text Char"/>
    <w:basedOn w:val="DefaultParagraphFont"/>
    <w:link w:val="BodyText"/>
    <w:uiPriority w:val="1"/>
    <w:rsid w:val="00784A71"/>
    <w:rPr>
      <w:rFonts w:ascii="Trebuchet MS" w:eastAsia="Times New Roman" w:hAnsi="Trebuchet MS" w:cs="Trebuchet MS"/>
      <w:sz w:val="17"/>
      <w:szCs w:val="17"/>
      <w:lang w:val="nl-NL" w:eastAsia="nl-NL"/>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0"/>
      <w:ind w:left="351" w:right="343"/>
      <w:jc w:val="center"/>
    </w:pPr>
  </w:style>
  <w:style w:type="paragraph" w:customStyle="1" w:styleId="Figuuronderschrift">
    <w:name w:val="Figuuronderschrift"/>
    <w:basedOn w:val="Normal"/>
    <w:next w:val="Normal"/>
    <w:link w:val="FiguuronderschriftChar"/>
    <w:rsid w:val="002B0FA2"/>
    <w:pPr>
      <w:widowControl/>
      <w:autoSpaceDE/>
      <w:autoSpaceDN/>
      <w:spacing w:after="360" w:line="240" w:lineRule="atLeast"/>
      <w:jc w:val="both"/>
    </w:pPr>
    <w:rPr>
      <w:rFonts w:ascii="Lucida Sans" w:hAnsi="Lucida Sans" w:cs="Times New Roman"/>
      <w:i/>
      <w:sz w:val="14"/>
      <w:szCs w:val="24"/>
    </w:rPr>
  </w:style>
  <w:style w:type="character" w:customStyle="1" w:styleId="FiguuronderschriftChar">
    <w:name w:val="Figuuronderschrift Char"/>
    <w:link w:val="Figuuronderschrift"/>
    <w:rsid w:val="002B0FA2"/>
    <w:rPr>
      <w:rFonts w:ascii="Lucida Sans" w:hAnsi="Lucida Sans"/>
      <w:i/>
      <w:sz w:val="24"/>
      <w:lang w:val="nl-NL" w:eastAsia="nl-NL"/>
    </w:rPr>
  </w:style>
  <w:style w:type="character" w:customStyle="1" w:styleId="TabelTEKSTLucidaSans7pt">
    <w:name w:val="TabelTEKST LucidaSans 7 pt"/>
    <w:rsid w:val="009670FB"/>
    <w:rPr>
      <w:rFonts w:ascii="Lucida Sans" w:hAnsi="Lucida Sans"/>
      <w:sz w:val="14"/>
    </w:rPr>
  </w:style>
  <w:style w:type="character" w:styleId="Hyperlink">
    <w:name w:val="Hyperlink"/>
    <w:basedOn w:val="DefaultParagraphFont"/>
    <w:uiPriority w:val="99"/>
    <w:unhideWhenUsed/>
    <w:rsid w:val="00E30BA8"/>
    <w:rPr>
      <w:rFonts w:cs="Times New Roman"/>
      <w:color w:val="0000FF"/>
      <w:u w:val="single"/>
    </w:rPr>
  </w:style>
  <w:style w:type="paragraph" w:customStyle="1" w:styleId="Titel1">
    <w:name w:val="Titel1"/>
    <w:basedOn w:val="Normal"/>
    <w:link w:val="TitelChar"/>
    <w:rsid w:val="00784A71"/>
    <w:pPr>
      <w:spacing w:line="417" w:lineRule="exact"/>
      <w:ind w:left="190"/>
    </w:pPr>
    <w:rPr>
      <w:rFonts w:ascii="Arial"/>
      <w:b/>
      <w:color w:val="3EA8CA"/>
      <w:sz w:val="36"/>
    </w:rPr>
  </w:style>
  <w:style w:type="paragraph" w:customStyle="1" w:styleId="Ondertitel1">
    <w:name w:val="Ondertitel1"/>
    <w:basedOn w:val="BodyText"/>
    <w:link w:val="OndertitelChar"/>
    <w:rsid w:val="00784A71"/>
    <w:pPr>
      <w:ind w:left="190"/>
    </w:pPr>
    <w:rPr>
      <w:rFonts w:ascii="Arial"/>
      <w:color w:val="A0CBEE"/>
    </w:rPr>
  </w:style>
  <w:style w:type="character" w:customStyle="1" w:styleId="TitelChar">
    <w:name w:val="Titel Char"/>
    <w:basedOn w:val="DefaultParagraphFont"/>
    <w:link w:val="Titel1"/>
    <w:rsid w:val="00784A71"/>
    <w:rPr>
      <w:rFonts w:ascii="Arial" w:eastAsia="Times New Roman" w:hAnsi="Trebuchet MS" w:cs="Trebuchet MS"/>
      <w:b/>
      <w:color w:val="3EA8CA"/>
      <w:sz w:val="36"/>
      <w:lang w:val="nl-NL" w:eastAsia="nl-NL"/>
    </w:rPr>
  </w:style>
  <w:style w:type="paragraph" w:customStyle="1" w:styleId="Abstract">
    <w:name w:val="Abstract"/>
    <w:basedOn w:val="Normal"/>
    <w:link w:val="AbstractChar"/>
    <w:qFormat/>
    <w:rsid w:val="00784A71"/>
    <w:pPr>
      <w:spacing w:line="309" w:lineRule="auto"/>
      <w:ind w:left="190" w:right="1700"/>
    </w:pPr>
    <w:rPr>
      <w:i/>
      <w:color w:val="4A4A49"/>
      <w:w w:val="110"/>
      <w:sz w:val="16"/>
    </w:rPr>
  </w:style>
  <w:style w:type="character" w:customStyle="1" w:styleId="OndertitelChar">
    <w:name w:val="Ondertitel Char"/>
    <w:basedOn w:val="BodyTextChar"/>
    <w:link w:val="Ondertitel1"/>
    <w:rsid w:val="00784A71"/>
    <w:rPr>
      <w:rFonts w:ascii="Arial" w:eastAsia="Times New Roman" w:hAnsi="Trebuchet MS" w:cs="Trebuchet MS"/>
      <w:color w:val="A0CBEE"/>
      <w:sz w:val="17"/>
      <w:szCs w:val="17"/>
      <w:lang w:val="nl-NL" w:eastAsia="nl-NL"/>
    </w:rPr>
  </w:style>
  <w:style w:type="paragraph" w:customStyle="1" w:styleId="Kop1">
    <w:name w:val="Kop1"/>
    <w:basedOn w:val="Heading1"/>
    <w:link w:val="Kop1Char"/>
    <w:qFormat/>
    <w:rsid w:val="00712C0D"/>
    <w:pPr>
      <w:spacing w:before="240" w:after="120"/>
      <w:ind w:left="1037"/>
    </w:pPr>
    <w:rPr>
      <w:color w:val="3EA8CA"/>
    </w:rPr>
  </w:style>
  <w:style w:type="character" w:customStyle="1" w:styleId="AbstractChar">
    <w:name w:val="Abstract Char"/>
    <w:basedOn w:val="DefaultParagraphFont"/>
    <w:link w:val="Abstract"/>
    <w:rsid w:val="00784A71"/>
    <w:rPr>
      <w:rFonts w:ascii="Trebuchet MS" w:eastAsia="Times New Roman" w:hAnsi="Trebuchet MS" w:cs="Trebuchet MS"/>
      <w:i/>
      <w:color w:val="4A4A49"/>
      <w:w w:val="110"/>
      <w:sz w:val="16"/>
      <w:lang w:val="nl-NL" w:eastAsia="nl-NL"/>
    </w:rPr>
  </w:style>
  <w:style w:type="paragraph" w:customStyle="1" w:styleId="Normaal">
    <w:name w:val="Normaal"/>
    <w:basedOn w:val="BodyText"/>
    <w:link w:val="NormaalChar"/>
    <w:qFormat/>
    <w:rsid w:val="00712C0D"/>
    <w:pPr>
      <w:spacing w:after="120" w:line="293" w:lineRule="auto"/>
      <w:ind w:left="1037" w:right="850"/>
    </w:pPr>
    <w:rPr>
      <w:color w:val="4A4A49"/>
      <w:w w:val="105"/>
    </w:rPr>
  </w:style>
  <w:style w:type="character" w:customStyle="1" w:styleId="Kop1Char">
    <w:name w:val="Kop1 Char"/>
    <w:basedOn w:val="Heading1Char"/>
    <w:link w:val="Kop1"/>
    <w:rsid w:val="00712C0D"/>
    <w:rPr>
      <w:rFonts w:ascii="Arial" w:eastAsia="Times New Roman" w:hAnsi="Arial" w:cs="Arial"/>
      <w:b/>
      <w:bCs/>
      <w:color w:val="3EA8CA"/>
      <w:lang w:val="nl-NL" w:eastAsia="nl-NL"/>
    </w:rPr>
  </w:style>
  <w:style w:type="paragraph" w:customStyle="1" w:styleId="Onderschrift">
    <w:name w:val="Onderschrift"/>
    <w:basedOn w:val="Normal"/>
    <w:link w:val="OnderschriftChar"/>
    <w:rsid w:val="002F20B0"/>
    <w:pPr>
      <w:tabs>
        <w:tab w:val="left" w:pos="1324"/>
      </w:tabs>
      <w:spacing w:before="81" w:after="49"/>
      <w:ind w:left="990"/>
    </w:pPr>
    <w:rPr>
      <w:i/>
      <w:color w:val="3EA8CA"/>
      <w:w w:val="110"/>
      <w:sz w:val="15"/>
    </w:rPr>
  </w:style>
  <w:style w:type="character" w:customStyle="1" w:styleId="NormaalChar">
    <w:name w:val="Normaal Char"/>
    <w:basedOn w:val="BodyTextChar"/>
    <w:link w:val="Normaal"/>
    <w:rsid w:val="00712C0D"/>
    <w:rPr>
      <w:rFonts w:ascii="Trebuchet MS" w:eastAsia="Times New Roman" w:hAnsi="Trebuchet MS" w:cs="Trebuchet MS"/>
      <w:color w:val="4A4A49"/>
      <w:w w:val="105"/>
      <w:sz w:val="17"/>
      <w:szCs w:val="17"/>
      <w:lang w:val="nl-NL" w:eastAsia="nl-NL"/>
    </w:rPr>
  </w:style>
  <w:style w:type="paragraph" w:styleId="Caption">
    <w:name w:val="caption"/>
    <w:basedOn w:val="Onderschrift"/>
    <w:next w:val="Onderschrift"/>
    <w:uiPriority w:val="35"/>
    <w:unhideWhenUsed/>
    <w:qFormat/>
    <w:rsid w:val="00F1145B"/>
    <w:pPr>
      <w:spacing w:after="120"/>
      <w:ind w:left="1037" w:right="850"/>
    </w:pPr>
  </w:style>
  <w:style w:type="character" w:customStyle="1" w:styleId="OnderschriftChar">
    <w:name w:val="Onderschrift Char"/>
    <w:basedOn w:val="DefaultParagraphFont"/>
    <w:link w:val="Onderschrift"/>
    <w:rsid w:val="002F20B0"/>
    <w:rPr>
      <w:rFonts w:ascii="Trebuchet MS" w:eastAsia="Times New Roman" w:hAnsi="Trebuchet MS" w:cs="Trebuchet MS"/>
      <w:i/>
      <w:color w:val="3EA8CA"/>
      <w:w w:val="110"/>
      <w:sz w:val="15"/>
      <w:lang w:val="nl-NL" w:eastAsia="nl-NL"/>
    </w:rPr>
  </w:style>
  <w:style w:type="paragraph" w:customStyle="1" w:styleId="Kop2">
    <w:name w:val="Kop2"/>
    <w:basedOn w:val="BodyText"/>
    <w:link w:val="Kop2Char"/>
    <w:qFormat/>
    <w:rsid w:val="00B83EEF"/>
    <w:pPr>
      <w:spacing w:before="240" w:after="120"/>
      <w:ind w:left="1037" w:right="850"/>
    </w:pPr>
    <w:rPr>
      <w:rFonts w:ascii="Arial" w:hAnsi="Arial" w:cs="Arial"/>
      <w:b/>
      <w:i/>
    </w:rPr>
  </w:style>
  <w:style w:type="character" w:customStyle="1" w:styleId="Kop2Char">
    <w:name w:val="Kop2 Char"/>
    <w:basedOn w:val="BodyTextChar"/>
    <w:link w:val="Kop2"/>
    <w:rsid w:val="00B83EEF"/>
    <w:rPr>
      <w:rFonts w:ascii="Arial" w:eastAsia="Times New Roman" w:hAnsi="Arial" w:cs="Arial"/>
      <w:b/>
      <w:i/>
      <w:sz w:val="17"/>
      <w:szCs w:val="17"/>
      <w:lang w:val="nl-NL" w:eastAsia="nl-NL"/>
    </w:rPr>
  </w:style>
  <w:style w:type="paragraph" w:styleId="Revision">
    <w:name w:val="Revision"/>
    <w:hidden/>
    <w:uiPriority w:val="99"/>
    <w:semiHidden/>
    <w:rsid w:val="001A2FF9"/>
    <w:pPr>
      <w:widowControl/>
    </w:pPr>
    <w:rPr>
      <w:rFonts w:ascii="Trebuchet MS" w:hAnsi="Trebuchet MS" w:cs="Trebuchet MS"/>
      <w:lang w:val="nl-NL" w:eastAsia="nl-NL"/>
    </w:rPr>
  </w:style>
  <w:style w:type="character" w:styleId="PlaceholderText">
    <w:name w:val="Placeholder Text"/>
    <w:basedOn w:val="DefaultParagraphFont"/>
    <w:uiPriority w:val="99"/>
    <w:semiHidden/>
    <w:rsid w:val="000E790C"/>
    <w:rPr>
      <w:rFonts w:cs="Times New Roman"/>
      <w:color w:val="808080"/>
    </w:rPr>
  </w:style>
  <w:style w:type="character" w:styleId="CommentReference">
    <w:name w:val="annotation reference"/>
    <w:basedOn w:val="DefaultParagraphFont"/>
    <w:uiPriority w:val="99"/>
    <w:semiHidden/>
    <w:unhideWhenUsed/>
    <w:rsid w:val="003905EA"/>
    <w:rPr>
      <w:rFonts w:cs="Times New Roman"/>
      <w:sz w:val="16"/>
      <w:szCs w:val="16"/>
    </w:rPr>
  </w:style>
  <w:style w:type="paragraph" w:styleId="CommentText">
    <w:name w:val="annotation text"/>
    <w:basedOn w:val="Normal"/>
    <w:link w:val="CommentTextChar"/>
    <w:uiPriority w:val="99"/>
    <w:unhideWhenUsed/>
    <w:rsid w:val="003905EA"/>
    <w:rPr>
      <w:sz w:val="20"/>
      <w:szCs w:val="20"/>
    </w:rPr>
  </w:style>
  <w:style w:type="character" w:customStyle="1" w:styleId="CommentTextChar">
    <w:name w:val="Comment Text Char"/>
    <w:basedOn w:val="DefaultParagraphFont"/>
    <w:link w:val="CommentText"/>
    <w:uiPriority w:val="99"/>
    <w:rsid w:val="003905EA"/>
    <w:rPr>
      <w:rFonts w:ascii="Trebuchet MS" w:eastAsia="Times New Roman" w:hAnsi="Trebuchet MS" w:cs="Trebuchet MS"/>
      <w:sz w:val="20"/>
      <w:szCs w:val="20"/>
      <w:lang w:val="nl-NL" w:eastAsia="nl-NL"/>
    </w:rPr>
  </w:style>
  <w:style w:type="paragraph" w:styleId="CommentSubject">
    <w:name w:val="annotation subject"/>
    <w:basedOn w:val="CommentText"/>
    <w:next w:val="CommentText"/>
    <w:link w:val="CommentSubjectChar"/>
    <w:uiPriority w:val="99"/>
    <w:semiHidden/>
    <w:unhideWhenUsed/>
    <w:rsid w:val="003905EA"/>
    <w:rPr>
      <w:b/>
      <w:bCs/>
    </w:rPr>
  </w:style>
  <w:style w:type="character" w:customStyle="1" w:styleId="CommentSubjectChar">
    <w:name w:val="Comment Subject Char"/>
    <w:basedOn w:val="CommentTextChar"/>
    <w:link w:val="CommentSubject"/>
    <w:uiPriority w:val="99"/>
    <w:semiHidden/>
    <w:rsid w:val="003905EA"/>
    <w:rPr>
      <w:rFonts w:ascii="Trebuchet MS" w:eastAsia="Times New Roman" w:hAnsi="Trebuchet MS" w:cs="Trebuchet MS"/>
      <w:b/>
      <w:bCs/>
      <w:sz w:val="20"/>
      <w:szCs w:val="20"/>
      <w:lang w:val="nl-NL" w:eastAsia="nl-NL"/>
    </w:rPr>
  </w:style>
  <w:style w:type="paragraph" w:styleId="Title">
    <w:name w:val="Title"/>
    <w:basedOn w:val="Normal"/>
    <w:next w:val="Subtitle"/>
    <w:link w:val="TitleChar"/>
    <w:uiPriority w:val="10"/>
    <w:qFormat/>
    <w:rsid w:val="00712C0D"/>
    <w:rPr>
      <w:rFonts w:ascii="Arial"/>
      <w:b/>
      <w:color w:val="3EA8CA"/>
      <w:sz w:val="36"/>
    </w:rPr>
  </w:style>
  <w:style w:type="character" w:customStyle="1" w:styleId="TitleChar">
    <w:name w:val="Title Char"/>
    <w:basedOn w:val="DefaultParagraphFont"/>
    <w:link w:val="Title"/>
    <w:uiPriority w:val="10"/>
    <w:rsid w:val="00712C0D"/>
    <w:rPr>
      <w:rFonts w:ascii="Arial" w:eastAsia="Times New Roman" w:hAnsi="Trebuchet MS" w:cs="Trebuchet MS"/>
      <w:b/>
      <w:color w:val="3EA8CA"/>
      <w:sz w:val="36"/>
      <w:lang w:val="nl-NL" w:eastAsia="nl-NL"/>
    </w:rPr>
  </w:style>
  <w:style w:type="paragraph" w:styleId="Subtitle">
    <w:name w:val="Subtitle"/>
    <w:basedOn w:val="Authors"/>
    <w:next w:val="Normal"/>
    <w:link w:val="SubtitleChar"/>
    <w:uiPriority w:val="11"/>
    <w:qFormat/>
    <w:rsid w:val="00712C0D"/>
    <w:pPr>
      <w:ind w:right="1150"/>
    </w:pPr>
    <w:rPr>
      <w:sz w:val="22"/>
    </w:rPr>
  </w:style>
  <w:style w:type="character" w:customStyle="1" w:styleId="SubtitleChar">
    <w:name w:val="Subtitle Char"/>
    <w:basedOn w:val="DefaultParagraphFont"/>
    <w:link w:val="Subtitle"/>
    <w:uiPriority w:val="11"/>
    <w:rsid w:val="00712C0D"/>
    <w:rPr>
      <w:rFonts w:ascii="Arial" w:eastAsia="Times New Roman" w:hAnsi="Trebuchet MS" w:cs="Trebuchet MS"/>
      <w:color w:val="A0CBEE"/>
      <w:sz w:val="17"/>
      <w:szCs w:val="17"/>
      <w:lang w:val="nl-NL" w:eastAsia="nl-NL"/>
    </w:rPr>
  </w:style>
  <w:style w:type="paragraph" w:customStyle="1" w:styleId="Authors">
    <w:name w:val="Authors"/>
    <w:qFormat/>
    <w:rsid w:val="00496BBC"/>
    <w:pPr>
      <w:autoSpaceDE w:val="0"/>
      <w:autoSpaceDN w:val="0"/>
    </w:pPr>
    <w:rPr>
      <w:rFonts w:ascii="Arial" w:hAnsi="Trebuchet MS" w:cs="Trebuchet MS"/>
      <w:color w:val="A0CBEE"/>
      <w:sz w:val="17"/>
      <w:szCs w:val="17"/>
      <w:lang w:val="nl-NL" w:eastAsia="nl-NL"/>
    </w:rPr>
  </w:style>
  <w:style w:type="paragraph" w:customStyle="1" w:styleId="Equation">
    <w:name w:val="Equation"/>
    <w:basedOn w:val="BodyText"/>
    <w:qFormat/>
    <w:rsid w:val="003D16B6"/>
    <w:pPr>
      <w:tabs>
        <w:tab w:val="right" w:pos="7920"/>
      </w:tabs>
      <w:spacing w:before="80" w:after="80" w:line="293" w:lineRule="auto"/>
      <w:ind w:left="1037" w:right="850"/>
    </w:pPr>
    <w:rPr>
      <w:rFonts w:ascii="Lucida Sans" w:hAnsi="Lucida Sans"/>
      <w:color w:val="4A4A49"/>
      <w:w w:val="105"/>
    </w:rPr>
  </w:style>
  <w:style w:type="paragraph" w:customStyle="1" w:styleId="Descr">
    <w:name w:val="Descr"/>
    <w:basedOn w:val="BodyText"/>
    <w:qFormat/>
    <w:rsid w:val="00712C0D"/>
    <w:pPr>
      <w:tabs>
        <w:tab w:val="left" w:pos="2160"/>
        <w:tab w:val="left" w:pos="2880"/>
      </w:tabs>
      <w:ind w:left="1040"/>
    </w:pPr>
    <w:rPr>
      <w:color w:val="4A4A49"/>
    </w:rPr>
  </w:style>
  <w:style w:type="paragraph" w:customStyle="1" w:styleId="TitleEN">
    <w:name w:val="Title_EN"/>
    <w:basedOn w:val="Heading1"/>
    <w:qFormat/>
    <w:rsid w:val="00712C0D"/>
    <w:rPr>
      <w:color w:val="3EA8CA"/>
      <w:lang w:val="en-US"/>
    </w:rPr>
  </w:style>
  <w:style w:type="paragraph" w:customStyle="1" w:styleId="Items">
    <w:name w:val="Items"/>
    <w:basedOn w:val="BodyText"/>
    <w:qFormat/>
    <w:rsid w:val="006F281F"/>
    <w:pPr>
      <w:numPr>
        <w:numId w:val="1"/>
      </w:numPr>
      <w:spacing w:line="292" w:lineRule="auto"/>
      <w:ind w:left="1440" w:right="855"/>
    </w:pPr>
    <w:rPr>
      <w:color w:val="4A4A49"/>
      <w:w w:val="105"/>
    </w:rPr>
  </w:style>
  <w:style w:type="paragraph" w:styleId="Header">
    <w:name w:val="header"/>
    <w:basedOn w:val="Normal"/>
    <w:link w:val="HeaderChar"/>
    <w:uiPriority w:val="99"/>
    <w:unhideWhenUsed/>
    <w:rsid w:val="006F281F"/>
    <w:pPr>
      <w:tabs>
        <w:tab w:val="center" w:pos="4680"/>
        <w:tab w:val="right" w:pos="9360"/>
      </w:tabs>
    </w:pPr>
  </w:style>
  <w:style w:type="character" w:customStyle="1" w:styleId="HeaderChar">
    <w:name w:val="Header Char"/>
    <w:basedOn w:val="DefaultParagraphFont"/>
    <w:link w:val="Header"/>
    <w:uiPriority w:val="99"/>
    <w:rsid w:val="006F281F"/>
    <w:rPr>
      <w:rFonts w:ascii="Trebuchet MS" w:eastAsia="Times New Roman" w:hAnsi="Trebuchet MS" w:cs="Trebuchet MS"/>
      <w:lang w:val="nl-NL" w:eastAsia="nl-NL"/>
    </w:rPr>
  </w:style>
  <w:style w:type="paragraph" w:styleId="Footer">
    <w:name w:val="footer"/>
    <w:basedOn w:val="Normal"/>
    <w:link w:val="FooterChar"/>
    <w:uiPriority w:val="99"/>
    <w:unhideWhenUsed/>
    <w:rsid w:val="006F281F"/>
    <w:pPr>
      <w:tabs>
        <w:tab w:val="center" w:pos="4680"/>
        <w:tab w:val="right" w:pos="9360"/>
      </w:tabs>
    </w:pPr>
  </w:style>
  <w:style w:type="character" w:customStyle="1" w:styleId="FooterChar">
    <w:name w:val="Footer Char"/>
    <w:basedOn w:val="DefaultParagraphFont"/>
    <w:link w:val="Footer"/>
    <w:uiPriority w:val="99"/>
    <w:rsid w:val="006F281F"/>
    <w:rPr>
      <w:rFonts w:ascii="Trebuchet MS" w:eastAsia="Times New Roman" w:hAnsi="Trebuchet MS" w:cs="Trebuchet MS"/>
      <w:lang w:val="nl-NL" w:eastAsia="nl-NL"/>
    </w:rPr>
  </w:style>
  <w:style w:type="character" w:styleId="UnresolvedMention">
    <w:name w:val="Unresolved Mention"/>
    <w:basedOn w:val="DefaultParagraphFont"/>
    <w:uiPriority w:val="99"/>
    <w:semiHidden/>
    <w:unhideWhenUsed/>
    <w:rsid w:val="00F6667A"/>
    <w:rPr>
      <w:color w:val="605E5C"/>
      <w:shd w:val="clear" w:color="auto" w:fill="E1DFDD"/>
    </w:rPr>
  </w:style>
  <w:style w:type="character" w:styleId="FollowedHyperlink">
    <w:name w:val="FollowedHyperlink"/>
    <w:basedOn w:val="DefaultParagraphFont"/>
    <w:uiPriority w:val="99"/>
    <w:semiHidden/>
    <w:unhideWhenUsed/>
    <w:rsid w:val="003A3C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0864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6704</Words>
  <Characters>38218</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Olsthoorn</dc:creator>
  <cp:keywords/>
  <dc:description/>
  <cp:lastModifiedBy>Theo Olsthoorn</cp:lastModifiedBy>
  <cp:revision>2</cp:revision>
  <dcterms:created xsi:type="dcterms:W3CDTF">2026-02-11T20:58:00Z</dcterms:created>
  <dcterms:modified xsi:type="dcterms:W3CDTF">2026-02-11T20:58:00Z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2019-03-21T23:00:00Z</vt:filetime>
  </property>
  <property fmtid="{D5CDD505-2E9C-101B-9397-08002B2CF9AE}" pid="3" name="Creator">
    <vt:lpwstr>Adobe InDesign CC 14.0 (Macintosh)</vt:lpwstr>
  </property>
  <property fmtid="{D5CDD505-2E9C-101B-9397-08002B2CF9AE}" pid="4" name="LastSaved">
    <vt:filetime>2019-03-21T23:00:00Z</vt:filetime>
  </property>
  <property fmtid="{D5CDD505-2E9C-101B-9397-08002B2CF9AE}" pid="5" name="ContentTypeId">
    <vt:lpwstr>0x01010026A4D0FF494F9D438D62A64823DCDDF3</vt:lpwstr>
  </property>
  <property fmtid="{D5CDD505-2E9C-101B-9397-08002B2CF9AE}" pid="6" name="MediaServiceImageTags">
    <vt:lpwstr/>
  </property>
</Properties>
</file>