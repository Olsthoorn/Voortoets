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E0A69" w14:textId="77777777" w:rsidR="00FE0E43" w:rsidRPr="001330C4" w:rsidRDefault="00FE0E43" w:rsidP="00FE0E43">
      <w:pPr>
        <w:pStyle w:val="Subtitle"/>
      </w:pPr>
      <w:r w:rsidRPr="00891EA1">
        <w:rPr>
          <w:b/>
          <w:color w:val="3EA8CA"/>
          <w:sz w:val="36"/>
          <w:szCs w:val="22"/>
          <w:lang w:val="nl-BE"/>
          <w:rPrChange w:id="0" w:author="David Simpson" w:date="2026-02-11T20:29:00Z" w16du:dateUtc="2026-02-11T19:29:00Z">
            <w:rPr>
              <w:b/>
              <w:color w:val="3EA8CA"/>
              <w:sz w:val="36"/>
              <w:szCs w:val="22"/>
              <w:lang w:val="en-US"/>
            </w:rPr>
          </w:rPrChange>
        </w:rPr>
        <w:t>De verticale doorsnede van Ernst (1962) ontrafeld</w:t>
      </w:r>
    </w:p>
    <w:p w14:paraId="691DAFB9" w14:textId="77777777" w:rsidR="00712C0D" w:rsidRPr="00712C0D" w:rsidRDefault="00712C0D" w:rsidP="00712C0D"/>
    <w:p w14:paraId="2E175EC5" w14:textId="77777777" w:rsidR="00FE0E43" w:rsidRPr="001330C4" w:rsidRDefault="00FE0E43" w:rsidP="00FE0E43">
      <w:pPr>
        <w:pStyle w:val="Authors"/>
      </w:pPr>
      <w:r>
        <w:t>Theo Olsthoorn, David Simpson en Cas Neyens</w:t>
      </w:r>
      <w:r w:rsidRPr="001330C4">
        <w:t xml:space="preserve"> </w:t>
      </w:r>
    </w:p>
    <w:p w14:paraId="0604DF29" w14:textId="77777777" w:rsidR="00ED6E6A" w:rsidRPr="00712C0D" w:rsidRDefault="00ED6E6A" w:rsidP="00712C0D">
      <w:pPr>
        <w:pStyle w:val="BodyText"/>
      </w:pPr>
    </w:p>
    <w:p w14:paraId="03F1D05C" w14:textId="77777777" w:rsidR="00ED6E6A" w:rsidRPr="00712C0D" w:rsidRDefault="00ED6E6A" w:rsidP="00712C0D">
      <w:pPr>
        <w:pStyle w:val="BodyText"/>
      </w:pPr>
    </w:p>
    <w:p w14:paraId="6ED31031" w14:textId="77777777" w:rsidR="00ED6E6A" w:rsidRPr="00712C0D" w:rsidRDefault="00ED6E6A" w:rsidP="00712C0D">
      <w:pPr>
        <w:pStyle w:val="BodyText"/>
      </w:pPr>
    </w:p>
    <w:p w14:paraId="32211F8A" w14:textId="77777777" w:rsidR="00ED6E6A" w:rsidRPr="00712C0D" w:rsidRDefault="00ED6E6A" w:rsidP="00712C0D">
      <w:pPr>
        <w:pStyle w:val="BodyText"/>
      </w:pPr>
    </w:p>
    <w:p w14:paraId="3BC3AECD" w14:textId="77777777" w:rsidR="00454EB8" w:rsidRPr="00712C0D" w:rsidRDefault="00454EB8" w:rsidP="00712C0D">
      <w:pPr>
        <w:pStyle w:val="BodyText"/>
      </w:pPr>
    </w:p>
    <w:p w14:paraId="5D15B4C1" w14:textId="178D3BAB" w:rsidR="00454EB8" w:rsidRPr="00784A71" w:rsidRDefault="000D1670" w:rsidP="00454EB8">
      <w:pPr>
        <w:spacing w:line="309" w:lineRule="auto"/>
        <w:ind w:left="190" w:right="1700"/>
        <w:rPr>
          <w:rStyle w:val="AbstractChar"/>
        </w:rPr>
      </w:pPr>
      <w:r>
        <w:rPr>
          <w:noProof/>
        </w:rPr>
        <mc:AlternateContent>
          <mc:Choice Requires="wps">
            <w:drawing>
              <wp:anchor distT="0" distB="0" distL="114300" distR="114300" simplePos="0" relativeHeight="503308864" behindDoc="0" locked="0" layoutInCell="1" allowOverlap="1" wp14:anchorId="358E2F9E" wp14:editId="2AC584E2">
                <wp:simplePos x="0" y="0"/>
                <wp:positionH relativeFrom="column">
                  <wp:posOffset>4793615</wp:posOffset>
                </wp:positionH>
                <wp:positionV relativeFrom="paragraph">
                  <wp:posOffset>140970</wp:posOffset>
                </wp:positionV>
                <wp:extent cx="1085215" cy="805815"/>
                <wp:effectExtent l="0" t="0" r="0" b="0"/>
                <wp:wrapNone/>
                <wp:docPr id="49308916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85215" cy="805815"/>
                        </a:xfrm>
                        <a:prstGeom prst="rect">
                          <a:avLst/>
                        </a:prstGeom>
                        <a:noFill/>
                        <a:ln>
                          <a:noFill/>
                        </a:ln>
                      </wps:spPr>
                      <wps:txbx>
                        <w:txbxContent>
                          <w:p w14:paraId="32806027" w14:textId="77777777" w:rsidR="000E790C" w:rsidRDefault="000E790C" w:rsidP="000E790C">
                            <w:pPr>
                              <w:spacing w:before="9"/>
                              <w:ind w:right="-1436"/>
                              <w:rPr>
                                <w:sz w:val="41"/>
                              </w:rPr>
                            </w:pPr>
                          </w:p>
                          <w:p w14:paraId="01F57816" w14:textId="77777777" w:rsidR="000E790C" w:rsidRPr="00284962" w:rsidRDefault="00E05656" w:rsidP="000E790C">
                            <w:pPr>
                              <w:ind w:left="426" w:right="-19"/>
                              <w:rPr>
                                <w:sz w:val="24"/>
                              </w:rPr>
                            </w:pPr>
                            <w:r>
                              <w:rPr>
                                <w:b/>
                                <w:bCs/>
                                <w:color w:val="FFFFFF" w:themeColor="background1"/>
                                <w:sz w:val="20"/>
                                <w:szCs w:val="20"/>
                              </w:rPr>
                              <w:t>Artikel</w:t>
                            </w:r>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58E2F9E" id="_x0000_t202" coordsize="21600,21600" o:spt="202" path="m,l,21600r21600,l21600,xe">
                <v:stroke joinstyle="miter"/>
                <v:path gradientshapeok="t" o:connecttype="rect"/>
              </v:shapetype>
              <v:shape id="Text Box 9" o:spid="_x0000_s1026" type="#_x0000_t202" style="position:absolute;left:0;text-align:left;margin-left:377.45pt;margin-top:11.1pt;width:85.45pt;height:63.45pt;z-index:5033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" filled="f" stroked="f">
                <v:textbox inset="0,0,0,0">
                  <w:txbxContent>
                    <w:p w14:paraId="32806027" w14:textId="77777777" w:rsidR="000E790C" w:rsidRDefault="000E790C" w:rsidP="000E790C">
                      <w:pPr>
                        <w:spacing w:before="9"/>
                        <w:ind w:right="-1436"/>
                        <w:rPr>
                          <w:sz w:val="41"/>
                        </w:rPr>
                      </w:pPr>
                    </w:p>
                    <w:p w14:paraId="01F57816" w14:textId="77777777" w:rsidR="000E790C" w:rsidRPr="00284962" w:rsidRDefault="00E05656" w:rsidP="000E790C">
                      <w:pPr>
                        <w:ind w:left="426" w:right="-19"/>
                        <w:rPr>
                          <w:sz w:val="24"/>
                        </w:rPr>
                      </w:pPr>
                      <w:r>
                        <w:rPr>
                          <w:b/>
                          <w:bCs/>
                          <w:color w:val="FFFFFF" w:themeColor="background1"/>
                          <w:sz w:val="20"/>
                          <w:szCs w:val="20"/>
                        </w:rPr>
                        <w:t>Artikel</w:t>
                      </w:r>
                    </w:p>
                  </w:txbxContent>
                </v:textbox>
              </v:shape>
            </w:pict>
          </mc:Fallback>
        </mc:AlternateContent>
      </w:r>
      <w:r>
        <w:rPr>
          <w:noProof/>
        </w:rPr>
        <mc:AlternateContent>
          <mc:Choice Requires="wps">
            <w:drawing>
              <wp:anchor distT="0" distB="0" distL="114300" distR="114300" simplePos="0" relativeHeight="1048" behindDoc="0" locked="0" layoutInCell="1" allowOverlap="1" wp14:anchorId="7687ACB0" wp14:editId="4DF8CCEE">
                <wp:simplePos x="0" y="0"/>
                <wp:positionH relativeFrom="column">
                  <wp:posOffset>4903470</wp:posOffset>
                </wp:positionH>
                <wp:positionV relativeFrom="paragraph">
                  <wp:posOffset>141605</wp:posOffset>
                </wp:positionV>
                <wp:extent cx="799465" cy="805815"/>
                <wp:effectExtent l="0" t="0" r="0" b="0"/>
                <wp:wrapNone/>
                <wp:docPr id="440857598"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465" cy="805815"/>
                        </a:xfrm>
                        <a:custGeom>
                          <a:avLst/>
                          <a:gdLst>
                            <a:gd name="T0" fmla="+- 0 9638 8380"/>
                            <a:gd name="T1" fmla="*/ T0 w 1259"/>
                            <a:gd name="T2" fmla="+- 0 350 222"/>
                            <a:gd name="T3" fmla="*/ 350 h 1269"/>
                            <a:gd name="T4" fmla="+- 0 9624 8380"/>
                            <a:gd name="T5" fmla="*/ T4 w 1259"/>
                            <a:gd name="T6" fmla="+- 0 360 222"/>
                            <a:gd name="T7" fmla="*/ 360 h 1269"/>
                            <a:gd name="T8" fmla="+- 0 9573 8380"/>
                            <a:gd name="T9" fmla="*/ T8 w 1259"/>
                            <a:gd name="T10" fmla="+- 0 388 222"/>
                            <a:gd name="T11" fmla="*/ 388 h 1269"/>
                            <a:gd name="T12" fmla="+- 0 9512 8380"/>
                            <a:gd name="T13" fmla="*/ T12 w 1259"/>
                            <a:gd name="T14" fmla="+- 0 407 222"/>
                            <a:gd name="T15" fmla="*/ 407 h 1269"/>
                            <a:gd name="T16" fmla="+- 0 9435 8380"/>
                            <a:gd name="T17" fmla="*/ T16 w 1259"/>
                            <a:gd name="T18" fmla="+- 0 414 222"/>
                            <a:gd name="T19" fmla="*/ 414 h 1269"/>
                            <a:gd name="T20" fmla="+- 0 9357 8380"/>
                            <a:gd name="T21" fmla="*/ T20 w 1259"/>
                            <a:gd name="T22" fmla="+- 0 407 222"/>
                            <a:gd name="T23" fmla="*/ 407 h 1269"/>
                            <a:gd name="T24" fmla="+- 0 9296 8380"/>
                            <a:gd name="T25" fmla="*/ T24 w 1259"/>
                            <a:gd name="T26" fmla="+- 0 388 222"/>
                            <a:gd name="T27" fmla="*/ 388 h 1269"/>
                            <a:gd name="T28" fmla="+- 0 9245 8380"/>
                            <a:gd name="T29" fmla="*/ T28 w 1259"/>
                            <a:gd name="T30" fmla="+- 0 360 222"/>
                            <a:gd name="T31" fmla="*/ 360 h 1269"/>
                            <a:gd name="T32" fmla="+- 0 9144 8380"/>
                            <a:gd name="T33" fmla="*/ T32 w 1259"/>
                            <a:gd name="T34" fmla="+- 0 289 222"/>
                            <a:gd name="T35" fmla="*/ 289 h 1269"/>
                            <a:gd name="T36" fmla="+- 0 9082 8380"/>
                            <a:gd name="T37" fmla="*/ T36 w 1259"/>
                            <a:gd name="T38" fmla="+- 0 256 222"/>
                            <a:gd name="T39" fmla="*/ 256 h 1269"/>
                            <a:gd name="T40" fmla="+- 0 9005 8380"/>
                            <a:gd name="T41" fmla="*/ T40 w 1259"/>
                            <a:gd name="T42" fmla="+- 0 231 222"/>
                            <a:gd name="T43" fmla="*/ 231 h 1269"/>
                            <a:gd name="T44" fmla="+- 0 8907 8380"/>
                            <a:gd name="T45" fmla="*/ T44 w 1259"/>
                            <a:gd name="T46" fmla="+- 0 222 222"/>
                            <a:gd name="T47" fmla="*/ 222 h 1269"/>
                            <a:gd name="T48" fmla="+- 0 8809 8380"/>
                            <a:gd name="T49" fmla="*/ T48 w 1259"/>
                            <a:gd name="T50" fmla="+- 0 231 222"/>
                            <a:gd name="T51" fmla="*/ 231 h 1269"/>
                            <a:gd name="T52" fmla="+- 0 8732 8380"/>
                            <a:gd name="T53" fmla="*/ T52 w 1259"/>
                            <a:gd name="T54" fmla="+- 0 256 222"/>
                            <a:gd name="T55" fmla="*/ 256 h 1269"/>
                            <a:gd name="T56" fmla="+- 0 8670 8380"/>
                            <a:gd name="T57" fmla="*/ T56 w 1259"/>
                            <a:gd name="T58" fmla="+- 0 289 222"/>
                            <a:gd name="T59" fmla="*/ 289 h 1269"/>
                            <a:gd name="T60" fmla="+- 0 8569 8380"/>
                            <a:gd name="T61" fmla="*/ T60 w 1259"/>
                            <a:gd name="T62" fmla="+- 0 360 222"/>
                            <a:gd name="T63" fmla="*/ 360 h 1269"/>
                            <a:gd name="T64" fmla="+- 0 8518 8380"/>
                            <a:gd name="T65" fmla="*/ T64 w 1259"/>
                            <a:gd name="T66" fmla="+- 0 388 222"/>
                            <a:gd name="T67" fmla="*/ 388 h 1269"/>
                            <a:gd name="T68" fmla="+- 0 8457 8380"/>
                            <a:gd name="T69" fmla="*/ T68 w 1259"/>
                            <a:gd name="T70" fmla="+- 0 407 222"/>
                            <a:gd name="T71" fmla="*/ 407 h 1269"/>
                            <a:gd name="T72" fmla="+- 0 8380 8380"/>
                            <a:gd name="T73" fmla="*/ T72 w 1259"/>
                            <a:gd name="T74" fmla="+- 0 414 222"/>
                            <a:gd name="T75" fmla="*/ 414 h 1269"/>
                            <a:gd name="T76" fmla="+- 0 8380 8380"/>
                            <a:gd name="T77" fmla="*/ T76 w 1259"/>
                            <a:gd name="T78" fmla="+- 0 1491 222"/>
                            <a:gd name="T79" fmla="*/ 1491 h 1269"/>
                            <a:gd name="T80" fmla="+- 0 8477 8380"/>
                            <a:gd name="T81" fmla="*/ T80 w 1259"/>
                            <a:gd name="T82" fmla="+- 0 1481 222"/>
                            <a:gd name="T83" fmla="*/ 1481 h 1269"/>
                            <a:gd name="T84" fmla="+- 0 8554 8380"/>
                            <a:gd name="T85" fmla="*/ T84 w 1259"/>
                            <a:gd name="T86" fmla="+- 0 1457 222"/>
                            <a:gd name="T87" fmla="*/ 1457 h 1269"/>
                            <a:gd name="T88" fmla="+- 0 8617 8380"/>
                            <a:gd name="T89" fmla="*/ T88 w 1259"/>
                            <a:gd name="T90" fmla="+- 0 1423 222"/>
                            <a:gd name="T91" fmla="*/ 1423 h 1269"/>
                            <a:gd name="T92" fmla="+- 0 8718 8380"/>
                            <a:gd name="T93" fmla="*/ T92 w 1259"/>
                            <a:gd name="T94" fmla="+- 0 1353 222"/>
                            <a:gd name="T95" fmla="*/ 1353 h 1269"/>
                            <a:gd name="T96" fmla="+- 0 8769 8380"/>
                            <a:gd name="T97" fmla="*/ T96 w 1259"/>
                            <a:gd name="T98" fmla="+- 0 1325 222"/>
                            <a:gd name="T99" fmla="*/ 1325 h 1269"/>
                            <a:gd name="T100" fmla="+- 0 8830 8380"/>
                            <a:gd name="T101" fmla="*/ T100 w 1259"/>
                            <a:gd name="T102" fmla="+- 0 1306 222"/>
                            <a:gd name="T103" fmla="*/ 1306 h 1269"/>
                            <a:gd name="T104" fmla="+- 0 8907 8380"/>
                            <a:gd name="T105" fmla="*/ T104 w 1259"/>
                            <a:gd name="T106" fmla="+- 0 1299 222"/>
                            <a:gd name="T107" fmla="*/ 1299 h 1269"/>
                            <a:gd name="T108" fmla="+- 0 8985 8380"/>
                            <a:gd name="T109" fmla="*/ T108 w 1259"/>
                            <a:gd name="T110" fmla="+- 0 1306 222"/>
                            <a:gd name="T111" fmla="*/ 1306 h 1269"/>
                            <a:gd name="T112" fmla="+- 0 9046 8380"/>
                            <a:gd name="T113" fmla="*/ T112 w 1259"/>
                            <a:gd name="T114" fmla="+- 0 1325 222"/>
                            <a:gd name="T115" fmla="*/ 1325 h 1269"/>
                            <a:gd name="T116" fmla="+- 0 9097 8380"/>
                            <a:gd name="T117" fmla="*/ T116 w 1259"/>
                            <a:gd name="T118" fmla="+- 0 1353 222"/>
                            <a:gd name="T119" fmla="*/ 1353 h 1269"/>
                            <a:gd name="T120" fmla="+- 0 9198 8380"/>
                            <a:gd name="T121" fmla="*/ T120 w 1259"/>
                            <a:gd name="T122" fmla="+- 0 1423 222"/>
                            <a:gd name="T123" fmla="*/ 1423 h 1269"/>
                            <a:gd name="T124" fmla="+- 0 9260 8380"/>
                            <a:gd name="T125" fmla="*/ T124 w 1259"/>
                            <a:gd name="T126" fmla="+- 0 1457 222"/>
                            <a:gd name="T127" fmla="*/ 1457 h 1269"/>
                            <a:gd name="T128" fmla="+- 0 9337 8380"/>
                            <a:gd name="T129" fmla="*/ T128 w 1259"/>
                            <a:gd name="T130" fmla="+- 0 1481 222"/>
                            <a:gd name="T131" fmla="*/ 1481 h 1269"/>
                            <a:gd name="T132" fmla="+- 0 9435 8380"/>
                            <a:gd name="T133" fmla="*/ T132 w 1259"/>
                            <a:gd name="T134" fmla="+- 0 1491 222"/>
                            <a:gd name="T135" fmla="*/ 1491 h 1269"/>
                            <a:gd name="T136" fmla="+- 0 9533 8380"/>
                            <a:gd name="T137" fmla="*/ T136 w 1259"/>
                            <a:gd name="T138" fmla="+- 0 1481 222"/>
                            <a:gd name="T139" fmla="*/ 1481 h 1269"/>
                            <a:gd name="T140" fmla="+- 0 9610 8380"/>
                            <a:gd name="T141" fmla="*/ T140 w 1259"/>
                            <a:gd name="T142" fmla="+- 0 1457 222"/>
                            <a:gd name="T143" fmla="*/ 1457 h 1269"/>
                            <a:gd name="T144" fmla="+- 0 9638 8380"/>
                            <a:gd name="T145" fmla="*/ T144 w 1259"/>
                            <a:gd name="T146" fmla="+- 0 1442 222"/>
                            <a:gd name="T147" fmla="*/ 1442 h 1269"/>
                            <a:gd name="T148" fmla="+- 0 9638 8380"/>
                            <a:gd name="T149" fmla="*/ T148 w 1259"/>
                            <a:gd name="T150" fmla="+- 0 1299 222"/>
                            <a:gd name="T151" fmla="*/ 1299 h 1269"/>
                            <a:gd name="T152" fmla="+- 0 9638 8380"/>
                            <a:gd name="T153" fmla="*/ T152 w 1259"/>
                            <a:gd name="T154" fmla="+- 0 414 222"/>
                            <a:gd name="T155" fmla="*/ 414 h 1269"/>
                            <a:gd name="T156" fmla="+- 0 9638 8380"/>
                            <a:gd name="T157" fmla="*/ T156 w 1259"/>
                            <a:gd name="T158" fmla="+- 0 350 222"/>
                            <a:gd name="T159" fmla="*/ 350 h 1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259" h="1269">
                              <a:moveTo>
                                <a:pt x="1258" y="128"/>
                              </a:moveTo>
                              <a:lnTo>
                                <a:pt x="1244" y="138"/>
                              </a:lnTo>
                              <a:lnTo>
                                <a:pt x="1193" y="166"/>
                              </a:lnTo>
                              <a:lnTo>
                                <a:pt x="1132" y="185"/>
                              </a:lnTo>
                              <a:lnTo>
                                <a:pt x="1055" y="192"/>
                              </a:lnTo>
                              <a:lnTo>
                                <a:pt x="977" y="185"/>
                              </a:lnTo>
                              <a:lnTo>
                                <a:pt x="916" y="166"/>
                              </a:lnTo>
                              <a:lnTo>
                                <a:pt x="865" y="138"/>
                              </a:lnTo>
                              <a:lnTo>
                                <a:pt x="764" y="67"/>
                              </a:lnTo>
                              <a:lnTo>
                                <a:pt x="702" y="34"/>
                              </a:lnTo>
                              <a:lnTo>
                                <a:pt x="625" y="9"/>
                              </a:lnTo>
                              <a:lnTo>
                                <a:pt x="527" y="0"/>
                              </a:lnTo>
                              <a:lnTo>
                                <a:pt x="429" y="9"/>
                              </a:lnTo>
                              <a:lnTo>
                                <a:pt x="352" y="34"/>
                              </a:lnTo>
                              <a:lnTo>
                                <a:pt x="290" y="67"/>
                              </a:lnTo>
                              <a:lnTo>
                                <a:pt x="189" y="138"/>
                              </a:lnTo>
                              <a:lnTo>
                                <a:pt x="138" y="166"/>
                              </a:lnTo>
                              <a:lnTo>
                                <a:pt x="77" y="185"/>
                              </a:lnTo>
                              <a:lnTo>
                                <a:pt x="0" y="192"/>
                              </a:lnTo>
                              <a:lnTo>
                                <a:pt x="0" y="1269"/>
                              </a:lnTo>
                              <a:lnTo>
                                <a:pt x="97" y="1259"/>
                              </a:lnTo>
                              <a:lnTo>
                                <a:pt x="174" y="1235"/>
                              </a:lnTo>
                              <a:lnTo>
                                <a:pt x="237" y="1201"/>
                              </a:lnTo>
                              <a:lnTo>
                                <a:pt x="338" y="1131"/>
                              </a:lnTo>
                              <a:lnTo>
                                <a:pt x="389" y="1103"/>
                              </a:lnTo>
                              <a:lnTo>
                                <a:pt x="450" y="1084"/>
                              </a:lnTo>
                              <a:lnTo>
                                <a:pt x="527" y="1077"/>
                              </a:lnTo>
                              <a:lnTo>
                                <a:pt x="605" y="1084"/>
                              </a:lnTo>
                              <a:lnTo>
                                <a:pt x="666" y="1103"/>
                              </a:lnTo>
                              <a:lnTo>
                                <a:pt x="717" y="1131"/>
                              </a:lnTo>
                              <a:lnTo>
                                <a:pt x="818" y="1201"/>
                              </a:lnTo>
                              <a:lnTo>
                                <a:pt x="880" y="1235"/>
                              </a:lnTo>
                              <a:lnTo>
                                <a:pt x="957" y="1259"/>
                              </a:lnTo>
                              <a:lnTo>
                                <a:pt x="1055" y="1269"/>
                              </a:lnTo>
                              <a:lnTo>
                                <a:pt x="1153" y="1259"/>
                              </a:lnTo>
                              <a:lnTo>
                                <a:pt x="1230" y="1235"/>
                              </a:lnTo>
                              <a:lnTo>
                                <a:pt x="1258" y="1220"/>
                              </a:lnTo>
                              <a:lnTo>
                                <a:pt x="1258" y="1077"/>
                              </a:lnTo>
                              <a:lnTo>
                                <a:pt x="1258" y="192"/>
                              </a:lnTo>
                              <a:lnTo>
                                <a:pt x="1258" y="128"/>
                              </a:lnTo>
                            </a:path>
                          </a:pathLst>
                        </a:custGeom>
                        <a:solidFill>
                          <a:srgbClr val="3EA8C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869FC3E" id="Freeform 7" o:spid="_x0000_s1026" style="position:absolute;z-index:1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449pt,17.55pt,448.3pt,18.05pt,445.75pt,19.45pt,442.7pt,20.4pt,438.85pt,20.75pt,434.95pt,20.4pt,431.9pt,19.45pt,429.35pt,18.05pt,424.3pt,14.5pt,421.2pt,12.85pt,417.35pt,11.6pt,412.45pt,11.15pt,407.55pt,11.6pt,403.7pt,12.85pt,400.6pt,14.5pt,395.55pt,18.05pt,393pt,19.45pt,389.95pt,20.4pt,386.1pt,20.75pt,386.1pt,74.6pt,390.95pt,74.1pt,394.8pt,72.9pt,397.95pt,71.2pt,403pt,67.7pt,405.55pt,66.3pt,408.6pt,65.35pt,412.45pt,65pt,416.35pt,65.35pt,419.4pt,66.3pt,421.95pt,67.7pt,427pt,71.2pt,430.1pt,72.9pt,433.95pt,74.1pt,438.85pt,74.6pt,443.75pt,74.1pt,447.6pt,72.9pt,449pt,72.15pt,449pt,65pt,449pt,20.75pt,449pt,17.55pt" coordsize="1259,12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" fillcolor="#3ea8ca" stroked="f">
                <v:path arrowok="t" o:connecttype="custom" o:connectlocs="798830,222250;789940,228600;757555,246380;718820,258445;669925,262890;620395,258445;581660,246380;549275,228600;485140,183515;445770,162560;396875,146685;334645,140970;272415,146685;223520,162560;184150,183515;120015,228600;87630,246380;48895,258445;0,262890;0,946785;61595,940435;110490,925195;150495,903605;214630,859155;247015,841375;285750,829310;334645,824865;384175,829310;422910,841375;455295,859155;519430,903605;558800,925195;607695,940435;669925,946785;732155,940435;781050,925195;798830,915670;798830,824865;798830,262890;798830,222250" o:connectangles="0,0,0,0,0,0,0,0,0,0,0,0,0,0,0,0,0,0,0,0,0,0,0,0,0,0,0,0,0,0,0,0,0,0,0,0,0,0,0,0"/>
              </v:polyline>
            </w:pict>
          </mc:Fallback>
        </mc:AlternateContent>
      </w:r>
      <w:r w:rsidR="00FE0E43" w:rsidRPr="00FE0E43">
        <w:rPr>
          <w:i/>
          <w:color w:val="4A4A49"/>
          <w:w w:val="110"/>
          <w:sz w:val="16"/>
        </w:rPr>
        <w:t xml:space="preserve"> </w:t>
      </w:r>
      <w:r w:rsidR="00FE0E43" w:rsidRPr="00FE0E43">
        <w:rPr>
          <w:i/>
          <w:color w:val="4A4A49"/>
          <w:w w:val="110"/>
          <w:sz w:val="16"/>
        </w:rPr>
        <w:t>Ernst was een hydrologische grootheid (Van Bakel, 1996); de originele uitwerkingen en inzichten uit zijn proefschrift (Ernst, 1962) blijven belangrijk in deze tijd van grote modellen, om ze kunnen verifiëren, of om goede benaderingen af te leiden voor bijvoorbeeld de manier waarop een fijn stelsel oppervlaktewater in een grof model kan worden opgenomen zonder de werkelijkheid al te veel geweld aan te doen (De Lange et al. 2026). Het kwantitatief uiteenrafelen van de door Ernst (1962) getekende perceeldoorsnede in dit artikel doet eer aan zijn inzicht en verbetert en passant de bekende benadering voor de radiale weerstand. Ook werpt het licht op de wat mysterieuze stippellijn met D* in zijn fig.7b (hier afbeelding 1b).</w:t>
      </w:r>
      <w:r w:rsidR="00A34100" w:rsidRPr="00784A71">
        <w:rPr>
          <w:rStyle w:val="AbstractChar"/>
        </w:rPr>
        <w:t xml:space="preserve"> </w:t>
      </w:r>
    </w:p>
    <w:p w14:paraId="24C4387E" w14:textId="77777777" w:rsidR="00ED6E6A" w:rsidRPr="00596AEA" w:rsidRDefault="00ED6E6A" w:rsidP="00712C0D">
      <w:pPr>
        <w:pStyle w:val="BodyText"/>
      </w:pPr>
    </w:p>
    <w:p w14:paraId="16B7EE3A" w14:textId="77777777" w:rsidR="00ED6E6A" w:rsidRPr="00596AEA" w:rsidRDefault="00ED6E6A" w:rsidP="00712C0D">
      <w:pPr>
        <w:pStyle w:val="BodyText"/>
        <w:rPr>
          <w:sz w:val="18"/>
        </w:rPr>
      </w:pPr>
    </w:p>
    <w:p w14:paraId="293AE03E" w14:textId="77777777" w:rsidR="00ED6E6A" w:rsidRPr="00596AEA" w:rsidRDefault="00ED6E6A" w:rsidP="00712C0D">
      <w:pPr>
        <w:pStyle w:val="BodyText"/>
        <w:rPr>
          <w:sz w:val="18"/>
        </w:rPr>
      </w:pPr>
    </w:p>
    <w:p w14:paraId="52B974B4" w14:textId="77777777" w:rsidR="00ED6E6A" w:rsidRPr="00596AEA" w:rsidRDefault="00D23D5C" w:rsidP="006355B9">
      <w:pPr>
        <w:pStyle w:val="Kop1"/>
      </w:pPr>
      <w:r w:rsidRPr="00596AEA">
        <w:t>Inleiding</w:t>
      </w:r>
      <w:r w:rsidR="0073519D">
        <w:fldChar w:fldCharType="begin"/>
      </w:r>
      <w:r w:rsidR="0073519D">
        <w:instrText xml:space="preserve"> </w:instrText>
      </w:r>
      <w:r w:rsidR="0073519D">
        <w:fldChar w:fldCharType="begin"/>
      </w:r>
      <w:r w:rsidR="0073519D">
        <w:instrText xml:space="preserve">  </w:instrText>
      </w:r>
      <w:r w:rsidR="0073519D">
        <w:fldChar w:fldCharType="separate"/>
      </w:r>
      <w:r w:rsidR="0073519D">
        <w:fldChar w:fldCharType="end"/>
      </w:r>
      <w:r w:rsidR="0073519D">
        <w:instrText xml:space="preserve"> </w:instrText>
      </w:r>
      <w:r w:rsidR="0073519D">
        <w:fldChar w:fldCharType="separate"/>
      </w:r>
      <w:r w:rsidR="0073519D">
        <w:fldChar w:fldCharType="end"/>
      </w:r>
    </w:p>
    <w:p w14:paraId="4A94BA40" w14:textId="70A9D759" w:rsidR="00FE0E43" w:rsidRDefault="00FE0E43" w:rsidP="00FE0E43">
      <w:pPr>
        <w:pStyle w:val="Normaal"/>
      </w:pPr>
      <w:r w:rsidRPr="00FE0E43">
        <w:t xml:space="preserve">Ernst wilde de grondwaterstroming in een landbouwperceel, tussen </w:t>
      </w:r>
      <w:r w:rsidR="00F35D83">
        <w:t xml:space="preserve">het midden van de </w:t>
      </w:r>
      <w:r w:rsidRPr="00FE0E43">
        <w:t xml:space="preserve">sloot en </w:t>
      </w:r>
      <w:r w:rsidR="00F35D83">
        <w:t xml:space="preserve">de </w:t>
      </w:r>
      <w:r w:rsidRPr="00FE0E43">
        <w:t>waterscheiding uiteenrafelen om een goede analytische uitdrukking te vinden voor onder meer de radiale weerstand. Ook al was het watervoerend pakket homogeen, isotroop en gestoeld op vlakke basis, de stroming in afbeelding 1 was niet in één keer op te lossen. Hij splitste deze daarom in drie deelstromen: een verticale (afbeelding 1b) een horizontale (afbeelding 1c) en één die wordt veroorzaakt door de contractie van de stroomlijnen nabij de sloot. Helemaal perfect lukt dat niet, want voor superpositie moet o.m. het stromingsdomein hetzelfde blijven, dat aan de bovenzijde wordt begrensd door het freatisch vlak in afbeelding 1a, en wat dus niet past bij het stoombeeld in afbeelding 1b met alleen verticale stroming. Ook de sloot verstoort het ideaalbeeld.</w:t>
      </w:r>
    </w:p>
    <w:p w14:paraId="16AC12C7" w14:textId="77777777" w:rsidR="00FE0E43" w:rsidRPr="00FE0E43" w:rsidRDefault="00FE0E43" w:rsidP="00FE0E43">
      <w:pPr>
        <w:pStyle w:val="Normaal"/>
      </w:pPr>
      <w:r w:rsidRPr="00FE0E43">
        <w:lastRenderedPageBreak/>
        <w:drawing>
          <wp:inline distT="0" distB="0" distL="0" distR="0" wp14:anchorId="0EB5FF1F" wp14:editId="7708F225">
            <wp:extent cx="3950208" cy="2834640"/>
            <wp:effectExtent l="0" t="0" r="0" b="0"/>
            <wp:docPr id="540884901" name="Picture" descr="[fig:Ernst-fig7]Afb. 7 uit Ernst (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0_Users_Theo_Entiteiten_Hygea_2022-AGT_Coding_images_Ernst62Fig7.png"/>
                    <pic:cNvPicPr>
                      <a:picLocks noChangeAspect="1" noChangeArrowheads="1"/>
                    </pic:cNvPicPr>
                  </pic:nvPicPr>
                  <pic:blipFill>
                    <a:blip r:embed="rId7"/>
                    <a:stretch>
                      <a:fillRect/>
                    </a:stretch>
                  </pic:blipFill>
                  <pic:spPr bwMode="auto">
                    <a:xfrm>
                      <a:off x="0" y="0"/>
                      <a:ext cx="3950208" cy="2834640"/>
                    </a:xfrm>
                    <a:prstGeom prst="rect">
                      <a:avLst/>
                    </a:prstGeom>
                    <a:noFill/>
                    <a:ln w="9525">
                      <a:noFill/>
                      <a:headEnd/>
                      <a:tailEnd/>
                    </a:ln>
                  </pic:spPr>
                </pic:pic>
              </a:graphicData>
            </a:graphic>
          </wp:inline>
        </w:drawing>
      </w:r>
    </w:p>
    <w:p w14:paraId="1A5660E7" w14:textId="62591636" w:rsidR="00FE0E43" w:rsidRDefault="00FE0E43" w:rsidP="00FE0E43">
      <w:pPr>
        <w:pStyle w:val="Onderschrift"/>
      </w:pPr>
      <w:bookmarkStart w:id="1" w:name="fig1"/>
      <w:r w:rsidRPr="00FE0E43">
        <w:t xml:space="preserve">Afbeelding </w:t>
      </w:r>
      <w:r w:rsidRPr="00FE0E43">
        <w:fldChar w:fldCharType="begin"/>
      </w:r>
      <w:r w:rsidRPr="00FE0E43">
        <w:instrText xml:space="preserve">SEQ Figure \* ARABIC </w:instrText>
      </w:r>
      <w:r w:rsidRPr="00FE0E43">
        <w:fldChar w:fldCharType="separate"/>
      </w:r>
      <w:r w:rsidRPr="00FE0E43">
        <w:t>1</w:t>
      </w:r>
      <w:r w:rsidRPr="00FE0E43">
        <w:fldChar w:fldCharType="end"/>
      </w:r>
      <w:r w:rsidRPr="00FE0E43">
        <w:t>:</w:t>
      </w:r>
      <w:bookmarkEnd w:id="1"/>
      <w:r w:rsidRPr="00FE0E43">
        <w:t>Figuur 7 uit Ernst (1962</w:t>
      </w:r>
    </w:p>
    <w:p w14:paraId="41F2664F" w14:textId="5A27A55D" w:rsidR="00D37B46" w:rsidRPr="00D37B46" w:rsidRDefault="00D37B46" w:rsidP="00D37B46">
      <w:pPr>
        <w:pStyle w:val="Normaal"/>
      </w:pPr>
      <w:r w:rsidRPr="00D37B46">
        <w:t xml:space="preserve">Dit artikel A) ontrafelt, analyseert en kwantificeert deze doorsnede, B) bepaalt de radiale weerstand, C) onderzoekt de stippellijn in afbeelding 1b samen met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D37B46">
        <w:t xml:space="preserve"> die Ernst als term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k</m:t>
        </m:r>
      </m:oMath>
      <w:r w:rsidRPr="00D37B46">
        <w:t xml:space="preserve"> in zijn weerstandsformule (zijn vgl. 33) opneemt. Op p.17 zegt hij er het volgende over</w:t>
      </w:r>
      <w:proofErr w:type="gramStart"/>
      <w:r w:rsidRPr="00D37B46">
        <w:t>: ,,In</w:t>
      </w:r>
      <w:proofErr w:type="gramEnd"/>
      <w:r w:rsidRPr="00D37B46">
        <w:t xml:space="preserve"> figuur 7b is de vorm van de natte omtrek van de open leiding de oorzaak, dat de stroming niet zuiver verticaal kan zijn. Op de stippellijn in deze figuur is de potentiaal gelijk aan het peil van het open water. De equipotentiaallijn ligt grotendeels horizontaal met een hoogte ongeveer overeenkomend met de onderkant van de natte omtrek van de open leiding. De figuur toont aan, dat het betrokken stijghoogteverschil alleen van betekenis kan zijn bij een slecht doorlatende bovenlaag.” Wat wilde hij hiermee precies zeggen?</w:t>
      </w:r>
    </w:p>
    <w:p w14:paraId="62688F91" w14:textId="36D16021" w:rsidR="00D37B46" w:rsidRPr="00FE0E43" w:rsidRDefault="00D37B46" w:rsidP="00D37B46">
      <w:pPr>
        <w:pStyle w:val="Normaal"/>
      </w:pPr>
      <w:r w:rsidRPr="00D37B46">
        <w:t xml:space="preserve">We kennen geen analytische oplossing voor exact de doorsnede van Ernst. Dat wordt anders wanneer we hem idealiseren tot vaste dikte </w:t>
      </w:r>
      <m:oMath>
        <m:r>
          <w:rPr>
            <w:rFonts w:ascii="Cambria Math" w:hAnsi="Cambria Math"/>
          </w:rPr>
          <m:t>D</m:t>
        </m:r>
      </m:oMath>
      <w:r w:rsidRPr="00D37B46">
        <w:t xml:space="preserve"> tussen het </w:t>
      </w:r>
      <w:r>
        <w:t xml:space="preserve">midden van de </w:t>
      </w:r>
      <w:r w:rsidRPr="00D37B46">
        <w:t xml:space="preserve">sloot op </w:t>
      </w:r>
      <m:oMath>
        <m:r>
          <w:rPr>
            <w:rFonts w:ascii="Cambria Math" w:hAnsi="Cambria Math"/>
          </w:rPr>
          <m:t>x</m:t>
        </m:r>
        <m:r>
          <m:rPr>
            <m:sty m:val="p"/>
          </m:rPr>
          <w:rPr>
            <w:rFonts w:ascii="Cambria Math" w:hAnsi="Cambria Math"/>
          </w:rPr>
          <m:t>=</m:t>
        </m:r>
        <m:r>
          <w:rPr>
            <w:rFonts w:ascii="Cambria Math" w:hAnsi="Cambria Math"/>
          </w:rPr>
          <m:t>b</m:t>
        </m:r>
      </m:oMath>
      <w:r w:rsidRPr="00D37B46">
        <w:t xml:space="preserve"> en waterscheiding op </w:t>
      </w:r>
      <m:oMath>
        <m:r>
          <w:rPr>
            <w:rFonts w:ascii="Cambria Math" w:hAnsi="Cambria Math"/>
          </w:rPr>
          <m:t>x</m:t>
        </m:r>
        <m:r>
          <m:rPr>
            <m:sty m:val="p"/>
          </m:rPr>
          <w:rPr>
            <w:rFonts w:ascii="Cambria Math" w:hAnsi="Cambria Math"/>
          </w:rPr>
          <m:t>=</m:t>
        </m:r>
        <m:r>
          <w:rPr>
            <w:rFonts w:ascii="Cambria Math" w:hAnsi="Cambria Math"/>
          </w:rPr>
          <m:t>0</m:t>
        </m:r>
      </m:oMath>
      <w:r w:rsidRPr="00D37B46">
        <w:t xml:space="preserve">, en waarin we de sloot samentrekken tot een punt in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oMath>
      <w:r w:rsidRPr="00D37B46">
        <w:t xml:space="preserve"> </w:t>
      </w:r>
      <m:oMath>
        <m:r>
          <w:rPr>
            <w:rFonts w:ascii="Cambria Math" w:hAnsi="Cambria Math"/>
          </w:rPr>
          <m:t>z</m:t>
        </m:r>
        <m:r>
          <m:rPr>
            <m:sty m:val="p"/>
          </m:rPr>
          <w:rPr>
            <w:rFonts w:ascii="Cambria Math" w:hAnsi="Cambria Math"/>
          </w:rPr>
          <m:t>=</m:t>
        </m:r>
        <m:r>
          <w:rPr>
            <w:rFonts w:ascii="Cambria Math" w:hAnsi="Cambria Math"/>
          </w:rPr>
          <m:t>D</m:t>
        </m:r>
      </m:oMath>
      <w:r w:rsidRPr="00D37B46">
        <w:t>. De afwijking van de werkelijke doorsnede is gering zolang de opbolling van het freatisch vlak maar een fractie is van de pakketdikte is en de radius van de sloot klein. Hier beginnen we mee, om verderop de werkelijke doorsnede te onderzoeken, precies zoals Ernst die heeft getekend.</w:t>
      </w:r>
    </w:p>
    <w:p w14:paraId="4280B822" w14:textId="77777777" w:rsidR="00D37B46" w:rsidRPr="00D37B46" w:rsidRDefault="00D37B46" w:rsidP="00D37B46">
      <w:pPr>
        <w:pStyle w:val="Kop1"/>
      </w:pPr>
      <w:r w:rsidRPr="00D37B46">
        <w:t>De geïdealiseerde doorsnede</w:t>
      </w:r>
    </w:p>
    <w:p w14:paraId="0AC8FFDF" w14:textId="77777777" w:rsidR="00D37B46" w:rsidRPr="00F6667A" w:rsidRDefault="00D37B46" w:rsidP="00D37B46">
      <w:pPr>
        <w:pStyle w:val="Normaal"/>
      </w:pPr>
      <w:r w:rsidRPr="00F6667A">
        <w:t xml:space="preserve">In de geïdealiseerde doorsnede kunnen we de stroming exact opsplitsen in </w:t>
      </w:r>
      <w:ins w:id="2" w:author="David Simpson" w:date="2026-02-11T20:32:00Z" w16du:dateUtc="2026-02-11T19:32:00Z">
        <w:r>
          <w:t xml:space="preserve">een </w:t>
        </w:r>
      </w:ins>
      <w:r w:rsidRPr="00F6667A">
        <w:t>verticale, horizontale en radiale stroming (</w:t>
      </w:r>
      <w:r>
        <w:t xml:space="preserve">zie afbeelding </w:t>
      </w:r>
      <w:hyperlink w:anchor="fig:Figuur-7-numeriek">
        <w:r w:rsidRPr="00F6667A">
          <w:rPr>
            <w:rStyle w:val="Hyperlink"/>
            <w:rFonts w:cs="Trebuchet MS"/>
          </w:rPr>
          <w:t>2</w:t>
        </w:r>
      </w:hyperlink>
      <w:r w:rsidRPr="00F6667A">
        <w:t>).</w:t>
      </w:r>
    </w:p>
    <w:p w14:paraId="5C0CC5AF" w14:textId="77777777" w:rsidR="00D37B46" w:rsidRPr="00F6667A" w:rsidRDefault="00D37B46" w:rsidP="00D37B46">
      <w:pPr>
        <w:pStyle w:val="Normaal"/>
      </w:pPr>
      <w:r w:rsidRPr="00F6667A">
        <w:rPr>
          <w:noProof/>
        </w:rPr>
        <w:drawing>
          <wp:inline distT="0" distB="0" distL="0" distR="0" wp14:anchorId="735BEAE5" wp14:editId="284F3679">
            <wp:extent cx="3907155" cy="3384755"/>
            <wp:effectExtent l="0" t="0" r="4445" b="6350"/>
            <wp:docPr id="1356332344" name="Picture" descr="[fig:Figuur-7-numeriek]Afbeelding 7 uit Ernst numeriek nagere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_Users_Theo_Entiteiten_Hygea_2022-AGT_Coding_images_ErnstFig7_numeriek.png"/>
                    <pic:cNvPicPr>
                      <a:picLocks noChangeAspect="1" noChangeArrowheads="1"/>
                    </pic:cNvPicPr>
                  </pic:nvPicPr>
                  <pic:blipFill rotWithShape="1">
                    <a:blip r:embed="rId8"/>
                    <a:srcRect l="4321" r="5872" b="6720"/>
                    <a:stretch>
                      <a:fillRect/>
                    </a:stretch>
                  </pic:blipFill>
                  <pic:spPr bwMode="auto">
                    <a:xfrm>
                      <a:off x="0" y="0"/>
                      <a:ext cx="3908841" cy="3386216"/>
                    </a:xfrm>
                    <a:prstGeom prst="rect">
                      <a:avLst/>
                    </a:prstGeom>
                    <a:noFill/>
                    <a:ln>
                      <a:noFill/>
                    </a:ln>
                    <a:extLst>
                      <a:ext uri="{53640926-AAD7-44D8-BBD7-CCE9431645EC}">
                        <a14:shadowObscured xmlns:a14="http://schemas.microsoft.com/office/drawing/2010/main"/>
                      </a:ext>
                    </a:extLst>
                  </pic:spPr>
                </pic:pic>
              </a:graphicData>
            </a:graphic>
          </wp:inline>
        </w:drawing>
      </w:r>
    </w:p>
    <w:p w14:paraId="7108A2D6" w14:textId="77777777" w:rsidR="00D37B46" w:rsidRPr="00F6667A" w:rsidRDefault="00D37B46" w:rsidP="00D37B46">
      <w:pPr>
        <w:pStyle w:val="Onderschrift"/>
        <w:rPr>
          <w:w w:val="105"/>
        </w:rPr>
      </w:pPr>
      <w:bookmarkStart w:id="3" w:name="fig2"/>
      <w:r>
        <w:t>Afbeelding</w:t>
      </w:r>
      <w:r w:rsidRPr="00F6667A">
        <w:rPr>
          <w:w w:val="105"/>
        </w:rPr>
        <w:t> </w:t>
      </w:r>
      <w:r w:rsidRPr="00F6667A">
        <w:rPr>
          <w:w w:val="105"/>
        </w:rPr>
        <w:fldChar w:fldCharType="begin"/>
      </w:r>
      <w:r w:rsidRPr="00F6667A">
        <w:rPr>
          <w:w w:val="105"/>
        </w:rPr>
        <w:instrText xml:space="preserve">SEQ Figure \* ARABIC </w:instrText>
      </w:r>
      <w:r w:rsidRPr="00F6667A">
        <w:rPr>
          <w:w w:val="105"/>
        </w:rPr>
        <w:fldChar w:fldCharType="separate"/>
      </w:r>
      <w:r>
        <w:rPr>
          <w:noProof/>
          <w:w w:val="105"/>
        </w:rPr>
        <w:t>2</w:t>
      </w:r>
      <w:r w:rsidRPr="00F6667A">
        <w:rPr>
          <w:w w:val="105"/>
        </w:rPr>
        <w:fldChar w:fldCharType="end"/>
      </w:r>
      <w:r w:rsidRPr="00F6667A">
        <w:rPr>
          <w:w w:val="105"/>
        </w:rPr>
        <w:t>:</w:t>
      </w:r>
      <w:bookmarkEnd w:id="3"/>
      <w:r>
        <w:t xml:space="preserve"> Afbeelding 1 analytisch </w:t>
      </w:r>
      <w:r w:rsidRPr="00F6667A">
        <w:rPr>
          <w:w w:val="105"/>
        </w:rPr>
        <w:t>nagerekend</w:t>
      </w:r>
      <w:r>
        <w:rPr>
          <w:w w:val="105"/>
        </w:rPr>
        <w:t xml:space="preserve"> met stroomlijnen (rood) en potentiaallijnen (blauw)</w:t>
      </w:r>
      <w:r w:rsidRPr="00F6667A">
        <w:rPr>
          <w:w w:val="105"/>
        </w:rPr>
        <w:t>.</w:t>
      </w:r>
    </w:p>
    <w:p w14:paraId="7E327A70" w14:textId="7E2A3D5E" w:rsidR="002B0FA2" w:rsidRDefault="00D37B46" w:rsidP="00D37B46">
      <w:pPr>
        <w:pStyle w:val="Kop2"/>
      </w:pPr>
      <w:r>
        <w:t>De verticale stroming</w:t>
      </w:r>
    </w:p>
    <w:p w14:paraId="58F9B86E" w14:textId="60F4FFAC" w:rsidR="00D37B46" w:rsidRPr="00D37B46" w:rsidRDefault="00D37B46" w:rsidP="00D37B46">
      <w:pPr>
        <w:pStyle w:val="Normaal"/>
      </w:pPr>
      <w:r w:rsidRPr="00D37B46">
        <w:t xml:space="preserve">Ernst creëert verticale stroming door loodrecht op het vlak van de doorsnede een stroom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D37B46">
        <w:t xml:space="preserve"> [1/d] onttrekken. De verticale flux daalt hierdoor van </w:t>
      </w:r>
      <m:oMath>
        <m:r>
          <w:rPr>
            <w:rFonts w:ascii="Cambria Math" w:hAnsi="Cambria Math"/>
          </w:rPr>
          <m:t>N</m:t>
        </m:r>
      </m:oMath>
      <w:r w:rsidRPr="00D37B46">
        <w:t xml:space="preserve"> [m/d] op </w:t>
      </w:r>
      <m:oMath>
        <m:r>
          <w:rPr>
            <w:rFonts w:ascii="Cambria Math" w:hAnsi="Cambria Math"/>
          </w:rPr>
          <m:t>z</m:t>
        </m:r>
        <m:r>
          <m:rPr>
            <m:sty m:val="p"/>
          </m:rPr>
          <w:rPr>
            <w:rFonts w:ascii="Cambria Math" w:hAnsi="Cambria Math"/>
          </w:rPr>
          <m:t>=</m:t>
        </m:r>
        <m:r>
          <w:rPr>
            <w:rFonts w:ascii="Cambria Math" w:hAnsi="Cambria Math"/>
          </w:rPr>
          <m:t>D</m:t>
        </m:r>
      </m:oMath>
      <w:r w:rsidRPr="00D37B46">
        <w:t xml:space="preserve"> tot 0 aan de basis bij </w:t>
      </w:r>
      <m:oMath>
        <m:r>
          <w:rPr>
            <w:rFonts w:ascii="Cambria Math" w:hAnsi="Cambria Math"/>
          </w:rPr>
          <m:t>z</m:t>
        </m:r>
        <m:r>
          <m:rPr>
            <m:sty m:val="p"/>
          </m:rPr>
          <w:rPr>
            <w:rFonts w:ascii="Cambria Math" w:hAnsi="Cambria Math"/>
          </w:rPr>
          <m:t>=</m:t>
        </m:r>
        <m:r>
          <w:rPr>
            <w:rFonts w:ascii="Cambria Math" w:hAnsi="Cambria Math"/>
          </w:rPr>
          <m:t>0</m:t>
        </m:r>
      </m:oMath>
      <w:r w:rsidRPr="00D37B46">
        <w:t xml:space="preserve">. Om dit te visualiseren geeft hij zijn doorsnede een dikte </w:t>
      </w:r>
      <m:oMath>
        <m:r>
          <w:rPr>
            <w:rFonts w:ascii="Cambria Math" w:hAnsi="Cambria Math"/>
          </w:rPr>
          <m:t>Δy</m:t>
        </m:r>
      </m:oMath>
      <w:r w:rsidRPr="00D37B46">
        <w:t xml:space="preserve"> en tekent de stroming die hierdoor in dit blok ontstaat (afbeelding </w:t>
      </w:r>
      <w:hyperlink w:anchor="fig:Ernst-fig7">
        <w:r w:rsidRPr="00D37B46">
          <w:rPr>
            <w:rStyle w:val="Hyperlink"/>
            <w:rFonts w:cs="Trebuchet MS"/>
          </w:rPr>
          <w:t>1</w:t>
        </w:r>
      </w:hyperlink>
      <w:r w:rsidRPr="00D37B46">
        <w:t>/b). In de ideale doorsnede levert deze verticale stroming perfect horizontale stijghoogtelijnen op, die bovenin dichter bij elkaar liggen omdat daar de verticale flux groter is. En de tot punt gereduceerde sloot? Die doet helemaal niets; die kan je overal in de doorsnede plaatsen zonder dat er iets aan het beeld verandert. De stijghoogten zijn onbepaald, totdat we een willekeurig punt een vaste potentiaal geven. Geven we bijvoorbeeld de linkerbovenhoek stijghoogte nul, dan is automatisch de stijghoogte langs het hele bovenvlak nul (want er is geen horizontale stroming).</w:t>
      </w:r>
    </w:p>
    <w:p w14:paraId="7F254147" w14:textId="76BCCA98" w:rsidR="00D37B46" w:rsidRPr="00D37B46" w:rsidRDefault="00D37B46" w:rsidP="00D37B46">
      <w:pPr>
        <w:pStyle w:val="Normaal"/>
      </w:pPr>
      <w:r w:rsidRPr="00D37B46">
        <w:t xml:space="preserve">De verticale flux is onafhankelijk van </w:t>
      </w:r>
      <m:oMath>
        <m:r>
          <w:rPr>
            <w:rFonts w:ascii="Cambria Math" w:hAnsi="Cambria Math"/>
          </w:rPr>
          <m:t>x</m:t>
        </m:r>
      </m:oMath>
      <w:r w:rsidRPr="00D37B46">
        <w:t xml:space="preserve"> en gelijk aan</w:t>
      </w:r>
    </w:p>
    <w:p w14:paraId="53464185" w14:textId="2B0D4F7D" w:rsidR="00D37B46" w:rsidRPr="00D37B46" w:rsidRDefault="00D37B46" w:rsidP="00445891">
      <w:pPr>
        <w:pStyle w:val="Equation"/>
      </w:pP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m:t>
        </m:r>
        <m:r>
          <w:rPr>
            <w:rFonts w:ascii="Cambria Math" w:hAnsi="Cambria Math"/>
          </w:rPr>
          <m:t>k</m:t>
        </m:r>
        <m:f>
          <m:fPr>
            <m:ctrlPr>
              <w:rPr>
                <w:rFonts w:ascii="Cambria Math" w:hAnsi="Cambria Math"/>
              </w:rPr>
            </m:ctrlPr>
          </m:fPr>
          <m:num>
            <m:r>
              <w:rPr>
                <w:rFonts w:ascii="Cambria Math" w:hAnsi="Cambria Math"/>
              </w:rPr>
              <m:t>dϕ</m:t>
            </m:r>
          </m:num>
          <m:den>
            <m:r>
              <w:rPr>
                <w:rFonts w:ascii="Cambria Math" w:hAnsi="Cambria Math"/>
              </w:rPr>
              <m:t>dz</m:t>
            </m:r>
          </m:den>
        </m:f>
        <m:r>
          <m:rPr>
            <m:sty m:val="p"/>
          </m:rPr>
          <w:rPr>
            <w:rFonts w:ascii="Cambria Math" w:hAnsi="Cambria Math"/>
          </w:rPr>
          <m:t>=-</m:t>
        </m:r>
        <m:r>
          <w:rPr>
            <w:rFonts w:ascii="Cambria Math" w:hAnsi="Cambria Math"/>
          </w:rPr>
          <m:t>N</m:t>
        </m:r>
        <m:f>
          <m:fPr>
            <m:ctrlPr>
              <w:rPr>
                <w:rFonts w:ascii="Cambria Math" w:hAnsi="Cambria Math"/>
              </w:rPr>
            </m:ctrlPr>
          </m:fPr>
          <m:num>
            <m:r>
              <w:rPr>
                <w:rFonts w:ascii="Cambria Math" w:hAnsi="Cambria Math"/>
              </w:rPr>
              <m:t>z</m:t>
            </m:r>
          </m:num>
          <m:den>
            <m:r>
              <w:rPr>
                <w:rFonts w:ascii="Cambria Math" w:hAnsi="Cambria Math"/>
              </w:rPr>
              <m:t>D</m:t>
            </m:r>
          </m:den>
        </m:f>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z</m:t>
            </m:r>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2</m:t>
            </m:r>
            <m:r>
              <w:rPr>
                <w:rFonts w:ascii="Cambria Math" w:hAnsi="Cambria Math"/>
              </w:rPr>
              <m:t>kD</m:t>
            </m:r>
          </m:den>
        </m:f>
        <m:sSup>
          <m:sSupPr>
            <m:ctrlPr>
              <w:rPr>
                <w:rFonts w:ascii="Cambria Math" w:hAnsi="Cambria Math"/>
              </w:rPr>
            </m:ctrlPr>
          </m:sSupPr>
          <m:e>
            <m:r>
              <w:rPr>
                <w:rFonts w:ascii="Cambria Math" w:hAnsi="Cambria Math"/>
              </w:rPr>
              <m:t>z</m:t>
            </m:r>
          </m:e>
          <m:sup>
            <m:r>
              <m:rPr>
                <m:sty m:val="p"/>
              </m:rPr>
              <w:rPr>
                <w:rFonts w:ascii="Cambria Math" w:hAnsi="Cambria Math"/>
              </w:rPr>
              <m:t>2</m:t>
            </m:r>
          </m:sup>
        </m:sSup>
      </m:oMath>
      <w:r w:rsidRPr="00D37B46">
        <w:tab/>
        <w:t>(</w:t>
      </w:r>
      <w:r w:rsidRPr="00D37B46">
        <w:fldChar w:fldCharType="begin"/>
      </w:r>
      <w:r w:rsidRPr="00D37B46">
        <w:instrText>SEQ eq</w:instrText>
      </w:r>
      <w:r w:rsidRPr="00D37B46">
        <w:fldChar w:fldCharType="separate"/>
      </w:r>
      <w:r w:rsidRPr="00D37B46">
        <w:t>1</w:t>
      </w:r>
      <w:r w:rsidRPr="00D37B46">
        <w:fldChar w:fldCharType="end"/>
      </w:r>
      <w:r w:rsidRPr="00D37B46">
        <w:t>)</w:t>
      </w:r>
    </w:p>
    <w:p w14:paraId="494C678E" w14:textId="1B08F2B9" w:rsidR="00D37B46" w:rsidRPr="00D37B46" w:rsidRDefault="00D37B46" w:rsidP="00D37B46">
      <w:pPr>
        <w:pStyle w:val="Normaal"/>
      </w:pPr>
      <w:r w:rsidRPr="00D37B46">
        <w:t xml:space="preserve">De stijghoogte boven in het pakket op </w:t>
      </w:r>
      <m:oMath>
        <m:r>
          <w:rPr>
            <w:rFonts w:ascii="Cambria Math" w:hAnsi="Cambria Math"/>
          </w:rPr>
          <m:t>z</m:t>
        </m:r>
        <m:r>
          <m:rPr>
            <m:sty m:val="p"/>
          </m:rPr>
          <w:rPr>
            <w:rFonts w:ascii="Cambria Math" w:hAnsi="Cambria Math"/>
          </w:rPr>
          <m:t>=</m:t>
        </m:r>
        <m:r>
          <w:rPr>
            <w:rFonts w:ascii="Cambria Math" w:hAnsi="Cambria Math"/>
          </w:rPr>
          <m:t>D</m:t>
        </m:r>
      </m:oMath>
      <w:r w:rsidRPr="00D37B46">
        <w:t xml:space="preserve"> is overal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D37B46">
        <w:t xml:space="preserve"> hoger dan aan de basis (vul in </w:t>
      </w:r>
      <m:oMath>
        <m:r>
          <w:rPr>
            <w:rFonts w:ascii="Cambria Math" w:hAnsi="Cambria Math"/>
          </w:rPr>
          <m:t>z</m:t>
        </m:r>
        <m:r>
          <m:rPr>
            <m:sty m:val="p"/>
          </m:rPr>
          <w:rPr>
            <w:rFonts w:ascii="Cambria Math" w:hAnsi="Cambria Math"/>
          </w:rPr>
          <m:t>=</m:t>
        </m:r>
        <m:r>
          <w:rPr>
            <w:rFonts w:ascii="Cambria Math" w:hAnsi="Cambria Math"/>
          </w:rPr>
          <m:t>D</m:t>
        </m:r>
      </m:oMath>
      <w:r w:rsidRPr="00D37B46">
        <w:t>).</w:t>
      </w:r>
    </w:p>
    <w:p w14:paraId="132D7D11" w14:textId="1156CC7C" w:rsidR="00D37B46" w:rsidRPr="00D37B46" w:rsidRDefault="00D37B46" w:rsidP="00D37B46">
      <w:pPr>
        <w:pStyle w:val="Normaal"/>
      </w:pPr>
      <w:r w:rsidRPr="00D37B46">
        <w:t xml:space="preserve">De genoemde uniforme onttrekking </w:t>
      </w:r>
      <m:oMath>
        <m:r>
          <w:rPr>
            <w:rFonts w:ascii="Cambria Math" w:hAnsi="Cambria Math"/>
          </w:rPr>
          <m:t>n</m:t>
        </m:r>
      </m:oMath>
      <w:r w:rsidRPr="00D37B46">
        <w:t xml:space="preserve"> (de divergentie) is inderdaad </w:t>
      </w:r>
      <m:oMath>
        <m:r>
          <w:rPr>
            <w:rFonts w:ascii="Cambria Math" w:hAnsi="Cambria Math"/>
          </w:rPr>
          <m:t>n</m:t>
        </m:r>
        <m:r>
          <m:rPr>
            <m:sty m:val="p"/>
          </m:rPr>
          <w:rPr>
            <w:rFonts w:ascii="Cambria Math" w:hAnsi="Cambria Math"/>
          </w:rPr>
          <m:t>=</m:t>
        </m:r>
        <m:r>
          <w:rPr>
            <w:rFonts w:ascii="Cambria Math" w:hAnsi="Cambria Math"/>
          </w:rPr>
          <m:t>k </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ϕ</m:t>
            </m:r>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D37B46">
        <w:t xml:space="preserve">. Omdat de divergentie hier niet nul is, is de stroomfunctie niet gedefinieerd, en kunnen we de stroomlijnen niet als contourlijnen tekenen (wel via </w:t>
      </w:r>
      <w:proofErr w:type="spellStart"/>
      <w:r w:rsidRPr="00D37B46">
        <w:t>particle</w:t>
      </w:r>
      <w:proofErr w:type="spellEnd"/>
      <w:r w:rsidRPr="00D37B46">
        <w:t xml:space="preserve"> tracking). Hetzelfde geldt voor de doorsnede met alleen horizontale stroming.</w:t>
      </w:r>
    </w:p>
    <w:p w14:paraId="16018B99" w14:textId="678E61E5" w:rsidR="00D37B46" w:rsidRDefault="00D37B46" w:rsidP="00D37B46">
      <w:pPr>
        <w:pStyle w:val="Kop2"/>
        <w:rPr>
          <w:w w:val="105"/>
        </w:rPr>
      </w:pPr>
      <w:r w:rsidRPr="00D37B46">
        <w:rPr>
          <w:w w:val="105"/>
        </w:rPr>
        <w:t>De horizontale stroming</w:t>
      </w:r>
    </w:p>
    <w:p w14:paraId="34A0F84F" w14:textId="52340996" w:rsidR="00D37B46" w:rsidRPr="00D37B46" w:rsidRDefault="00D37B46" w:rsidP="00D37B46">
      <w:pPr>
        <w:pStyle w:val="Normaal"/>
      </w:pPr>
      <w:r w:rsidRPr="00D37B46">
        <w:t xml:space="preserve">Ernst vaart vervolgens voort met de horizontale stroming (afbeelding 1c en afbeelding 2c). Zuiver horizontale stroming ontstaat door een uniforme infiltratie </w:t>
      </w:r>
      <m:oMath>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D37B46">
        <w:t xml:space="preserve"> over de hele doorsnede, samen met een gesloten rand rechts op </w:t>
      </w:r>
      <m:oMath>
        <m:r>
          <w:rPr>
            <w:rFonts w:ascii="Cambria Math" w:hAnsi="Cambria Math"/>
          </w:rPr>
          <m:t>x</m:t>
        </m:r>
        <m:r>
          <m:rPr>
            <m:sty m:val="p"/>
          </m:rPr>
          <w:rPr>
            <w:rFonts w:ascii="Cambria Math" w:hAnsi="Cambria Math"/>
          </w:rPr>
          <m:t>=</m:t>
        </m:r>
        <m:r>
          <w:rPr>
            <w:rFonts w:ascii="Cambria Math" w:hAnsi="Cambria Math"/>
          </w:rPr>
          <m:t>0</m:t>
        </m:r>
      </m:oMath>
      <w:r w:rsidRPr="00D37B46">
        <w:t xml:space="preserve">, en op </w:t>
      </w:r>
      <m:oMath>
        <m:r>
          <w:rPr>
            <w:rFonts w:ascii="Cambria Math" w:hAnsi="Cambria Math"/>
          </w:rPr>
          <m:t>x</m:t>
        </m:r>
        <m:r>
          <m:rPr>
            <m:sty m:val="p"/>
          </m:rPr>
          <w:rPr>
            <w:rFonts w:ascii="Cambria Math" w:hAnsi="Cambria Math"/>
          </w:rPr>
          <m:t>=</m:t>
        </m:r>
        <m:r>
          <w:rPr>
            <w:rFonts w:ascii="Cambria Math" w:hAnsi="Cambria Math"/>
          </w:rPr>
          <m:t>b</m:t>
        </m:r>
      </m:oMath>
      <w:r w:rsidRPr="00D37B46">
        <w:t xml:space="preserve">, een uniforme onttrekking </w:t>
      </w:r>
      <m:oMath>
        <m:r>
          <w:rPr>
            <w:rFonts w:ascii="Cambria Math" w:hAnsi="Cambria Math"/>
          </w:rPr>
          <m:t>q</m:t>
        </m:r>
        <m:r>
          <m:rPr>
            <m:sty m:val="p"/>
          </m:rPr>
          <w:rPr>
            <w:rFonts w:ascii="Cambria Math" w:hAnsi="Cambria Math"/>
          </w:rPr>
          <m:t>=</m:t>
        </m:r>
        <m:r>
          <w:rPr>
            <w:rFonts w:ascii="Cambria Math" w:hAnsi="Cambria Math"/>
          </w:rPr>
          <m:t>Nb</m:t>
        </m:r>
        <m:r>
          <m:rPr>
            <m:sty m:val="p"/>
          </m:rPr>
          <w:rPr>
            <w:rFonts w:ascii="Cambria Math" w:hAnsi="Cambria Math"/>
          </w:rPr>
          <m:t>/</m:t>
        </m:r>
        <m:r>
          <w:rPr>
            <w:rFonts w:ascii="Cambria Math" w:hAnsi="Cambria Math"/>
          </w:rPr>
          <m:t>D</m:t>
        </m:r>
      </m:oMath>
      <w:r w:rsidRPr="00D37B46">
        <w:t xml:space="preserve">. De totale onttrekking aan deze rand is dan gelijk aan het totale neerslagoverschot </w:t>
      </w:r>
      <m:oMath>
        <m:r>
          <w:rPr>
            <w:rFonts w:ascii="Cambria Math" w:hAnsi="Cambria Math"/>
          </w:rPr>
          <m:t>Nb</m:t>
        </m:r>
      </m:oMath>
      <w:r w:rsidRPr="00D37B46">
        <w:t xml:space="preserve"> via de bovenrand. Ernst visualiseert dit op dezelfde wijze (onderste figuur in afbeelding 1c). Ook in deze situatie is de stroming in de doorsnede volledig onafhankelijk van de sloot. De sloot is dan ook niet getekend in doorsneden waar hij er niet toe doet. De stijghoogte is ook hier onbepaald, totdat die in een enkel willekeurig punt wordt vastgeprikt.</w:t>
      </w:r>
    </w:p>
    <w:p w14:paraId="1E62AF97" w14:textId="08C79075" w:rsidR="00D37B46" w:rsidRPr="00D37B46" w:rsidRDefault="00D37B46" w:rsidP="00D37B46">
      <w:pPr>
        <w:pStyle w:val="Normaal"/>
      </w:pPr>
      <w:r w:rsidRPr="00D37B46">
        <w:t xml:space="preserve">De stijghoogte </w:t>
      </w:r>
      <m:oMath>
        <m:r>
          <w:rPr>
            <w:rFonts w:ascii="Cambria Math" w:hAnsi="Cambria Math"/>
          </w:rPr>
          <m:t>ϕ</m:t>
        </m:r>
      </m:oMath>
      <w:r w:rsidRPr="00D37B46">
        <w:t xml:space="preserve"> in de doorsnede hangt nu alleen af van </w:t>
      </w:r>
      <m:oMath>
        <m:r>
          <w:rPr>
            <w:rFonts w:ascii="Cambria Math" w:hAnsi="Cambria Math"/>
          </w:rPr>
          <m:t>x</m:t>
        </m:r>
      </m:oMath>
      <w:r w:rsidRPr="00D37B46">
        <w:t>. Combineren van continuïteit en Darcy levert:</w:t>
      </w:r>
    </w:p>
    <w:p w14:paraId="4AF6F2DF" w14:textId="759CB5A8" w:rsidR="00D37B46" w:rsidRPr="00D37B46" w:rsidRDefault="00D37B46" w:rsidP="00445891">
      <w:pPr>
        <w:pStyle w:val="Equation"/>
      </w:pPr>
      <m:oMath>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Q</m:t>
            </m:r>
            <m:d>
              <m:dPr>
                <m:ctrlPr>
                  <w:rPr>
                    <w:rFonts w:ascii="Cambria Math" w:hAnsi="Cambria Math"/>
                  </w:rPr>
                </m:ctrlPr>
              </m:dPr>
              <m:e>
                <m:r>
                  <w:rPr>
                    <w:rFonts w:ascii="Cambria Math" w:hAnsi="Cambria Math"/>
                  </w:rPr>
                  <m:t>x</m:t>
                </m:r>
              </m:e>
            </m:d>
          </m:num>
          <m:den>
            <m:r>
              <w:rPr>
                <w:rFonts w:ascii="Cambria Math" w:hAnsi="Cambria Math"/>
              </w:rPr>
              <m:t>D</m:t>
            </m:r>
          </m:den>
        </m:f>
        <m:r>
          <m:rPr>
            <m:sty m:val="p"/>
          </m:rPr>
          <w:rPr>
            <w:rFonts w:ascii="Cambria Math" w:hAnsi="Cambria Math"/>
          </w:rPr>
          <m:t>=-</m:t>
        </m:r>
        <m:r>
          <w:rPr>
            <w:rFonts w:ascii="Cambria Math" w:hAnsi="Cambria Math"/>
          </w:rPr>
          <m:t>k</m:t>
        </m:r>
        <m:f>
          <m:fPr>
            <m:ctrlPr>
              <w:rPr>
                <w:rFonts w:ascii="Cambria Math" w:hAnsi="Cambria Math"/>
              </w:rPr>
            </m:ctrlPr>
          </m:fPr>
          <m:num>
            <m:r>
              <w:rPr>
                <w:rFonts w:ascii="Cambria Math" w:hAnsi="Cambria Math"/>
              </w:rPr>
              <m:t>dϕ</m:t>
            </m:r>
          </m:num>
          <m:den>
            <m:r>
              <w:rPr>
                <w:rFonts w:ascii="Cambria Math" w:hAnsi="Cambria Math"/>
              </w:rPr>
              <m:t>dx</m:t>
            </m:r>
          </m:den>
        </m:f>
        <m:r>
          <m:rPr>
            <m:sty m:val="p"/>
          </m:rPr>
          <w:rPr>
            <w:rFonts w:ascii="Cambria Math" w:hAnsi="Cambria Math"/>
          </w:rPr>
          <m:t>=</m:t>
        </m:r>
        <m:r>
          <w:rPr>
            <w:rFonts w:ascii="Cambria Math" w:hAnsi="Cambria Math"/>
          </w:rPr>
          <m:t>Nx</m:t>
        </m:r>
        <m:r>
          <m:rPr>
            <m:sty m:val="p"/>
          </m:rPr>
          <w:rPr>
            <w:rFonts w:ascii="Cambria Math" w:hAnsi="Cambria Math"/>
          </w:rPr>
          <m:t> → </m:t>
        </m:r>
        <m:r>
          <w:rPr>
            <w:rFonts w:ascii="Cambria Math" w:hAnsi="Cambria Math"/>
          </w:rPr>
          <m:t>ϕ</m:t>
        </m:r>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r>
              <w:rPr>
                <w:rFonts w:ascii="Cambria Math" w:hAnsi="Cambria Math"/>
              </w:rPr>
              <m:t>kD</m:t>
            </m:r>
          </m:den>
        </m:f>
      </m:oMath>
      <w:r w:rsidRPr="00D37B46">
        <w:tab/>
        <w:t>(</w:t>
      </w:r>
      <w:r w:rsidRPr="00D37B46">
        <w:fldChar w:fldCharType="begin"/>
      </w:r>
      <w:r w:rsidRPr="00D37B46">
        <w:instrText xml:space="preserve">SEQ eq  </w:instrText>
      </w:r>
      <w:r w:rsidRPr="00D37B46">
        <w:fldChar w:fldCharType="separate"/>
      </w:r>
      <w:r w:rsidRPr="00D37B46">
        <w:t>2</w:t>
      </w:r>
      <w:r w:rsidRPr="00D37B46">
        <w:fldChar w:fldCharType="end"/>
      </w:r>
      <w:r w:rsidRPr="00D37B46">
        <w:t>)</w:t>
      </w:r>
    </w:p>
    <w:p w14:paraId="7ED025A2" w14:textId="5A36606F" w:rsidR="00D37B46" w:rsidRPr="00D37B46" w:rsidRDefault="00D37B46" w:rsidP="00D37B46">
      <w:pPr>
        <w:pStyle w:val="Normaal"/>
      </w:pPr>
      <w:r w:rsidRPr="00D37B46">
        <w:t xml:space="preserve">Met </w:t>
      </w: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oMath>
      <w:r w:rsidRPr="00D37B46">
        <w:t xml:space="preserve"> voor </w:t>
      </w:r>
      <m:oMath>
        <m:r>
          <w:rPr>
            <w:rFonts w:ascii="Cambria Math" w:hAnsi="Cambria Math"/>
          </w:rPr>
          <m:t>x</m:t>
        </m:r>
        <m:r>
          <m:rPr>
            <m:sty m:val="p"/>
          </m:rPr>
          <w:rPr>
            <w:rFonts w:ascii="Cambria Math" w:hAnsi="Cambria Math"/>
          </w:rPr>
          <m:t>=</m:t>
        </m:r>
        <m:r>
          <w:rPr>
            <w:rFonts w:ascii="Cambria Math" w:hAnsi="Cambria Math"/>
          </w:rPr>
          <m:t>b</m:t>
        </m:r>
      </m:oMath>
      <w:r w:rsidRPr="00D37B46">
        <w:t xml:space="preserve"> volgt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oMath>
      <w:r w:rsidRPr="00D37B46">
        <w:t xml:space="preserve"> en</w:t>
      </w:r>
    </w:p>
    <w:p w14:paraId="1240A2C7" w14:textId="69F575FB" w:rsidR="00D37B46" w:rsidRPr="00D37B46" w:rsidRDefault="00D37B46" w:rsidP="00445891">
      <w:pPr>
        <w:pStyle w:val="Equation"/>
      </w:pP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2</m:t>
            </m:r>
            <m:r>
              <w:rPr>
                <w:rFonts w:ascii="Cambria Math" w:hAnsi="Cambria Math"/>
              </w:rPr>
              <m:t>kD</m:t>
            </m:r>
          </m:den>
        </m:f>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oMath>
      <w:r w:rsidRPr="00D37B46">
        <w:tab/>
        <w:t>(</w:t>
      </w:r>
      <w:r w:rsidRPr="00D37B46">
        <w:fldChar w:fldCharType="begin"/>
      </w:r>
      <w:r w:rsidRPr="00D37B46">
        <w:instrText xml:space="preserve">SEQ eq  </w:instrText>
      </w:r>
      <w:r w:rsidRPr="00D37B46">
        <w:fldChar w:fldCharType="separate"/>
      </w:r>
      <w:r w:rsidRPr="00D37B46">
        <w:t>3</w:t>
      </w:r>
      <w:r w:rsidRPr="00D37B46">
        <w:fldChar w:fldCharType="end"/>
      </w:r>
      <w:r w:rsidRPr="00D37B46">
        <w:t>)</w:t>
      </w:r>
    </w:p>
    <w:p w14:paraId="54B1678F" w14:textId="6B70A819" w:rsidR="00D37B46" w:rsidRPr="00D37B46" w:rsidRDefault="00D37B46" w:rsidP="00D37B46">
      <w:pPr>
        <w:pStyle w:val="Normaal"/>
      </w:pPr>
      <w:r w:rsidRPr="00D37B46">
        <w:t xml:space="preserve">Deze stijghoogte </w:t>
      </w:r>
      <m:oMath>
        <m:r>
          <w:rPr>
            <w:rFonts w:ascii="Cambria Math" w:hAnsi="Cambria Math"/>
          </w:rPr>
          <m:t>ϕ</m:t>
        </m:r>
        <m:d>
          <m:dPr>
            <m:ctrlPr>
              <w:rPr>
                <w:rFonts w:ascii="Cambria Math" w:hAnsi="Cambria Math"/>
              </w:rPr>
            </m:ctrlPr>
          </m:dPr>
          <m:e>
            <m:r>
              <w:rPr>
                <w:rFonts w:ascii="Cambria Math" w:hAnsi="Cambria Math"/>
              </w:rPr>
              <m:t>x</m:t>
            </m:r>
          </m:e>
        </m:d>
      </m:oMath>
      <w:r w:rsidRPr="00D37B46">
        <w:t xml:space="preserve"> volgens Dupuit is onafhankelijk van </w:t>
      </w:r>
      <m:oMath>
        <m:r>
          <w:rPr>
            <w:rFonts w:ascii="Cambria Math" w:hAnsi="Cambria Math"/>
          </w:rPr>
          <m:t>z</m:t>
        </m:r>
      </m:oMath>
      <w:r w:rsidRPr="00D37B46">
        <w:t xml:space="preserve">. De uniforme infiltratie is </w:t>
      </w:r>
      <m:oMath>
        <m:r>
          <m:rPr>
            <m:sty m:val="p"/>
          </m:rPr>
          <w:rPr>
            <w:rFonts w:ascii="Cambria Math" w:hAnsi="Cambria Math"/>
          </w:rPr>
          <m:t>-</m:t>
        </m:r>
        <m:r>
          <w:rPr>
            <w:rFonts w:ascii="Cambria Math" w:hAnsi="Cambria Math"/>
          </w:rPr>
          <m:t>kD </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ϕ </m:t>
            </m:r>
            <m:r>
              <m:rPr>
                <m:sty m:val="p"/>
              </m:rPr>
              <w:rPr>
                <w:rFonts w:ascii="Cambria Math" w:hAnsi="Cambria Math"/>
              </w:rPr>
              <m:t>/</m:t>
            </m:r>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2</m:t>
                </m:r>
              </m:sup>
            </m:sSup>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D37B46">
        <w:t>, is even groot als de uniforme onttrekking bij de zuiver verticale stroming in afbeelding 2b, maar tegengesteld. De divergentie valt weg door de stroming in afbeelding 2b en afbeelding 2b te superponeren. Je krijgt dan het plaatje dat Ernst niet getekend heeft, hier getoond in afbeelding 2d.</w:t>
      </w:r>
    </w:p>
    <w:p w14:paraId="509BA7A8" w14:textId="4F3095BD" w:rsidR="00D37B46" w:rsidRDefault="00D37B46" w:rsidP="00D37B46">
      <w:pPr>
        <w:pStyle w:val="Kop2"/>
        <w:rPr>
          <w:w w:val="105"/>
        </w:rPr>
      </w:pPr>
      <w:r>
        <w:rPr>
          <w:w w:val="105"/>
        </w:rPr>
        <w:t>De c</w:t>
      </w:r>
      <w:r w:rsidRPr="00F6667A">
        <w:rPr>
          <w:w w:val="105"/>
        </w:rPr>
        <w:t>ombinatie van horizontale en verticale stroming</w:t>
      </w:r>
    </w:p>
    <w:p w14:paraId="62E69157" w14:textId="7C85D2D4" w:rsidR="00445891" w:rsidRPr="00445891" w:rsidRDefault="00445891" w:rsidP="00445891">
      <w:pPr>
        <w:pStyle w:val="Normaal"/>
      </w:pPr>
      <w:r w:rsidRPr="00445891">
        <w:t xml:space="preserve">We zien in afbeelding 2d een doorsnede met breedte </w:t>
      </w:r>
      <m:oMath>
        <m:r>
          <w:rPr>
            <w:rFonts w:ascii="Cambria Math" w:hAnsi="Cambria Math"/>
          </w:rPr>
          <m:t>b</m:t>
        </m:r>
      </m:oMath>
      <w:r w:rsidRPr="00445891">
        <w:t xml:space="preserve">, die gevoed wordt door een uniform neerslagoverschot </w:t>
      </w:r>
      <m:oMath>
        <m:r>
          <w:rPr>
            <w:rFonts w:ascii="Cambria Math" w:hAnsi="Cambria Math"/>
          </w:rPr>
          <m:t>N</m:t>
        </m:r>
      </m:oMath>
      <w:r w:rsidRPr="00445891">
        <w:t xml:space="preserve"> en tegelijkertijd water via zijn </w:t>
      </w:r>
      <w:proofErr w:type="spellStart"/>
      <w:r w:rsidRPr="00445891">
        <w:t>linkerrand</w:t>
      </w:r>
      <w:proofErr w:type="spellEnd"/>
      <w:r w:rsidRPr="00445891">
        <w:t xml:space="preserve"> afvoert middels een uniforme horizontale component ter grootte </w:t>
      </w:r>
      <m:oMath>
        <m:sSub>
          <m:sSubPr>
            <m:ctrlPr>
              <w:rPr>
                <w:rFonts w:ascii="Cambria Math" w:hAnsi="Cambria Math"/>
              </w:rPr>
            </m:ctrlPr>
          </m:sSubPr>
          <m:e>
            <m:r>
              <w:rPr>
                <w:rFonts w:ascii="Cambria Math" w:hAnsi="Cambria Math"/>
              </w:rPr>
              <m:t>q</m:t>
            </m:r>
          </m:e>
          <m:sub>
            <m:r>
              <w:rPr>
                <w:rFonts w:ascii="Cambria Math" w:hAnsi="Cambria Math"/>
              </w:rPr>
              <m:t>x</m:t>
            </m:r>
            <m:r>
              <m:rPr>
                <m:sty m:val="p"/>
              </m:rPr>
              <w:rPr>
                <w:rFonts w:ascii="Cambria Math" w:hAnsi="Cambria Math"/>
              </w:rPr>
              <m:t>=</m:t>
            </m:r>
            <m:r>
              <w:rPr>
                <w:rFonts w:ascii="Cambria Math" w:hAnsi="Cambria Math"/>
              </w:rPr>
              <m:t>b</m:t>
            </m:r>
          </m:sub>
        </m:sSub>
        <m:r>
          <m:rPr>
            <m:sty m:val="p"/>
          </m:rPr>
          <w:rPr>
            <w:rFonts w:ascii="Cambria Math" w:hAnsi="Cambria Math"/>
          </w:rPr>
          <m:t>=</m:t>
        </m:r>
        <m:r>
          <w:rPr>
            <w:rFonts w:ascii="Cambria Math" w:hAnsi="Cambria Math"/>
          </w:rPr>
          <m:t>Nb</m:t>
        </m:r>
        <m:r>
          <m:rPr>
            <m:sty m:val="p"/>
          </m:rPr>
          <w:rPr>
            <w:rFonts w:ascii="Cambria Math" w:hAnsi="Cambria Math"/>
          </w:rPr>
          <m:t>/</m:t>
        </m:r>
        <m:r>
          <w:rPr>
            <w:rFonts w:ascii="Cambria Math" w:hAnsi="Cambria Math"/>
          </w:rPr>
          <m:t>D</m:t>
        </m:r>
      </m:oMath>
      <w:r w:rsidRPr="00445891">
        <w:t xml:space="preserve">. Ook deze doorsnede is volledig door stromingsranden vastgelegd, waarbij de rand rechts samen met de basis van de doorsnede een stroomlijn vormt. Ook hier is de stijghoogte onbepaald zolang deze niet ergens, in een willekeurig punt, wordt vastgeprikt. Voor de stroming in deze doorsnede gelden de volgende horizontale en verticale stromingscomponenten, waarbij gemakshalve </w:t>
      </w:r>
      <m:oMath>
        <m:r>
          <w:rPr>
            <w:rFonts w:ascii="Cambria Math" w:hAnsi="Cambria Math"/>
          </w:rPr>
          <m:t>z</m:t>
        </m:r>
        <m:r>
          <m:rPr>
            <m:sty m:val="p"/>
          </m:rPr>
          <w:rPr>
            <w:rFonts w:ascii="Cambria Math" w:hAnsi="Cambria Math"/>
          </w:rPr>
          <m:t>=</m:t>
        </m:r>
        <m:r>
          <w:rPr>
            <w:rFonts w:ascii="Cambria Math" w:hAnsi="Cambria Math"/>
          </w:rPr>
          <m:t>0</m:t>
        </m:r>
      </m:oMath>
      <w:r w:rsidRPr="00445891">
        <w:t xml:space="preserve"> gelijk aan de basis is genomen:</w:t>
      </w:r>
    </w:p>
    <w:p w14:paraId="42629B89" w14:textId="01A63279" w:rsidR="00445891" w:rsidRPr="00445891" w:rsidRDefault="00445891" w:rsidP="00445891">
      <w:pPr>
        <w:pStyle w:val="Equation"/>
      </w:pP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m:t>
        </m:r>
        <m:f>
          <m:fPr>
            <m:ctrlPr>
              <w:rPr>
                <w:rFonts w:ascii="Cambria Math" w:hAnsi="Cambria Math"/>
              </w:rPr>
            </m:ctrlPr>
          </m:fPr>
          <m:num>
            <m:r>
              <w:rPr>
                <w:rFonts w:ascii="Cambria Math" w:hAnsi="Cambria Math"/>
              </w:rPr>
              <m:t>Nz</m:t>
            </m:r>
          </m:num>
          <m:den>
            <m:r>
              <w:rPr>
                <w:rFonts w:ascii="Cambria Math" w:hAnsi="Cambria Math"/>
              </w:rPr>
              <m:t>D</m:t>
            </m:r>
          </m:den>
        </m:f>
        <m:r>
          <m:rPr>
            <m:sty m:val="p"/>
          </m:rP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Nx</m:t>
            </m:r>
          </m:num>
          <m:den>
            <m:r>
              <w:rPr>
                <w:rFonts w:ascii="Cambria Math" w:hAnsi="Cambria Math"/>
              </w:rPr>
              <m:t>D</m:t>
            </m:r>
          </m:den>
        </m:f>
      </m:oMath>
      <w:r w:rsidRPr="00445891">
        <w:tab/>
        <w:t>(</w:t>
      </w:r>
      <w:r w:rsidRPr="00445891">
        <w:fldChar w:fldCharType="begin"/>
      </w:r>
      <w:r w:rsidRPr="00445891">
        <w:instrText xml:space="preserve">SEQ eq  </w:instrText>
      </w:r>
      <w:r w:rsidRPr="00445891">
        <w:fldChar w:fldCharType="separate"/>
      </w:r>
      <w:r w:rsidRPr="00445891">
        <w:t>4</w:t>
      </w:r>
      <w:r w:rsidRPr="00445891">
        <w:fldChar w:fldCharType="end"/>
      </w:r>
      <w:r w:rsidRPr="00445891">
        <w:t>)</w:t>
      </w:r>
    </w:p>
    <w:p w14:paraId="5BF5A3F2" w14:textId="77777777" w:rsidR="00445891" w:rsidRPr="00445891" w:rsidRDefault="00445891" w:rsidP="00445891">
      <w:pPr>
        <w:pStyle w:val="Normaal"/>
      </w:pPr>
      <w:proofErr w:type="gramStart"/>
      <w:r w:rsidRPr="00445891">
        <w:t>met</w:t>
      </w:r>
      <w:proofErr w:type="gramEnd"/>
      <w:r w:rsidRPr="00445891">
        <w:t xml:space="preserve"> divergentie</w:t>
      </w:r>
    </w:p>
    <w:p w14:paraId="799F5832" w14:textId="5B3518F1" w:rsidR="00445891" w:rsidRPr="00445891" w:rsidRDefault="00445891" w:rsidP="00445891">
      <w:pPr>
        <w:pStyle w:val="Equation"/>
      </w:pPr>
      <m:oMath>
        <m:r>
          <m:rPr>
            <m:sty m:val="p"/>
          </m:rPr>
          <w:rPr>
            <w:rFonts w:ascii="Cambria Math" w:hAnsi="Cambria Math"/>
          </w:rPr>
          <m:t>∇⋅</m:t>
        </m:r>
        <m:bar>
          <m:barPr>
            <m:pos m:val="top"/>
            <m:ctrlPr>
              <w:rPr>
                <w:rFonts w:ascii="Cambria Math" w:hAnsi="Cambria Math"/>
              </w:rPr>
            </m:ctrlPr>
          </m:barPr>
          <m:e>
            <m:r>
              <w:rPr>
                <w:rFonts w:ascii="Cambria Math" w:hAnsi="Cambria Math"/>
              </w:rPr>
              <m:t>q</m:t>
            </m:r>
          </m:e>
        </m:ba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z</m:t>
                </m:r>
              </m:sub>
            </m:sSub>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0</m:t>
        </m:r>
      </m:oMath>
      <w:r w:rsidRPr="00445891">
        <w:tab/>
        <w:t>(</w:t>
      </w:r>
      <w:r w:rsidRPr="00445891">
        <w:fldChar w:fldCharType="begin"/>
      </w:r>
      <w:r w:rsidRPr="00445891">
        <w:instrText xml:space="preserve">SEQ eq  </w:instrText>
      </w:r>
      <w:r w:rsidRPr="00445891">
        <w:fldChar w:fldCharType="separate"/>
      </w:r>
      <w:r w:rsidRPr="00445891">
        <w:t>5</w:t>
      </w:r>
      <w:r w:rsidRPr="00445891">
        <w:fldChar w:fldCharType="end"/>
      </w:r>
      <w:r w:rsidRPr="00445891">
        <w:t>)</w:t>
      </w:r>
    </w:p>
    <w:p w14:paraId="71077BD5" w14:textId="34F5F884" w:rsidR="00445891" w:rsidRPr="00445891" w:rsidRDefault="00445891" w:rsidP="00445891">
      <w:pPr>
        <w:pStyle w:val="Normaal"/>
      </w:pPr>
      <w:r w:rsidRPr="00445891">
        <w:t xml:space="preserve">De stroomlijnen liggen in deze doorsnede vast. We krijgen </w:t>
      </w:r>
      <w:ins w:id="4" w:author="David Simpson" w:date="2026-02-11T20:43:00Z">
        <w:r w:rsidRPr="00445891">
          <w:t>z</w:t>
        </w:r>
      </w:ins>
      <w:r w:rsidRPr="00445891">
        <w:t>e door ze te volgen:</w:t>
      </w:r>
    </w:p>
    <w:p w14:paraId="47269C61" w14:textId="49A95BD6" w:rsidR="00445891" w:rsidRPr="00445891" w:rsidRDefault="00445891" w:rsidP="00445891">
      <w:pPr>
        <w:pStyle w:val="Equation"/>
      </w:pP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m:t>
        </m:r>
        <m:r>
          <w:rPr>
            <w:rFonts w:ascii="Cambria Math" w:hAnsi="Cambria Math"/>
          </w:rPr>
          <m:t>N</m:t>
        </m:r>
        <m:d>
          <m:dPr>
            <m:ctrlPr>
              <w:rPr>
                <w:rFonts w:ascii="Cambria Math" w:hAnsi="Cambria Math"/>
              </w:rPr>
            </m:ctrlPr>
          </m:dPr>
          <m:e>
            <m:r>
              <m:rPr>
                <m:sty m:val="p"/>
              </m:rPr>
              <w:rPr>
                <w:rFonts w:ascii="Cambria Math" w:hAnsi="Cambria Math"/>
              </w:rPr>
              <m:t>1-</m:t>
            </m:r>
            <m:f>
              <m:fPr>
                <m:ctrlPr>
                  <w:rPr>
                    <w:rFonts w:ascii="Cambria Math" w:hAnsi="Cambria Math"/>
                  </w:rPr>
                </m:ctrlPr>
              </m:fPr>
              <m:num>
                <m:r>
                  <w:rPr>
                    <w:rFonts w:ascii="Cambria Math" w:hAnsi="Cambria Math"/>
                  </w:rPr>
                  <m:t>z</m:t>
                </m:r>
              </m:num>
              <m:den>
                <m:r>
                  <w:rPr>
                    <w:rFonts w:ascii="Cambria Math" w:hAnsi="Cambria Math"/>
                  </w:rPr>
                  <m:t>D</m:t>
                </m:r>
              </m:den>
            </m:f>
          </m:e>
        </m:d>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dz</m:t>
            </m:r>
          </m:num>
          <m:den>
            <m:r>
              <w:rPr>
                <w:rFonts w:ascii="Cambria Math" w:hAnsi="Cambria Math"/>
              </w:rPr>
              <m:t>dt</m:t>
            </m:r>
          </m:den>
        </m:f>
        <m:r>
          <m:rPr>
            <m:sty m:val="p"/>
          </m:rP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Nx</m:t>
            </m:r>
          </m:num>
          <m:den>
            <m:r>
              <w:rPr>
                <w:rFonts w:ascii="Cambria Math" w:hAnsi="Cambria Math"/>
              </w:rPr>
              <m:t>D</m:t>
            </m:r>
          </m:den>
        </m:f>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dx</m:t>
            </m:r>
          </m:num>
          <m:den>
            <m:r>
              <w:rPr>
                <w:rFonts w:ascii="Cambria Math" w:hAnsi="Cambria Math"/>
              </w:rPr>
              <m:t>dt</m:t>
            </m:r>
          </m:den>
        </m:f>
      </m:oMath>
      <w:r w:rsidRPr="00445891">
        <w:tab/>
        <w:t>(</w:t>
      </w:r>
      <w:r w:rsidRPr="00445891">
        <w:fldChar w:fldCharType="begin"/>
      </w:r>
      <w:r w:rsidRPr="00445891">
        <w:instrText xml:space="preserve">SEQ eq  </w:instrText>
      </w:r>
      <w:r w:rsidRPr="00445891">
        <w:fldChar w:fldCharType="separate"/>
      </w:r>
      <w:r w:rsidRPr="00445891">
        <w:t>6</w:t>
      </w:r>
      <w:r w:rsidRPr="00445891">
        <w:fldChar w:fldCharType="end"/>
      </w:r>
      <w:r w:rsidRPr="00445891">
        <w:t>)</w:t>
      </w:r>
    </w:p>
    <w:p w14:paraId="2F4A14C6" w14:textId="52A57928" w:rsidR="00445891" w:rsidRPr="00445891" w:rsidRDefault="00445891" w:rsidP="00445891">
      <w:pPr>
        <w:pStyle w:val="Normaal"/>
      </w:pPr>
      <w:r w:rsidRPr="00445891">
        <w:t xml:space="preserve">Elimineren van </w:t>
      </w:r>
      <m:oMath>
        <m:r>
          <w:rPr>
            <w:rFonts w:ascii="Cambria Math" w:hAnsi="Cambria Math"/>
          </w:rPr>
          <m:t>dt</m:t>
        </m:r>
      </m:oMath>
      <w:r w:rsidRPr="00445891">
        <w:t xml:space="preserve"> en beide zijden delen door </w:t>
      </w:r>
      <m:oMath>
        <m:r>
          <w:rPr>
            <w:rFonts w:ascii="Cambria Math" w:hAnsi="Cambria Math"/>
          </w:rPr>
          <m:t>N</m:t>
        </m:r>
        <m:r>
          <m:rPr>
            <m:sty m:val="p"/>
          </m:rPr>
          <w:rPr>
            <w:rFonts w:ascii="Cambria Math" w:hAnsi="Cambria Math"/>
          </w:rPr>
          <m:t>/</m:t>
        </m:r>
        <m:r>
          <w:rPr>
            <w:rFonts w:ascii="Cambria Math" w:hAnsi="Cambria Math"/>
          </w:rPr>
          <m:t>D</m:t>
        </m:r>
      </m:oMath>
      <w:r w:rsidRPr="00445891">
        <w:t xml:space="preserve"> levert vervolgens:</w:t>
      </w:r>
    </w:p>
    <w:p w14:paraId="480BBA1C" w14:textId="718FEBD1" w:rsidR="00445891" w:rsidRPr="00445891" w:rsidRDefault="00445891" w:rsidP="00445891">
      <w:pPr>
        <w:pStyle w:val="Equation"/>
      </w:pPr>
      <m:oMath>
        <m:f>
          <m:fPr>
            <m:ctrlPr>
              <w:rPr>
                <w:rFonts w:ascii="Cambria Math" w:hAnsi="Cambria Math"/>
              </w:rPr>
            </m:ctrlPr>
          </m:fPr>
          <m:num>
            <m:r>
              <w:rPr>
                <w:rFonts w:ascii="Cambria Math" w:hAnsi="Cambria Math"/>
              </w:rPr>
              <m:t>dx</m:t>
            </m:r>
          </m:num>
          <m:den>
            <m:r>
              <w:rPr>
                <w:rFonts w:ascii="Cambria Math" w:hAnsi="Cambria Math"/>
              </w:rPr>
              <m:t>x</m:t>
            </m:r>
          </m:den>
        </m:f>
        <m:r>
          <m:rPr>
            <m:sty m:val="p"/>
          </m:rPr>
          <w:rPr>
            <w:rFonts w:ascii="Cambria Math" w:hAnsi="Cambria Math"/>
          </w:rPr>
          <m:t>=-</m:t>
        </m:r>
        <m:f>
          <m:fPr>
            <m:ctrlPr>
              <w:rPr>
                <w:rFonts w:ascii="Cambria Math" w:hAnsi="Cambria Math"/>
              </w:rPr>
            </m:ctrlPr>
          </m:fPr>
          <m:num>
            <m:r>
              <w:rPr>
                <w:rFonts w:ascii="Cambria Math" w:hAnsi="Cambria Math"/>
              </w:rPr>
              <m:t>dz</m:t>
            </m:r>
          </m:num>
          <m:den>
            <m:r>
              <w:rPr>
                <w:rFonts w:ascii="Cambria Math" w:hAnsi="Cambria Math"/>
              </w:rPr>
              <m:t>z</m:t>
            </m:r>
          </m:den>
        </m:f>
      </m:oMath>
      <w:r w:rsidRPr="00445891">
        <w:tab/>
        <w:t>(</w:t>
      </w:r>
      <w:r w:rsidRPr="00445891">
        <w:fldChar w:fldCharType="begin"/>
      </w:r>
      <w:r w:rsidRPr="00445891">
        <w:instrText xml:space="preserve">SEQ eq  </w:instrText>
      </w:r>
      <w:r w:rsidRPr="00445891">
        <w:fldChar w:fldCharType="separate"/>
      </w:r>
      <w:r w:rsidRPr="00445891">
        <w:t>7</w:t>
      </w:r>
      <w:r w:rsidRPr="00445891">
        <w:fldChar w:fldCharType="end"/>
      </w:r>
      <w:r w:rsidRPr="00445891">
        <w:t>)</w:t>
      </w:r>
    </w:p>
    <w:p w14:paraId="04EF9745" w14:textId="77777777" w:rsidR="00445891" w:rsidRPr="00445891" w:rsidRDefault="00445891" w:rsidP="00445891">
      <w:pPr>
        <w:pStyle w:val="Normaal"/>
      </w:pPr>
      <w:r w:rsidRPr="00445891">
        <w:t>Dus, na integreren van beide zijden krijgen we</w:t>
      </w:r>
    </w:p>
    <w:p w14:paraId="768AF666" w14:textId="1ABD3F0C" w:rsidR="00445891" w:rsidRPr="00445891" w:rsidRDefault="00445891" w:rsidP="00445891">
      <w:pPr>
        <w:pStyle w:val="Equation"/>
        <w:rPr>
          <w:lang w:val="de-DE"/>
        </w:rPr>
      </w:pPr>
      <m:oMath>
        <m:m>
          <m:mPr>
            <m:plcHide m:val="1"/>
            <m:mcs>
              <m:mc>
                <m:mcPr>
                  <m:count m:val="1"/>
                  <m:mcJc m:val="right"/>
                </m:mcPr>
              </m:mc>
              <m:mc>
                <m:mcPr>
                  <m:count m:val="1"/>
                  <m:mcJc m:val="left"/>
                </m:mcPr>
              </m:mc>
            </m:mcs>
            <m:ctrlPr>
              <w:rPr>
                <w:rFonts w:ascii="Cambria Math" w:hAnsi="Cambria Math"/>
              </w:rPr>
            </m:ctrlPr>
          </m:mPr>
          <m:mr>
            <m:e>
              <w:proofErr w:type="spellStart"/>
              <m:r>
                <m:rPr>
                  <m:nor/>
                </m:rPr>
                <w:rPr>
                  <w:lang w:val="de-DE"/>
                </w:rPr>
                <m:t>ln</m:t>
              </m:r>
              <w:proofErr w:type="spellEnd"/>
              <m:r>
                <w:rPr>
                  <w:rFonts w:ascii="Cambria Math" w:hAnsi="Cambria Math"/>
                </w:rPr>
                <m:t>x</m:t>
              </m:r>
            </m:e>
            <m:e>
              <m:r>
                <m:rPr>
                  <m:sty m:val="p"/>
                </m:rPr>
                <w:rPr>
                  <w:rFonts w:ascii="Cambria Math" w:hAnsi="Cambria Math"/>
                  <w:lang w:val="de-DE"/>
                </w:rPr>
                <m:t>=-</m:t>
              </m:r>
              <m:r>
                <m:rPr>
                  <m:nor/>
                </m:rPr>
                <w:rPr>
                  <w:lang w:val="de-DE"/>
                </w:rPr>
                <m:t>ln</m:t>
              </m:r>
              <m:r>
                <w:rPr>
                  <w:rFonts w:ascii="Cambria Math" w:hAnsi="Cambria Math"/>
                </w:rPr>
                <m:t>z</m:t>
              </m:r>
              <m:r>
                <m:rPr>
                  <m:sty m:val="p"/>
                </m:rPr>
                <w:rPr>
                  <w:rFonts w:ascii="Cambria Math" w:hAnsi="Cambria Math"/>
                  <w:lang w:val="de-DE"/>
                </w:rPr>
                <m:t>+</m:t>
              </m:r>
              <m:r>
                <w:rPr>
                  <w:rFonts w:ascii="Cambria Math" w:hAnsi="Cambria Math"/>
                </w:rPr>
                <m:t>C</m:t>
              </m:r>
            </m:e>
          </m:mr>
          <m:mr>
            <m:e>
              <m:r>
                <m:rPr>
                  <m:nor/>
                </m:rPr>
                <w:rPr>
                  <w:lang w:val="de-DE"/>
                </w:rPr>
                <m:t>ln(</m:t>
              </m:r>
              <m:r>
                <w:rPr>
                  <w:rFonts w:ascii="Cambria Math" w:hAnsi="Cambria Math"/>
                </w:rPr>
                <m:t>xz)</m:t>
              </m:r>
            </m:e>
            <m:e>
              <m:r>
                <m:rPr>
                  <m:sty m:val="p"/>
                </m:rPr>
                <w:rPr>
                  <w:rFonts w:ascii="Cambria Math" w:hAnsi="Cambria Math"/>
                  <w:lang w:val="de-DE"/>
                </w:rPr>
                <m:t>=</m:t>
              </m:r>
              <m:r>
                <w:rPr>
                  <w:rFonts w:ascii="Cambria Math" w:hAnsi="Cambria Math"/>
                </w:rPr>
                <m:t>C</m:t>
              </m:r>
            </m:e>
          </m:mr>
        </m:m>
      </m:oMath>
      <w:r w:rsidRPr="00445891">
        <w:rPr>
          <w:lang w:val="de-DE"/>
        </w:rPr>
        <w:tab/>
        <w:t>(</w:t>
      </w:r>
      <w:r w:rsidRPr="00445891">
        <w:fldChar w:fldCharType="begin"/>
      </w:r>
      <w:r w:rsidRPr="00445891">
        <w:rPr>
          <w:lang w:val="de-DE"/>
        </w:rPr>
        <w:instrText xml:space="preserve">SEQ eq  </w:instrText>
      </w:r>
      <w:r w:rsidRPr="00445891">
        <w:fldChar w:fldCharType="separate"/>
      </w:r>
      <w:r w:rsidRPr="00445891">
        <w:rPr>
          <w:lang w:val="de-DE"/>
        </w:rPr>
        <w:t>8</w:t>
      </w:r>
      <w:r w:rsidRPr="00445891">
        <w:fldChar w:fldCharType="end"/>
      </w:r>
      <w:r w:rsidRPr="00445891">
        <w:rPr>
          <w:lang w:val="de-DE"/>
        </w:rPr>
        <w:t>)</w:t>
      </w:r>
    </w:p>
    <w:p w14:paraId="4C1B9A12" w14:textId="54B2D25C" w:rsidR="00445891" w:rsidRPr="00445891" w:rsidRDefault="00445891" w:rsidP="00445891">
      <w:pPr>
        <w:pStyle w:val="Normaal"/>
      </w:pPr>
      <w:r w:rsidRPr="00445891">
        <w:t xml:space="preserve">De integratieconstante, </w:t>
      </w:r>
      <m:oMath>
        <m:r>
          <w:rPr>
            <w:rFonts w:ascii="Cambria Math" w:hAnsi="Cambria Math"/>
          </w:rPr>
          <m:t>C</m:t>
        </m:r>
      </m:oMath>
      <w:r w:rsidRPr="00445891">
        <w:t xml:space="preserve">, volgt uit het startpunt van de stroomlijn: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oMath>
      <w:r w:rsidRPr="00445891">
        <w:t xml:space="preserve">,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oMath>
      <w:r w:rsidRPr="00445891">
        <w:t xml:space="preserve">. Aldus </w:t>
      </w:r>
      <m:oMath>
        <m:r>
          <w:rPr>
            <w:rFonts w:ascii="Cambria Math" w:hAnsi="Cambria Math"/>
          </w:rPr>
          <m:t>C</m:t>
        </m:r>
        <m:r>
          <m:rPr>
            <m:sty m:val="p"/>
          </m:rPr>
          <w:rPr>
            <w:rFonts w:ascii="Cambria Math" w:hAnsi="Cambria Math"/>
          </w:rPr>
          <m:t>=</m:t>
        </m:r>
        <m:r>
          <m:rPr>
            <m:nor/>
          </m:rPr>
          <m:t>ln</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oMath>
      <w:r w:rsidRPr="00445891">
        <w:t>, zodat de stroomlijnen worden beschreven door</w:t>
      </w:r>
    </w:p>
    <w:p w14:paraId="59F2777C" w14:textId="70335AFA" w:rsidR="00445891" w:rsidRPr="00445891" w:rsidRDefault="00445891" w:rsidP="00445891">
      <w:pPr>
        <w:pStyle w:val="Equation"/>
      </w:pPr>
      <m:oMath>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z</m:t>
            </m:r>
          </m:e>
          <m:sub>
            <m:r>
              <m:rPr>
                <m:sty m:val="p"/>
              </m:rPr>
              <w:rPr>
                <w:rFonts w:ascii="Cambria Math" w:hAnsi="Cambria Math"/>
              </w:rPr>
              <m:t>0</m:t>
            </m:r>
          </m:sub>
        </m:sSub>
      </m:oMath>
      <w:r w:rsidRPr="00445891">
        <w:tab/>
        <w:t>(</w:t>
      </w:r>
      <w:r w:rsidRPr="00445891">
        <w:fldChar w:fldCharType="begin"/>
      </w:r>
      <w:r w:rsidRPr="00445891">
        <w:instrText xml:space="preserve">SEQ eq  </w:instrText>
      </w:r>
      <w:r w:rsidRPr="00445891">
        <w:fldChar w:fldCharType="separate"/>
      </w:r>
      <w:r w:rsidRPr="00445891">
        <w:t>9</w:t>
      </w:r>
      <w:r w:rsidRPr="00445891">
        <w:fldChar w:fldCharType="end"/>
      </w:r>
      <w:r w:rsidRPr="00445891">
        <w:t>)</w:t>
      </w:r>
    </w:p>
    <w:p w14:paraId="45DEACCF" w14:textId="67271FB9" w:rsidR="00445891" w:rsidRPr="00445891" w:rsidRDefault="00445891" w:rsidP="00445891">
      <w:pPr>
        <w:pStyle w:val="Normaal"/>
      </w:pPr>
      <w:r w:rsidRPr="00445891">
        <w:t xml:space="preserve">Deze stroomlijnen zijn blijkbaar hyperbolen. Kies een startpunt, bijv.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oMath>
      <w:r w:rsidRPr="00445891">
        <w:t xml:space="preserve"> en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D</m:t>
        </m:r>
      </m:oMath>
      <w:r w:rsidRPr="00445891">
        <w:t xml:space="preserve"> dan volgt</w:t>
      </w:r>
    </w:p>
    <w:p w14:paraId="0A985619" w14:textId="3968F425" w:rsidR="00445891" w:rsidRPr="00445891" w:rsidRDefault="00445891" w:rsidP="00445891">
      <w:pPr>
        <w:pStyle w:val="Equation"/>
      </w:pPr>
      <m:oMath>
        <m:r>
          <w:rPr>
            <w:rFonts w:ascii="Cambria Math" w:hAnsi="Cambria Math"/>
          </w:rPr>
          <m:t>z</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0</m:t>
                </m:r>
              </m:sub>
            </m:sSub>
            <m:r>
              <w:rPr>
                <w:rFonts w:ascii="Cambria Math" w:hAnsi="Cambria Math"/>
              </w:rPr>
              <m:t>D</m:t>
            </m:r>
          </m:num>
          <m:den>
            <m:r>
              <w:rPr>
                <w:rFonts w:ascii="Cambria Math" w:hAnsi="Cambria Math"/>
              </w:rPr>
              <m:t>x</m:t>
            </m:r>
          </m:den>
        </m:f>
      </m:oMath>
      <w:r w:rsidRPr="00445891">
        <w:tab/>
        <w:t>(</w:t>
      </w:r>
      <w:r w:rsidRPr="00445891">
        <w:fldChar w:fldCharType="begin"/>
      </w:r>
      <w:r w:rsidRPr="00445891">
        <w:instrText xml:space="preserve">SEQ eq  </w:instrText>
      </w:r>
      <w:r w:rsidRPr="00445891">
        <w:fldChar w:fldCharType="separate"/>
      </w:r>
      <w:r w:rsidRPr="00445891">
        <w:t>10</w:t>
      </w:r>
      <w:r w:rsidRPr="00445891">
        <w:fldChar w:fldCharType="end"/>
      </w:r>
      <w:r w:rsidRPr="00445891">
        <w:t>)</w:t>
      </w:r>
    </w:p>
    <w:p w14:paraId="112BA8D8" w14:textId="5B4BB033" w:rsidR="00445891" w:rsidRPr="00445891" w:rsidRDefault="00445891" w:rsidP="00445891">
      <w:pPr>
        <w:pStyle w:val="Normaal"/>
      </w:pPr>
      <w:r w:rsidRPr="00445891">
        <w:t xml:space="preserve">We hebben natuurlijk ook de stroomfunctie </w:t>
      </w:r>
      <m:oMath>
        <m:r>
          <w:rPr>
            <w:rFonts w:ascii="Cambria Math" w:hAnsi="Cambria Math"/>
          </w:rPr>
          <m:t>Ψ</m:t>
        </m:r>
      </m:oMath>
      <w:r w:rsidRPr="00445891">
        <w:t xml:space="preserve">. Die hangt af van de complexe variabele die we normaliter </w:t>
      </w:r>
      <m:oMath>
        <m:r>
          <w:rPr>
            <w:rFonts w:ascii="Cambria Math" w:hAnsi="Cambria Math"/>
          </w:rPr>
          <m:t>z</m:t>
        </m:r>
      </m:oMath>
      <w:r w:rsidRPr="00445891">
        <w:t xml:space="preserve"> noemen. Omdat </w:t>
      </w:r>
      <m:oMath>
        <m:r>
          <w:rPr>
            <w:rFonts w:ascii="Cambria Math" w:hAnsi="Cambria Math"/>
          </w:rPr>
          <m:t>z</m:t>
        </m:r>
      </m:oMath>
      <w:r w:rsidRPr="00445891">
        <w:t xml:space="preserve"> al in gebruik is, kiezen we hiervoor, in navolging van Ernst, </w:t>
      </w:r>
      <m:oMath>
        <m:r>
          <w:rPr>
            <w:rFonts w:ascii="Cambria Math" w:hAnsi="Cambria Math"/>
          </w:rPr>
          <m:t>ζ</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iz</m:t>
        </m:r>
      </m:oMath>
      <w:r w:rsidRPr="00445891">
        <w:t>. De definitie van de stroomfunctie invullen geeft</w:t>
      </w:r>
    </w:p>
    <w:p w14:paraId="52F91CF1" w14:textId="2A027F59" w:rsidR="00445891" w:rsidRPr="00445891" w:rsidRDefault="00445891" w:rsidP="00445891">
      <w:pPr>
        <w:pStyle w:val="Equation"/>
      </w:pPr>
      <m:oMath>
        <m:m>
          <m:mPr>
            <m:plcHide m:val="1"/>
            <m:mcs>
              <m:mc>
                <m:mcPr>
                  <m:count m:val="1"/>
                  <m:mcJc m:val="right"/>
                </m:mcPr>
              </m:mc>
              <m:mc>
                <m:mcPr>
                  <m:count m:val="1"/>
                  <m:mcJc m:val="lef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e>
            <m:e>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Nx</m:t>
                  </m:r>
                </m:num>
                <m:den>
                  <m:r>
                    <w:rPr>
                      <w:rFonts w:ascii="Cambria Math" w:hAnsi="Cambria Math"/>
                    </w:rPr>
                    <m:t>D</m:t>
                  </m:r>
                </m:den>
              </m:f>
            </m:e>
          </m:mr>
          <m:m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x</m:t>
                  </m:r>
                </m:den>
              </m:f>
            </m:e>
            <m:e>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Ny</m:t>
                  </m:r>
                </m:num>
                <m:den>
                  <m:r>
                    <w:rPr>
                      <w:rFonts w:ascii="Cambria Math" w:hAnsi="Cambria Math"/>
                    </w:rPr>
                    <m:t>D</m:t>
                  </m:r>
                </m:den>
              </m:f>
            </m:e>
          </m:mr>
        </m:m>
      </m:oMath>
      <w:r w:rsidRPr="00445891">
        <w:tab/>
        <w:t>(</w:t>
      </w:r>
      <w:r w:rsidRPr="00445891">
        <w:fldChar w:fldCharType="begin"/>
      </w:r>
      <w:r w:rsidRPr="00445891">
        <w:instrText xml:space="preserve">SEQ eq  </w:instrText>
      </w:r>
      <w:r w:rsidRPr="00445891">
        <w:fldChar w:fldCharType="separate"/>
      </w:r>
      <w:r w:rsidRPr="00445891">
        <w:t>11</w:t>
      </w:r>
      <w:r w:rsidRPr="00445891">
        <w:fldChar w:fldCharType="end"/>
      </w:r>
      <w:r w:rsidRPr="00445891">
        <w:t>)</w:t>
      </w:r>
    </w:p>
    <w:p w14:paraId="39D8256A" w14:textId="77777777" w:rsidR="00445891" w:rsidRPr="00445891" w:rsidRDefault="00445891" w:rsidP="00445891">
      <w:pPr>
        <w:pStyle w:val="Normaal"/>
      </w:pPr>
      <w:r w:rsidRPr="00445891">
        <w:t xml:space="preserve">De </w:t>
      </w:r>
      <w:proofErr w:type="spellStart"/>
      <w:r w:rsidRPr="00445891">
        <w:t>Laplacian</w:t>
      </w:r>
      <w:proofErr w:type="spellEnd"/>
      <w:r w:rsidRPr="00445891">
        <w:t xml:space="preserve"> van de stroomfunctie is dus nul, wat ook zo moet zijn:</w:t>
      </w:r>
    </w:p>
    <w:p w14:paraId="34202182" w14:textId="694FFE9D" w:rsidR="00445891" w:rsidRPr="00445891" w:rsidRDefault="00445891" w:rsidP="00445891">
      <w:pPr>
        <w:pStyle w:val="Equation"/>
      </w:pPr>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Ψ</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Ψ</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rPr>
            <w:rFonts w:ascii="Cambria Math" w:hAnsi="Cambria Math"/>
          </w:rPr>
          <m:t>=</m:t>
        </m:r>
        <m:r>
          <w:rPr>
            <w:rFonts w:ascii="Cambria Math" w:hAnsi="Cambria Math"/>
          </w:rPr>
          <m:t>0</m:t>
        </m:r>
      </m:oMath>
      <w:r w:rsidRPr="00445891">
        <w:tab/>
        <w:t>(</w:t>
      </w:r>
      <w:r w:rsidRPr="00445891">
        <w:fldChar w:fldCharType="begin"/>
      </w:r>
      <w:r w:rsidRPr="00445891">
        <w:instrText xml:space="preserve">SEQ eq  </w:instrText>
      </w:r>
      <w:r w:rsidRPr="00445891">
        <w:fldChar w:fldCharType="separate"/>
      </w:r>
      <w:r w:rsidRPr="00445891">
        <w:t>12</w:t>
      </w:r>
      <w:r w:rsidRPr="00445891">
        <w:fldChar w:fldCharType="end"/>
      </w:r>
      <w:r w:rsidRPr="00445891">
        <w:t>)</w:t>
      </w:r>
    </w:p>
    <w:p w14:paraId="4FB25570" w14:textId="77777777" w:rsidR="00445891" w:rsidRPr="00445891" w:rsidRDefault="00445891" w:rsidP="00445891">
      <w:pPr>
        <w:pStyle w:val="Normaal"/>
      </w:pPr>
      <w:r w:rsidRPr="00445891">
        <w:t>En de stroomfunctie zelf wordt verkregen door integratie</w:t>
      </w:r>
    </w:p>
    <w:p w14:paraId="07848208" w14:textId="028AE33C" w:rsidR="00445891" w:rsidRPr="00445891" w:rsidRDefault="00445891" w:rsidP="00445891">
      <w:pPr>
        <w:pStyle w:val="Equation"/>
      </w:pP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D</m:t>
            </m:r>
          </m:den>
        </m:f>
        <m:r>
          <w:rPr>
            <w:rFonts w:ascii="Cambria Math" w:hAnsi="Cambria Math"/>
          </w:rPr>
          <m:t>xz</m:t>
        </m:r>
      </m:oMath>
      <w:r w:rsidRPr="00445891">
        <w:tab/>
        <w:t>(</w:t>
      </w:r>
      <w:r w:rsidRPr="00445891">
        <w:fldChar w:fldCharType="begin"/>
      </w:r>
      <w:r w:rsidRPr="00445891">
        <w:instrText xml:space="preserve">SEQ eq  </w:instrText>
      </w:r>
      <w:r w:rsidRPr="00445891">
        <w:fldChar w:fldCharType="separate"/>
      </w:r>
      <w:r w:rsidRPr="00445891">
        <w:t>13</w:t>
      </w:r>
      <w:r w:rsidRPr="00445891">
        <w:fldChar w:fldCharType="end"/>
      </w:r>
      <w:r w:rsidRPr="00445891">
        <w:t>)</w:t>
      </w:r>
    </w:p>
    <w:p w14:paraId="017D264E" w14:textId="01B382FA" w:rsidR="00445891" w:rsidRPr="00445891" w:rsidRDefault="00445891" w:rsidP="00445891">
      <w:pPr>
        <w:pStyle w:val="Normaal"/>
      </w:pPr>
      <w:r w:rsidRPr="00445891">
        <w:t xml:space="preserve">Hierin is </w:t>
      </w:r>
      <m:oMath>
        <m:sSub>
          <m:sSubPr>
            <m:ctrlPr>
              <w:rPr>
                <w:rFonts w:ascii="Cambria Math" w:hAnsi="Cambria Math"/>
              </w:rPr>
            </m:ctrlPr>
          </m:sSubPr>
          <m:e>
            <m:r>
              <w:rPr>
                <w:rFonts w:ascii="Cambria Math" w:hAnsi="Cambria Math"/>
              </w:rPr>
              <m:t>Ψ</m:t>
            </m:r>
          </m:e>
          <m:sub>
            <m:r>
              <w:rPr>
                <w:rFonts w:ascii="Cambria Math" w:hAnsi="Cambria Math"/>
              </w:rPr>
              <m:t>0</m:t>
            </m:r>
          </m:sub>
        </m:sSub>
      </m:oMath>
      <w:r w:rsidRPr="00445891">
        <w:t xml:space="preserve"> de waarde van de stroomfunctie op de stroomlijnen die vanaf de top van de waterscheiding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oMath>
      <w:r w:rsidRPr="00445891">
        <w:t xml:space="preserve"> omlaag loopt en voorts langs de basis van het watervoerende pakket </w:t>
      </w:r>
      <m:oMath>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oMath>
      <w:r w:rsidRPr="00445891">
        <w:t xml:space="preserve"> naar de uitstroomrand (</w:t>
      </w:r>
      <m:oMath>
        <m:r>
          <w:rPr>
            <w:rFonts w:ascii="Cambria Math" w:hAnsi="Cambria Math"/>
          </w:rPr>
          <m:t>x</m:t>
        </m:r>
        <m:r>
          <m:rPr>
            <m:sty m:val="p"/>
          </m:rPr>
          <w:rPr>
            <w:rFonts w:ascii="Cambria Math" w:hAnsi="Cambria Math"/>
          </w:rPr>
          <m:t>=</m:t>
        </m:r>
        <m:r>
          <w:rPr>
            <w:rFonts w:ascii="Cambria Math" w:hAnsi="Cambria Math"/>
          </w:rPr>
          <m:t>b</m:t>
        </m:r>
      </m:oMath>
      <w:r w:rsidRPr="00445891">
        <w:t xml:space="preserve">). De stroomlijnen krijgen we door de contourlijnen van </w:t>
      </w:r>
      <m:oMath>
        <m:r>
          <w:rPr>
            <w:rFonts w:ascii="Cambria Math" w:hAnsi="Cambria Math"/>
          </w:rPr>
          <m:t>Ψ</m:t>
        </m:r>
      </m:oMath>
      <w:r w:rsidRPr="00445891">
        <w:t xml:space="preserve"> te tekenen. Kies je bijvoorbeeld </w:t>
      </w: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0</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rsidRPr="00445891">
        <w:t xml:space="preserve">, dan krijg je stroomlijn </w:t>
      </w:r>
      <m:oMath>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rsidRPr="00445891">
        <w:t xml:space="preserve"> net als hiervoor.</w:t>
      </w:r>
    </w:p>
    <w:p w14:paraId="3933370F" w14:textId="1348EA7D" w:rsidR="00445891" w:rsidRPr="00445891" w:rsidRDefault="00445891" w:rsidP="00445891">
      <w:pPr>
        <w:pStyle w:val="Normaal"/>
      </w:pPr>
      <w:r w:rsidRPr="00445891">
        <w:t xml:space="preserve">De stroomfunctie langs het bovenvlak, </w:t>
      </w:r>
      <m:oMath>
        <m:r>
          <w:rPr>
            <w:rFonts w:ascii="Cambria Math" w:hAnsi="Cambria Math"/>
          </w:rPr>
          <m:t>z</m:t>
        </m:r>
        <m:r>
          <m:rPr>
            <m:sty m:val="p"/>
          </m:rPr>
          <w:rPr>
            <w:rFonts w:ascii="Cambria Math" w:hAnsi="Cambria Math"/>
          </w:rPr>
          <m:t>=</m:t>
        </m:r>
        <m:r>
          <w:rPr>
            <w:rFonts w:ascii="Cambria Math" w:hAnsi="Cambria Math"/>
          </w:rPr>
          <m:t>D</m:t>
        </m:r>
      </m:oMath>
      <w:r w:rsidRPr="00445891">
        <w:t xml:space="preserve"> is</w:t>
      </w:r>
    </w:p>
    <w:p w14:paraId="7CD4012E" w14:textId="041DC43E" w:rsidR="00445891" w:rsidRPr="00445891" w:rsidRDefault="00445891" w:rsidP="00445891">
      <w:pPr>
        <w:pStyle w:val="Equation"/>
      </w:pP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0</m:t>
            </m:r>
          </m:sub>
        </m:sSub>
        <m:r>
          <m:rPr>
            <m:sty m:val="p"/>
          </m:rPr>
          <w:rPr>
            <w:rFonts w:ascii="Cambria Math" w:hAnsi="Cambria Math"/>
          </w:rPr>
          <m:t>-</m:t>
        </m:r>
        <m:r>
          <w:rPr>
            <w:rFonts w:ascii="Cambria Math" w:hAnsi="Cambria Math"/>
          </w:rPr>
          <m:t>Nx</m:t>
        </m:r>
      </m:oMath>
      <w:r w:rsidRPr="00445891">
        <w:tab/>
        <w:t>(</w:t>
      </w:r>
      <w:r w:rsidRPr="00445891">
        <w:fldChar w:fldCharType="begin"/>
      </w:r>
      <w:r w:rsidRPr="00445891">
        <w:instrText xml:space="preserve">SEQ eq  </w:instrText>
      </w:r>
      <w:r w:rsidRPr="00445891">
        <w:fldChar w:fldCharType="separate"/>
      </w:r>
      <w:r w:rsidRPr="00445891">
        <w:t>14</w:t>
      </w:r>
      <w:r w:rsidRPr="00445891">
        <w:fldChar w:fldCharType="end"/>
      </w:r>
      <w:r w:rsidRPr="00445891">
        <w:t>)</w:t>
      </w:r>
    </w:p>
    <w:p w14:paraId="6C3E38FF" w14:textId="59E209D0" w:rsidR="00445891" w:rsidRPr="00445891" w:rsidRDefault="00445891" w:rsidP="00445891">
      <w:pPr>
        <w:pStyle w:val="Normaal"/>
      </w:pPr>
      <w:r w:rsidRPr="00445891">
        <w:t xml:space="preserve">De stroomfunctie daalt dus vanaf de waterscheiding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oMath>
      <w:r w:rsidRPr="00445891">
        <w:t xml:space="preserve"> met </w:t>
      </w: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0</m:t>
            </m:r>
          </m:sub>
        </m:sSub>
      </m:oMath>
      <w:r w:rsidRPr="00445891">
        <w:t xml:space="preserve"> tot </w:t>
      </w:r>
      <m:oMath>
        <m:sSub>
          <m:sSubPr>
            <m:ctrlPr>
              <w:rPr>
                <w:rFonts w:ascii="Cambria Math" w:hAnsi="Cambria Math"/>
              </w:rPr>
            </m:ctrlPr>
          </m:sSubPr>
          <m:e>
            <m:r>
              <w:rPr>
                <w:rFonts w:ascii="Cambria Math" w:hAnsi="Cambria Math"/>
              </w:rPr>
              <m:t>Ψ</m:t>
            </m:r>
          </m:e>
          <m:sub>
            <m:r>
              <w:rPr>
                <w:rFonts w:ascii="Cambria Math" w:hAnsi="Cambria Math"/>
              </w:rPr>
              <m:t>0</m:t>
            </m:r>
          </m:sub>
        </m:sSub>
        <m:r>
          <m:rPr>
            <m:sty m:val="p"/>
          </m:rPr>
          <w:rPr>
            <w:rFonts w:ascii="Cambria Math" w:hAnsi="Cambria Math"/>
          </w:rPr>
          <m:t>-</m:t>
        </m:r>
        <m:r>
          <w:rPr>
            <w:rFonts w:ascii="Cambria Math" w:hAnsi="Cambria Math"/>
          </w:rPr>
          <m:t>Nb</m:t>
        </m:r>
      </m:oMath>
      <w:r w:rsidRPr="00445891">
        <w:t xml:space="preserve">, op </w:t>
      </w:r>
      <m:oMath>
        <m:r>
          <w:rPr>
            <w:rFonts w:ascii="Cambria Math" w:hAnsi="Cambria Math"/>
          </w:rPr>
          <m:t>x=b</m:t>
        </m:r>
      </m:oMath>
      <w:r w:rsidRPr="00445891">
        <w:t xml:space="preserve">, dit als gevolg van het neerslagoverschot dat het freatisch vlak passeert. En op </w:t>
      </w:r>
      <m:oMath>
        <m:r>
          <w:rPr>
            <w:rFonts w:ascii="Cambria Math" w:hAnsi="Cambria Math"/>
          </w:rPr>
          <m:t>x</m:t>
        </m:r>
        <m:r>
          <m:rPr>
            <m:sty m:val="p"/>
          </m:rPr>
          <w:rPr>
            <w:rFonts w:ascii="Cambria Math" w:hAnsi="Cambria Math"/>
          </w:rPr>
          <m:t>=</m:t>
        </m:r>
        <m:r>
          <w:rPr>
            <w:rFonts w:ascii="Cambria Math" w:hAnsi="Cambria Math"/>
          </w:rPr>
          <m:t>b</m:t>
        </m:r>
      </m:oMath>
      <w:r w:rsidRPr="00445891">
        <w:t xml:space="preserve">, waar het water de doorsnede verlaat neemt de stroomfunctie af van nul aan de basis tot eveneens </w:t>
      </w:r>
      <m:oMath>
        <m:r>
          <w:rPr>
            <w:rFonts w:ascii="Cambria Math" w:hAnsi="Cambria Math"/>
          </w:rPr>
          <m:t>Nb</m:t>
        </m:r>
      </m:oMath>
      <w:r w:rsidRPr="00445891">
        <w:t xml:space="preserve"> aan de top:</w:t>
      </w:r>
    </w:p>
    <w:p w14:paraId="2A1D6F12" w14:textId="432EFBFC" w:rsidR="00445891" w:rsidRPr="00445891" w:rsidRDefault="00445891" w:rsidP="00445891">
      <w:pPr>
        <w:pStyle w:val="Equation"/>
      </w:pP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0</m:t>
            </m:r>
          </m:sub>
        </m:sSub>
        <m:r>
          <m:rPr>
            <m:sty m:val="p"/>
          </m:rPr>
          <w:rPr>
            <w:rFonts w:ascii="Cambria Math" w:hAnsi="Cambria Math"/>
          </w:rPr>
          <m:t>-</m:t>
        </m:r>
        <m:r>
          <w:rPr>
            <w:rFonts w:ascii="Cambria Math" w:hAnsi="Cambria Math"/>
          </w:rPr>
          <m:t>Nb</m:t>
        </m:r>
        <m:f>
          <m:fPr>
            <m:ctrlPr>
              <w:rPr>
                <w:rFonts w:ascii="Cambria Math" w:hAnsi="Cambria Math"/>
              </w:rPr>
            </m:ctrlPr>
          </m:fPr>
          <m:num>
            <m:r>
              <w:rPr>
                <w:rFonts w:ascii="Cambria Math" w:hAnsi="Cambria Math"/>
              </w:rPr>
              <m:t>z</m:t>
            </m:r>
          </m:num>
          <m:den>
            <m:r>
              <w:rPr>
                <w:rFonts w:ascii="Cambria Math" w:hAnsi="Cambria Math"/>
              </w:rPr>
              <m:t>D</m:t>
            </m:r>
          </m:den>
        </m:f>
      </m:oMath>
      <w:r w:rsidRPr="00445891">
        <w:tab/>
        <w:t>(</w:t>
      </w:r>
      <w:r w:rsidRPr="00445891">
        <w:fldChar w:fldCharType="begin"/>
      </w:r>
      <w:r w:rsidRPr="00445891">
        <w:instrText xml:space="preserve">SEQ eq  </w:instrText>
      </w:r>
      <w:r w:rsidRPr="00445891">
        <w:fldChar w:fldCharType="separate"/>
      </w:r>
      <w:r w:rsidRPr="00445891">
        <w:t>15</w:t>
      </w:r>
      <w:r w:rsidRPr="00445891">
        <w:fldChar w:fldCharType="end"/>
      </w:r>
      <w:r w:rsidRPr="00445891">
        <w:t>)</w:t>
      </w:r>
    </w:p>
    <w:p w14:paraId="463AD6B0" w14:textId="77777777" w:rsidR="00445891" w:rsidRPr="00445891" w:rsidRDefault="00445891" w:rsidP="00445891">
      <w:pPr>
        <w:pStyle w:val="Normaal"/>
      </w:pPr>
      <w:r w:rsidRPr="00445891">
        <w:t>Met de stroomfunctie hoeven we de stroomlijnen niet meer afzonderlijk te tekenen, we kunnen ze gewoon contouren in het hele vlak van de doorsnede. Dit is wat afbeelding 2d laat zien.</w:t>
      </w:r>
    </w:p>
    <w:p w14:paraId="736597A5" w14:textId="0AA394FC" w:rsidR="00445891" w:rsidRDefault="00445891" w:rsidP="00445891">
      <w:pPr>
        <w:pStyle w:val="Kop2"/>
        <w:rPr>
          <w:w w:val="105"/>
        </w:rPr>
      </w:pPr>
      <w:r>
        <w:rPr>
          <w:w w:val="105"/>
        </w:rPr>
        <w:t>De c</w:t>
      </w:r>
      <w:r w:rsidRPr="00F6667A">
        <w:rPr>
          <w:w w:val="105"/>
        </w:rPr>
        <w:t>ontractiestroming</w:t>
      </w:r>
    </w:p>
    <w:p w14:paraId="052AC9A9" w14:textId="2CCEA6DC" w:rsidR="00445891" w:rsidRPr="00445891" w:rsidRDefault="00445891" w:rsidP="00445891">
      <w:pPr>
        <w:pStyle w:val="Normaal"/>
      </w:pPr>
      <w:r w:rsidRPr="00445891">
        <w:t xml:space="preserve">Afbeelding 2e toont de derde deelstroom, door de contractie van de stroomlijnen naar de sloot, die verantwoordelijk is voor de radiale weerstand. Dit contractiestroombeeld verkrijgen we door aan het slootpunt </w:t>
      </w:r>
      <m:oMath>
        <m:r>
          <w:rPr>
            <w:rFonts w:ascii="Cambria Math" w:hAnsi="Cambria Math"/>
          </w:rPr>
          <m:t>Q</m:t>
        </m:r>
        <m:r>
          <m:rPr>
            <m:sty m:val="p"/>
          </m:rPr>
          <w:rPr>
            <w:rFonts w:ascii="Cambria Math" w:hAnsi="Cambria Math"/>
          </w:rPr>
          <m:t>=</m:t>
        </m:r>
        <m:r>
          <w:rPr>
            <w:rFonts w:ascii="Cambria Math" w:hAnsi="Cambria Math"/>
          </w:rPr>
          <m:t>Nb</m:t>
        </m:r>
      </m:oMath>
      <w:r w:rsidRPr="00445891">
        <w:t xml:space="preserve"> te onttrekken, (waardoor water van rechts gaat toestromen) en daarop een even grote horizontale uniforme tegenstroom te superponeren. De stroming verder rechts van de sloot wordt dan nul, en precies onder de sloot maakt deze superpositie de horizontale component gelijk aan </w:t>
      </w:r>
      <m:oMath>
        <m:r>
          <w:rPr>
            <w:rFonts w:ascii="Cambria Math" w:hAnsi="Cambria Math"/>
          </w:rPr>
          <m:t>Nb</m:t>
        </m:r>
        <m:r>
          <m:rPr>
            <m:sty m:val="p"/>
          </m:rPr>
          <w:rPr>
            <w:rFonts w:ascii="Cambria Math" w:hAnsi="Cambria Math"/>
          </w:rPr>
          <m:t>/</m:t>
        </m:r>
        <m:r>
          <w:rPr>
            <w:rFonts w:ascii="Cambria Math" w:hAnsi="Cambria Math"/>
          </w:rPr>
          <m:t>D</m:t>
        </m:r>
      </m:oMath>
      <w:r w:rsidRPr="00445891">
        <w:t>, dus gelijk maar tegengesteld aan die in afbeelding 2c. Dit water stroomt vanaf de verticaal onder de sloot naar de sloot zoals is te zien in afbeelding 2e. Het is duidelijk dat wanneer we afbeelding 2d op afbeelding 2e superponeren we precies de samengestelde stroming in afbeelding 2f krijgen.</w:t>
      </w:r>
    </w:p>
    <w:p w14:paraId="5586FB03" w14:textId="182D393A" w:rsidR="00445891" w:rsidRPr="00445891" w:rsidRDefault="00445891" w:rsidP="00445891">
      <w:pPr>
        <w:pStyle w:val="Normaal"/>
      </w:pPr>
      <w:r w:rsidRPr="00445891">
        <w:t>Voor de berekening van de contractiestroming moeten we nu onze toevlucht nemen tot complexe getallen en conforme afbeeldingen:</w:t>
      </w:r>
    </w:p>
    <w:p w14:paraId="36588448" w14:textId="04A9ECB0" w:rsidR="00445891" w:rsidRPr="00445891" w:rsidRDefault="00445891" w:rsidP="00445891">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m:t>
            </m:r>
          </m:den>
        </m:f>
        <m:r>
          <m:rPr>
            <m:sty m:val="p"/>
          </m:rPr>
          <w:rPr>
            <w:rFonts w:ascii="Cambria Math" w:hAnsi="Cambria Math"/>
          </w:rPr>
          <m:t> </m:t>
        </m:r>
        <m:r>
          <m:rPr>
            <m:nor/>
          </m:rPr>
          <m:t>ln</m:t>
        </m:r>
        <m:d>
          <m:dPr>
            <m:ctrlPr>
              <w:rPr>
                <w:rFonts w:ascii="Cambria Math" w:hAnsi="Cambria Math"/>
              </w:rPr>
            </m:ctrlPr>
          </m:dPr>
          <m:e>
            <w:proofErr w:type="spellStart"/>
            <m:r>
              <m:rPr>
                <m:nor/>
              </m:rPr>
              <m:t>sin</m:t>
            </m:r>
            <w:proofErr w:type="spellEnd"/>
            <m:d>
              <m:dPr>
                <m:ctrlPr>
                  <w:rPr>
                    <w:rFonts w:ascii="Cambria Math" w:hAnsi="Cambria Math"/>
                  </w:rPr>
                </m:ctrlPr>
              </m:dPr>
              <m:e>
                <m:f>
                  <m:fPr>
                    <m:ctrlPr>
                      <w:rPr>
                        <w:rFonts w:ascii="Cambria Math" w:hAnsi="Cambria Math"/>
                      </w:rPr>
                    </m:ctrlPr>
                  </m:fPr>
                  <m:num>
                    <m:r>
                      <w:rPr>
                        <w:rFonts w:ascii="Cambria Math" w:hAnsi="Cambria Math"/>
                      </w:rPr>
                      <m:t>iπ</m:t>
                    </m:r>
                  </m:num>
                  <m:den>
                    <m:r>
                      <m:rPr>
                        <m:sty m:val="p"/>
                      </m:rPr>
                      <w:rPr>
                        <w:rFonts w:ascii="Cambria Math" w:hAnsi="Cambria Math"/>
                      </w:rPr>
                      <m:t>2</m:t>
                    </m:r>
                    <m:r>
                      <w:rPr>
                        <w:rFonts w:ascii="Cambria Math" w:hAnsi="Cambria Math"/>
                      </w:rPr>
                      <m:t>D</m:t>
                    </m:r>
                  </m:den>
                </m:f>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ζ</m:t>
                    </m:r>
                  </m:e>
                </m:d>
              </m:e>
            </m:d>
          </m:e>
        </m:d>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D</m:t>
            </m:r>
          </m:den>
        </m:f>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ζ</m:t>
            </m:r>
          </m:e>
        </m:d>
        <m:r>
          <m:rPr>
            <m:sty m:val="p"/>
          </m:rPr>
          <w:rPr>
            <w:rFonts w:ascii="Cambria Math" w:hAnsi="Cambria Math"/>
          </w:rPr>
          <m:t> +</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m:t>
            </m:r>
          </m:den>
        </m:f>
        <w:proofErr w:type="spellStart"/>
        <m:r>
          <m:rPr>
            <m:nor/>
          </m:rPr>
          <m:t>ln</m:t>
        </m:r>
        <w:proofErr w:type="spellEnd"/>
        <m:r>
          <m:rPr>
            <m:sty m:val="p"/>
          </m:rPr>
          <w:rPr>
            <w:rFonts w:ascii="Cambria Math" w:hAnsi="Cambria Math"/>
          </w:rPr>
          <m:t>2;  0≤</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, -</m:t>
        </m:r>
        <m:r>
          <w:rPr>
            <w:rFonts w:ascii="Cambria Math" w:hAnsi="Cambria Math"/>
          </w:rPr>
          <m:t>D</m:t>
        </m:r>
        <m:r>
          <m:rPr>
            <m:sty m:val="p"/>
          </m:rPr>
          <w:rPr>
            <w:rFonts w:ascii="Cambria Math" w:hAnsi="Cambria Math"/>
          </w:rPr>
          <m:t>≤</m:t>
        </m:r>
        <m:r>
          <w:rPr>
            <w:rFonts w:ascii="Cambria Math" w:hAnsi="Cambria Math"/>
          </w:rPr>
          <m:t>y</m:t>
        </m:r>
        <m:r>
          <m:rPr>
            <m:sty m:val="p"/>
          </m:rPr>
          <w:rPr>
            <w:rFonts w:ascii="Cambria Math" w:hAnsi="Cambria Math"/>
          </w:rPr>
          <m:t>≤0</m:t>
        </m:r>
      </m:oMath>
      <w:r w:rsidRPr="00445891">
        <w:tab/>
        <w:t>(</w:t>
      </w:r>
      <w:r w:rsidRPr="00445891">
        <w:fldChar w:fldCharType="begin"/>
      </w:r>
      <w:r w:rsidRPr="00445891">
        <w:instrText xml:space="preserve">SEQ eq  </w:instrText>
      </w:r>
      <w:r w:rsidRPr="00445891">
        <w:fldChar w:fldCharType="separate"/>
      </w:r>
      <w:r w:rsidRPr="00445891">
        <w:t>16</w:t>
      </w:r>
      <w:r w:rsidRPr="00445891">
        <w:fldChar w:fldCharType="end"/>
      </w:r>
      <w:r w:rsidRPr="00445891">
        <w:t>)</w:t>
      </w:r>
    </w:p>
    <w:p w14:paraId="7CD77EBE" w14:textId="42B89EDD" w:rsidR="00445891" w:rsidRDefault="00445891" w:rsidP="00445891">
      <w:pPr>
        <w:pStyle w:val="Normaal"/>
      </w:pPr>
      <w:r w:rsidRPr="00445891">
        <w:t xml:space="preserve">De eerste term, een standaard transformatie (Verruijt, 1970) is de stroming door de onttrekking in het hoekpunt van de aquifer </w:t>
      </w:r>
      <m:oMath>
        <m:d>
          <m:dPr>
            <m:ctrlPr>
              <w:rPr>
                <w:rFonts w:ascii="Cambria Math" w:hAnsi="Cambria Math"/>
              </w:rPr>
            </m:ctrlPr>
          </m:dPr>
          <m:e>
            <m:r>
              <w:rPr>
                <w:rFonts w:ascii="Cambria Math" w:hAnsi="Cambria Math"/>
              </w:rPr>
              <m:t>ζ</m:t>
            </m:r>
            <m:r>
              <m:rPr>
                <m:sty m:val="p"/>
              </m:rPr>
              <w:rPr>
                <w:rFonts w:ascii="Cambria Math" w:hAnsi="Cambria Math"/>
              </w:rPr>
              <m:t>=</m:t>
            </m:r>
            <m:r>
              <w:rPr>
                <w:rFonts w:ascii="Cambria Math" w:hAnsi="Cambria Math"/>
              </w:rPr>
              <m:t>b</m:t>
            </m:r>
          </m:e>
        </m:d>
      </m:oMath>
      <w:r w:rsidRPr="00445891">
        <w:t xml:space="preserve">; de tweede term is de genoemde uniforme tegenstroom en de derde term maakt de potentiaal op </w:t>
      </w:r>
      <m:oMath>
        <m:r>
          <w:rPr>
            <w:rFonts w:ascii="Cambria Math" w:hAnsi="Cambria Math"/>
          </w:rPr>
          <m:t>ζ</m:t>
        </m:r>
        <m:r>
          <m:rPr>
            <m:sty m:val="p"/>
          </m:rPr>
          <w:rPr>
            <w:rFonts w:ascii="Cambria Math" w:hAnsi="Cambria Math"/>
          </w:rPr>
          <m:t>=-∞</m:t>
        </m:r>
      </m:oMath>
      <w:r w:rsidRPr="00445891">
        <w:t xml:space="preserve"> gelijk aan nul. Het netwerk van stroom- en potentiaallijnen kan men eenvoudig tekenen door een netwerk van complexe coördinaten </w:t>
      </w:r>
      <m:oMath>
        <m:r>
          <w:rPr>
            <w:rFonts w:ascii="Cambria Math" w:hAnsi="Cambria Math"/>
          </w:rPr>
          <m:t>ζ</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iz</m:t>
        </m:r>
      </m:oMath>
      <w:r w:rsidRPr="00445891">
        <w:t xml:space="preserve"> te creëren en dan de reële en imaginaire waarden van </w:t>
      </w:r>
      <m:oMath>
        <m:r>
          <w:rPr>
            <w:rFonts w:ascii="Cambria Math" w:hAnsi="Cambria Math"/>
          </w:rPr>
          <m:t>Ω</m:t>
        </m:r>
      </m:oMath>
      <w:r w:rsidRPr="00445891">
        <w:t xml:space="preserve"> te contouren. Dit is wat afbeelding 2e laat zien. Afbeelding 2e laat ook zien dat de afstand tussen de uitgaande stroomlijnen onder de sloot in afbeelding 2d en de ingaande in afbeelding 2e even groot zijn en dat alle stroomlijnen in het onttrekkingspunt eindigen. Ook staan de isohypsen van de contractiestroming loodrecht op de gesloten randen van de doorsnede en is de contractiestroming op een afstand groter dan ca. </w:t>
      </w:r>
      <m:oMath>
        <m:r>
          <w:rPr>
            <w:rFonts w:ascii="Cambria Math" w:hAnsi="Cambria Math"/>
          </w:rPr>
          <m:t>1.5D</m:t>
        </m:r>
      </m:oMath>
      <w:r w:rsidRPr="00445891">
        <w:t xml:space="preserve"> praktisch nul.</w:t>
      </w:r>
    </w:p>
    <w:p w14:paraId="1FFCFA95" w14:textId="77777777" w:rsidR="00445891" w:rsidRPr="00F6667A" w:rsidRDefault="00445891" w:rsidP="00445891">
      <w:pPr>
        <w:pStyle w:val="Kop2"/>
        <w:rPr>
          <w:w w:val="105"/>
        </w:rPr>
      </w:pPr>
      <w:r w:rsidRPr="00F6667A">
        <w:rPr>
          <w:w w:val="105"/>
        </w:rPr>
        <w:t xml:space="preserve">De </w:t>
      </w:r>
      <w:r w:rsidRPr="00445891">
        <w:t>samengestelde</w:t>
      </w:r>
      <w:r w:rsidRPr="00F6667A">
        <w:rPr>
          <w:w w:val="105"/>
        </w:rPr>
        <w:t xml:space="preserve"> stroming</w:t>
      </w:r>
    </w:p>
    <w:p w14:paraId="1B74397E" w14:textId="23F8A5F9" w:rsidR="00445891" w:rsidRPr="00445891" w:rsidRDefault="00445891" w:rsidP="00445891">
      <w:pPr>
        <w:pStyle w:val="Normaal"/>
      </w:pPr>
      <w:r w:rsidRPr="00445891">
        <w:t xml:space="preserve">Afbeelding 2f toont de som van afbeeldingen 2b, 2c en 2e respectievelijk die van afbeeldingen 2d en 2e. De getekende lijnen zijn hoogtelijnen van de potentiaal </w:t>
      </w:r>
      <m:oMath>
        <m:r>
          <w:rPr>
            <w:rFonts w:ascii="Cambria Math" w:hAnsi="Cambria Math"/>
          </w:rPr>
          <m:t>Φ</m:t>
        </m:r>
        <m:r>
          <m:rPr>
            <m:sty m:val="p"/>
          </m:rPr>
          <w:rPr>
            <w:rFonts w:ascii="Cambria Math" w:hAnsi="Cambria Math"/>
          </w:rPr>
          <m:t>=</m:t>
        </m:r>
        <m:r>
          <w:rPr>
            <w:rFonts w:ascii="Cambria Math" w:hAnsi="Cambria Math"/>
          </w:rPr>
          <m:t>kϕ</m:t>
        </m:r>
      </m:oMath>
      <w:r w:rsidRPr="00445891">
        <w:t xml:space="preserve"> (met </w:t>
      </w:r>
      <m:oMath>
        <m:r>
          <w:rPr>
            <w:rFonts w:ascii="Cambria Math" w:hAnsi="Cambria Math"/>
          </w:rPr>
          <m:t>ϕ</m:t>
        </m:r>
      </m:oMath>
      <w:r w:rsidRPr="00445891">
        <w:t xml:space="preserve"> </w:t>
      </w:r>
      <w:ins w:id="5" w:author="David Simpson" w:date="2026-02-11T20:49:00Z">
        <w:r w:rsidRPr="00445891">
          <w:t xml:space="preserve">de </w:t>
        </w:r>
      </w:ins>
      <w:r w:rsidRPr="00445891">
        <w:t xml:space="preserve">stijghoogte) en van de stroomfunctie </w:t>
      </w:r>
      <m:oMath>
        <m:r>
          <w:rPr>
            <w:rFonts w:ascii="Cambria Math" w:hAnsi="Cambria Math"/>
          </w:rPr>
          <m:t>Ψ</m:t>
        </m:r>
      </m:oMath>
      <w:r w:rsidRPr="00445891">
        <w:t xml:space="preserve">. We kunnen de complexe potentiaal </w:t>
      </w:r>
      <m:oMath>
        <m:r>
          <w:rPr>
            <w:rFonts w:ascii="Cambria Math" w:hAnsi="Cambria Math"/>
          </w:rPr>
          <m:t>Ω</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iΨ</m:t>
        </m:r>
      </m:oMath>
      <w:r w:rsidRPr="00445891">
        <w:t xml:space="preserve"> zelf definiëren met gebruik van het horizontale en verticale verloop van de stijghoogte dat we al hadden afgeleid voor afbeelding 2d:</w:t>
      </w:r>
    </w:p>
    <w:p w14:paraId="54CE6406" w14:textId="6C840C01" w:rsidR="00445891" w:rsidRPr="00445891" w:rsidRDefault="00445891" w:rsidP="00445891">
      <w:pPr>
        <w:pStyle w:val="Equation"/>
      </w:p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Φ</m:t>
              </m:r>
              <m:r>
                <m:rPr>
                  <m:sty m:val="p"/>
                </m:rPr>
                <w:rPr>
                  <w:rFonts w:ascii="Cambria Math" w:hAnsi="Cambria Math"/>
                </w:rPr>
                <m:t>=</m:t>
              </m:r>
              <m:r>
                <w:rPr>
                  <w:rFonts w:ascii="Cambria Math" w:hAnsi="Cambria Math"/>
                </w:rPr>
                <m:t>kϕ</m:t>
              </m:r>
            </m:e>
            <m:e>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2</m:t>
                  </m:r>
                  <m:r>
                    <w:rPr>
                      <w:rFonts w:ascii="Cambria Math" w:hAnsi="Cambria Math"/>
                    </w:rPr>
                    <m:t>D</m:t>
                  </m:r>
                </m:den>
              </m:f>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m:rPr>
                      <m:sty m:val="p"/>
                    </m:rPr>
                    <w:rPr>
                      <w:rFonts w:ascii="Cambria Math" w:hAnsi="Cambria Math"/>
                    </w:rPr>
                    <m:t>2</m:t>
                  </m:r>
                  <m:r>
                    <w:rPr>
                      <w:rFonts w:ascii="Cambria Math" w:hAnsi="Cambria Math"/>
                    </w:rPr>
                    <m:t>D</m:t>
                  </m:r>
                </m:den>
              </m:f>
            </m:e>
          </m:mr>
          <m:mr>
            <m:e>
              <m:r>
                <w:rPr>
                  <w:rFonts w:ascii="Cambria Math" w:hAnsi="Cambria Math"/>
                </w:rPr>
                <m:t>Ψ</m:t>
              </m:r>
            </m:e>
            <m:e>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D</m:t>
                  </m:r>
                </m:den>
              </m:f>
              <m:r>
                <w:rPr>
                  <w:rFonts w:ascii="Cambria Math" w:hAnsi="Cambria Math"/>
                </w:rPr>
                <m:t>x</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z</m:t>
                  </m:r>
                </m:e>
              </m:d>
            </m:e>
          </m:mr>
        </m:m>
      </m:oMath>
      <w:r w:rsidRPr="00445891">
        <w:tab/>
        <w:t>(</w:t>
      </w:r>
      <w:r w:rsidRPr="00445891">
        <w:fldChar w:fldCharType="begin"/>
      </w:r>
      <w:r w:rsidRPr="00445891">
        <w:instrText xml:space="preserve">SEQ eq  </w:instrText>
      </w:r>
      <w:r w:rsidRPr="00445891">
        <w:fldChar w:fldCharType="separate"/>
      </w:r>
      <w:r w:rsidRPr="00445891">
        <w:t>17</w:t>
      </w:r>
      <w:r w:rsidRPr="00445891">
        <w:fldChar w:fldCharType="end"/>
      </w:r>
      <w:r w:rsidRPr="00445891">
        <w:t>)</w:t>
      </w:r>
    </w:p>
    <w:p w14:paraId="0CE01E70" w14:textId="3C86FB0B" w:rsidR="00445891" w:rsidRPr="00445891" w:rsidRDefault="00445891" w:rsidP="00445891">
      <w:pPr>
        <w:pStyle w:val="Normaal"/>
      </w:pPr>
      <w:r w:rsidRPr="00445891">
        <w:t xml:space="preserve">Uitgeschreven als complexe potentiaal, met </w:t>
      </w:r>
      <m:oMath>
        <m:r>
          <m:rPr>
            <m:scr m:val="fraktur"/>
            <m:sty m:val="p"/>
          </m:rPr>
          <w:rPr>
            <w:rFonts w:ascii="Cambria Math" w:hAnsi="Cambria Math"/>
          </w:rPr>
          <m:t>R</m:t>
        </m:r>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x</m:t>
        </m:r>
      </m:oMath>
      <w:r w:rsidRPr="00445891">
        <w:t xml:space="preserve"> en </w:t>
      </w:r>
      <m:oMath>
        <m:r>
          <m:rPr>
            <m:scr m:val="fraktur"/>
            <m:sty m:val="p"/>
          </m:rPr>
          <w:rPr>
            <w:rFonts w:ascii="Cambria Math" w:hAnsi="Cambria Math"/>
          </w:rPr>
          <m:t>I</m:t>
        </m:r>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z</m:t>
        </m:r>
      </m:oMath>
      <w:r w:rsidRPr="00445891">
        <w:t>, krijgen we direct</w:t>
      </w:r>
    </w:p>
    <w:p w14:paraId="0CFC6384" w14:textId="5B0840E1" w:rsidR="00445891" w:rsidRPr="00445891" w:rsidRDefault="00445891" w:rsidP="00445891">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iΨ</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2D</m:t>
            </m:r>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2</m:t>
                </m:r>
              </m:sup>
            </m:sSup>
            <m:r>
              <m:rPr>
                <m:scr m:val="fraktur"/>
                <m:sty m:val="p"/>
              </m:rPr>
              <w:rPr>
                <w:rFonts w:ascii="Cambria Math" w:hAnsi="Cambria Math"/>
              </w:rPr>
              <m:t>-R</m:t>
            </m:r>
            <m:d>
              <m:dPr>
                <m:ctrlPr>
                  <w:rPr>
                    <w:rFonts w:ascii="Cambria Math" w:hAnsi="Cambria Math"/>
                  </w:rPr>
                </m:ctrlPr>
              </m:dPr>
              <m:e>
                <m:sSup>
                  <m:sSupPr>
                    <m:ctrlPr>
                      <w:rPr>
                        <w:rFonts w:ascii="Cambria Math" w:hAnsi="Cambria Math"/>
                      </w:rPr>
                    </m:ctrlPr>
                  </m:sSupPr>
                  <m:e>
                    <m:r>
                      <w:rPr>
                        <w:rFonts w:ascii="Cambria Math" w:hAnsi="Cambria Math"/>
                      </w:rPr>
                      <m:t>ζ</m:t>
                    </m:r>
                  </m:e>
                  <m:sup>
                    <m:r>
                      <w:rPr>
                        <w:rFonts w:ascii="Cambria Math" w:hAnsi="Cambria Math"/>
                      </w:rPr>
                      <m:t>2</m:t>
                    </m:r>
                  </m:sup>
                </m:sSup>
              </m:e>
            </m:d>
            <m:r>
              <m:rPr>
                <m:scr m:val="fraktur"/>
                <m:sty m:val="p"/>
              </m:rPr>
              <w:rPr>
                <w:rFonts w:ascii="Cambria Math" w:hAnsi="Cambria Math"/>
              </w:rPr>
              <m:t>-I</m:t>
            </m:r>
            <m:d>
              <m:dPr>
                <m:ctrlPr>
                  <w:rPr>
                    <w:rFonts w:ascii="Cambria Math" w:hAnsi="Cambria Math"/>
                  </w:rPr>
                </m:ctrlPr>
              </m:dPr>
              <m:e>
                <m:sSup>
                  <m:sSupPr>
                    <m:ctrlPr>
                      <w:rPr>
                        <w:rFonts w:ascii="Cambria Math" w:hAnsi="Cambria Math"/>
                      </w:rPr>
                    </m:ctrlPr>
                  </m:sSupPr>
                  <m:e>
                    <m:r>
                      <w:rPr>
                        <w:rFonts w:ascii="Cambria Math" w:hAnsi="Cambria Math"/>
                      </w:rPr>
                      <m:t>ζ</m:t>
                    </m:r>
                  </m:e>
                  <m:sup>
                    <m:r>
                      <w:rPr>
                        <w:rFonts w:ascii="Cambria Math" w:hAnsi="Cambria Math"/>
                      </w:rPr>
                      <m:t>2</m:t>
                    </m:r>
                  </m:sup>
                </m:sSup>
              </m:e>
            </m:d>
          </m:e>
        </m:d>
        <m:r>
          <m:rPr>
            <m:sty m:val="p"/>
          </m:rPr>
          <w:rPr>
            <w:rFonts w:ascii="Cambria Math" w:hAnsi="Cambria Math"/>
          </w:rPr>
          <m:t>+</m:t>
        </m:r>
        <m:r>
          <w:rPr>
            <w:rFonts w:ascii="Cambria Math" w:hAnsi="Cambria Math"/>
          </w:rPr>
          <m:t>i</m:t>
        </m:r>
        <m:f>
          <m:fPr>
            <m:ctrlPr>
              <w:rPr>
                <w:rFonts w:ascii="Cambria Math" w:hAnsi="Cambria Math"/>
              </w:rPr>
            </m:ctrlPr>
          </m:fPr>
          <m:num>
            <m:r>
              <w:rPr>
                <w:rFonts w:ascii="Cambria Math" w:hAnsi="Cambria Math"/>
              </w:rPr>
              <m:t>N</m:t>
            </m:r>
          </m:num>
          <m:den>
            <m:r>
              <w:rPr>
                <w:rFonts w:ascii="Cambria Math" w:hAnsi="Cambria Math"/>
              </w:rPr>
              <m:t>D</m:t>
            </m:r>
          </m:den>
        </m:f>
        <m:r>
          <m:rPr>
            <m:scr m:val="fraktur"/>
            <m:sty m:val="p"/>
          </m:rPr>
          <w:rPr>
            <w:rFonts w:ascii="Cambria Math" w:hAnsi="Cambria Math"/>
          </w:rPr>
          <m:t>R</m:t>
        </m:r>
        <m:d>
          <m:dPr>
            <m:ctrlPr>
              <w:rPr>
                <w:rFonts w:ascii="Cambria Math" w:hAnsi="Cambria Math"/>
              </w:rPr>
            </m:ctrlPr>
          </m:dPr>
          <m:e>
            <m:r>
              <w:rPr>
                <w:rFonts w:ascii="Cambria Math" w:hAnsi="Cambria Math"/>
              </w:rPr>
              <m:t>ζ</m:t>
            </m:r>
          </m:e>
        </m:d>
        <m:r>
          <m:rPr>
            <m:scr m:val="fraktur"/>
            <m:sty m:val="p"/>
          </m:rPr>
          <w:rPr>
            <w:rFonts w:ascii="Cambria Math" w:hAnsi="Cambria Math"/>
          </w:rPr>
          <m:t>I</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ζ</m:t>
            </m:r>
          </m:e>
        </m:d>
      </m:oMath>
      <w:r w:rsidRPr="00445891">
        <w:tab/>
        <w:t>(</w:t>
      </w:r>
      <w:r w:rsidRPr="00445891">
        <w:fldChar w:fldCharType="begin"/>
      </w:r>
      <w:r w:rsidRPr="00445891">
        <w:instrText xml:space="preserve">SEQ eq  </w:instrText>
      </w:r>
      <w:r w:rsidRPr="00445891">
        <w:fldChar w:fldCharType="separate"/>
      </w:r>
      <w:r w:rsidRPr="00445891">
        <w:t>18</w:t>
      </w:r>
      <w:r w:rsidRPr="00445891">
        <w:fldChar w:fldCharType="end"/>
      </w:r>
      <w:r w:rsidRPr="00445891">
        <w:t>)</w:t>
      </w:r>
    </w:p>
    <w:p w14:paraId="4982749A" w14:textId="15040D4A" w:rsidR="00445891" w:rsidRDefault="00445891" w:rsidP="00445891">
      <w:pPr>
        <w:pStyle w:val="Normaal"/>
      </w:pPr>
      <w:r w:rsidRPr="00445891">
        <w:t xml:space="preserve">Deze functie berekend op een raster van </w:t>
      </w:r>
      <m:oMath>
        <m:r>
          <w:rPr>
            <w:rFonts w:ascii="Cambria Math" w:hAnsi="Cambria Math"/>
          </w:rPr>
          <m:t>ζ</m:t>
        </m:r>
      </m:oMath>
      <w:r w:rsidRPr="00445891">
        <w:t xml:space="preserve">-coördinaten en gecontourd geeft afbeelding 2d. De contourlijnen van vergelijking (16) geven afbeelding 2e en tel je (16) en (18) bij elkaar op, dan krijg je de contourlijnen van afbeelding 2f van de samengestelde stroming. De afstand tussen de contourlijnen is steeds </w:t>
      </w:r>
      <m:oMath>
        <m:r>
          <w:rPr>
            <w:rFonts w:ascii="Cambria Math" w:hAnsi="Cambria Math"/>
          </w:rPr>
          <m:t>Q</m:t>
        </m:r>
        <m:r>
          <m:rPr>
            <m:sty m:val="p"/>
          </m:rPr>
          <w:rPr>
            <w:rFonts w:ascii="Cambria Math" w:hAnsi="Cambria Math"/>
          </w:rPr>
          <m:t>/</m:t>
        </m:r>
        <m:r>
          <w:rPr>
            <w:rFonts w:ascii="Cambria Math" w:hAnsi="Cambria Math"/>
          </w:rPr>
          <m:t>25</m:t>
        </m:r>
      </m:oMath>
      <w:r w:rsidRPr="00445891">
        <w:t xml:space="preserve"> voor zowel </w:t>
      </w:r>
      <m:oMath>
        <m:r>
          <w:rPr>
            <w:rFonts w:ascii="Cambria Math" w:hAnsi="Cambria Math"/>
          </w:rPr>
          <m:t>Ψ</m:t>
        </m:r>
      </m:oMath>
      <w:r w:rsidRPr="00445891">
        <w:t xml:space="preserve"> als </w:t>
      </w:r>
      <m:oMath>
        <m:r>
          <w:rPr>
            <w:rFonts w:ascii="Cambria Math" w:hAnsi="Cambria Math"/>
          </w:rPr>
          <m:t>Φ</m:t>
        </m:r>
      </m:oMath>
      <w:r w:rsidRPr="00445891">
        <w:t xml:space="preserve">. De horizontale as is omgedraaid zodat de figuren dezelfde oriëntatie hebben als de doorsnede van Ernst in afbeelding </w:t>
      </w:r>
      <w:hyperlink w:anchor="fig:Ernst-fig7">
        <w:r w:rsidRPr="00445891">
          <w:rPr>
            <w:rStyle w:val="Hyperlink"/>
            <w:rFonts w:cs="Trebuchet MS"/>
          </w:rPr>
          <w:t>1</w:t>
        </w:r>
      </w:hyperlink>
      <w:r w:rsidRPr="00445891">
        <w:t>.</w:t>
      </w:r>
    </w:p>
    <w:p w14:paraId="6A583AA6" w14:textId="77777777" w:rsidR="00445891" w:rsidRDefault="00445891" w:rsidP="00445891">
      <w:pPr>
        <w:pStyle w:val="Kop2"/>
        <w:rPr>
          <w:w w:val="105"/>
        </w:rPr>
      </w:pPr>
      <w:r w:rsidRPr="00445891">
        <w:rPr>
          <w:w w:val="105"/>
        </w:rPr>
        <w:t>Verloop van de stijghoogte langs de onder- de bovenrand van de doorsnede en radiale weerstand</w:t>
      </w:r>
    </w:p>
    <w:p w14:paraId="523072CA" w14:textId="02D6CDA8" w:rsidR="00445891" w:rsidRPr="00445891" w:rsidRDefault="00445891" w:rsidP="00445891">
      <w:pPr>
        <w:pStyle w:val="Normaal"/>
      </w:pPr>
      <w:r w:rsidRPr="00445891">
        <w:t xml:space="preserve">Met de verkregen functies (16) en (18) kunnen we ook het verloop van de stijghoogte tekenen langs de top en de basis van het watervoerende pakket. Afbeelding </w:t>
      </w:r>
      <w:hyperlink w:anchor="Xe4abcb354e6921177cf6bf5fe35e2767c380354">
        <w:r w:rsidRPr="00445891">
          <w:rPr>
            <w:rStyle w:val="Hyperlink"/>
            <w:rFonts w:cs="Trebuchet MS"/>
          </w:rPr>
          <w:t>3</w:t>
        </w:r>
      </w:hyperlink>
      <w:r w:rsidRPr="00445891">
        <w:t xml:space="preserve"> geeft het resultaat voor de situatie in afbeeldingen 2b, c, d, e, en f. De zuiver verticale stroming in afbeelding 2b geeft een horizontale lijn </w:t>
      </w:r>
      <m:oMath>
        <m:r>
          <w:rPr>
            <w:rFonts w:ascii="Cambria Math" w:hAnsi="Cambria Math"/>
          </w:rPr>
          <m:t>ϕ</m:t>
        </m:r>
        <m:r>
          <m:rPr>
            <m:sty m:val="p"/>
          </m:rPr>
          <w:rPr>
            <w:rFonts w:ascii="Cambria Math" w:hAnsi="Cambria Math"/>
          </w:rPr>
          <m:t>=</m:t>
        </m:r>
        <m:r>
          <w:rPr>
            <w:rFonts w:ascii="Cambria Math" w:hAnsi="Cambria Math"/>
          </w:rPr>
          <m:t>0</m:t>
        </m:r>
      </m:oMath>
      <w:r w:rsidRPr="00445891">
        <w:t xml:space="preserve"> aan de top en </w:t>
      </w:r>
      <m:oMath>
        <m:r>
          <w:rPr>
            <w:rFonts w:ascii="Cambria Math" w:hAnsi="Cambria Math"/>
          </w:rPr>
          <m:t>ϕ</m:t>
        </m:r>
        <m:r>
          <m:rPr>
            <m:sty m:val="p"/>
          </m:rPr>
          <w:rPr>
            <w:rFonts w:ascii="Cambria Math" w:hAnsi="Cambria Math"/>
          </w:rPr>
          <m:t>=-</m:t>
        </m:r>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445891">
        <w:t xml:space="preserve"> aan de basis. De zuiver horizontale stroming in afbeelding 2c geeft het parabolische verloop </w:t>
      </w:r>
      <m:oMath>
        <m:r>
          <w:rPr>
            <w:rFonts w:ascii="Cambria Math" w:hAnsi="Cambria Math"/>
          </w:rPr>
          <m:t>ϕ</m:t>
        </m:r>
        <m:r>
          <m:rPr>
            <m:sty m:val="p"/>
          </m:rPr>
          <w:rPr>
            <w:rFonts w:ascii="Cambria Math" w:hAnsi="Cambria Math"/>
          </w:rPr>
          <m:t>=</m:t>
        </m:r>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2kD</m:t>
            </m:r>
          </m:e>
        </m:d>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d>
      </m:oMath>
      <w:r w:rsidRPr="00445891">
        <w:t xml:space="preserve"> waarbij de stijghoogte aan de top en basis op elkaar vallen. De superpositie van afbeelding 2b en 2c in afbeelding 2d geeft dezelfde lijn aan de top, en aan de basis een lijn evenwijdig daaraan en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445891">
        <w:t xml:space="preserve"> lager. De rode lijnen geven het verloop aan top en basis door uitsluitend de contractiestroming. Op een afstand groter dan ca. </w:t>
      </w:r>
      <m:oMath>
        <m:r>
          <w:rPr>
            <w:rFonts w:ascii="Cambria Math" w:hAnsi="Cambria Math"/>
          </w:rPr>
          <m:t>1.5D</m:t>
        </m:r>
      </m:oMath>
      <w:r w:rsidRPr="00445891">
        <w:t xml:space="preserve"> van de onttrekking vallen deze lijnen samen. De stijghoogtetoename door de contractie van de stroomlijnen is ten opzichte van het slootpeil (hier </w:t>
      </w:r>
      <m:oMath>
        <m:r>
          <w:rPr>
            <w:rFonts w:ascii="Cambria Math" w:hAnsi="Cambria Math"/>
          </w:rPr>
          <m:t>ϕ</m:t>
        </m:r>
        <m:r>
          <m:rPr>
            <m:sty m:val="p"/>
          </m:rPr>
          <w:rPr>
            <w:rFonts w:ascii="Cambria Math" w:hAnsi="Cambria Math"/>
          </w:rPr>
          <m:t>=</m:t>
        </m:r>
        <m:r>
          <w:rPr>
            <w:rFonts w:ascii="Cambria Math" w:hAnsi="Cambria Math"/>
          </w:rPr>
          <m:t>0</m:t>
        </m:r>
      </m:oMath>
      <w:r w:rsidRPr="00445891">
        <w:t xml:space="preserve">) en hangt af van de radius van de sloot. Naar de sloot toe duikt de stijghoogte aan de top van het watervoerend pakket sterk omlaag als gevolg van de steeds meer geconcentreerde stroming. Vlak bij de onttrekking is het verloop logaritmisch. Aan de basis van het watervoerende pakket neemt de stijghoogte door de stroomlijnen-contractie juist toe. Het verschil op </w:t>
      </w:r>
      <m:oMath>
        <m:r>
          <w:rPr>
            <w:rFonts w:ascii="Cambria Math" w:hAnsi="Cambria Math"/>
          </w:rPr>
          <m:t>x</m:t>
        </m:r>
        <m:r>
          <m:rPr>
            <m:sty m:val="p"/>
          </m:rPr>
          <w:rPr>
            <w:rFonts w:ascii="Cambria Math" w:hAnsi="Cambria Math"/>
          </w:rPr>
          <m:t>=</m:t>
        </m:r>
        <m:r>
          <w:rPr>
            <w:rFonts w:ascii="Cambria Math" w:hAnsi="Cambria Math"/>
          </w:rPr>
          <m:t>b</m:t>
        </m:r>
      </m:oMath>
      <w:r w:rsidRPr="00445891">
        <w:t xml:space="preserve"> (de onttrekking) is precies het stijghoogteverval dat nodig is om de druppel vanaf het stagnatiepunt aan de pakketbasis naar de sloot te drijven. De groene lijnen, tenslotte, geven het verloop aan de top en de basis in afbeelding 2f. Het is de som van de andere stijghoogtes. Op grotere afstand is de stijghoogte aan de basis altijd </w:t>
      </w:r>
      <m:oMath>
        <m:r>
          <w:rPr>
            <w:rFonts w:ascii="Cambria Math" w:hAnsi="Cambria Math"/>
          </w:rPr>
          <m:t>ND</m:t>
        </m:r>
        <m:r>
          <w:rPr>
            <w:rFonts w:ascii="Cambria Math" w:hAnsi="Cambria Math"/>
          </w:rPr>
          <m:t>/</m:t>
        </m:r>
        <m:d>
          <m:dPr>
            <m:ctrlPr>
              <w:rPr>
                <w:rFonts w:ascii="Cambria Math" w:hAnsi="Cambria Math"/>
              </w:rPr>
            </m:ctrlPr>
          </m:dPr>
          <m:e>
            <m:r>
              <w:rPr>
                <w:rFonts w:ascii="Cambria Math" w:hAnsi="Cambria Math"/>
              </w:rPr>
              <m:t>2k</m:t>
            </m:r>
          </m:e>
        </m:d>
      </m:oMath>
      <w:r w:rsidRPr="00445891">
        <w:t xml:space="preserve"> lager dan aan de top. Door de bijdrage van de contractiestroming verandert dat vlak bij het onttrekkingspunt. In de linker</w:t>
      </w:r>
      <w:r w:rsidR="00CE49A8">
        <w:t xml:space="preserve"> </w:t>
      </w:r>
      <w:r w:rsidRPr="00445891">
        <w:t xml:space="preserve">marge van afbeelding 3 zijn de verschillende bijdragen aangegeven. Met Dupuit wordt </w:t>
      </w:r>
      <w:proofErr w:type="gramStart"/>
      <w:r w:rsidRPr="00445891">
        <w:t>vgl.(</w:t>
      </w:r>
      <w:proofErr w:type="gramEnd"/>
      <w:r w:rsidRPr="00445891">
        <w:t>3) bedoeld, het stijghoogteverschil ten gevolge van louter horizontale stroming.</w:t>
      </w:r>
    </w:p>
    <w:p w14:paraId="27B0A339" w14:textId="77777777" w:rsidR="00445891" w:rsidRPr="00445891" w:rsidRDefault="00445891" w:rsidP="00445891">
      <w:pPr>
        <w:pStyle w:val="Normaal"/>
      </w:pPr>
      <w:r w:rsidRPr="00445891">
        <w:drawing>
          <wp:inline distT="0" distB="0" distL="0" distR="0" wp14:anchorId="11BE536D" wp14:editId="4D932CA0">
            <wp:extent cx="3547872" cy="2176272"/>
            <wp:effectExtent l="0" t="0" r="0" b="0"/>
            <wp:docPr id="1454901608" name="Picture" descr="[fig:Verloop-van-phi-onder-en-boven-rechth-dsn]Verloop van de stijghoogte aan de onderzijde (stippellijnen) en aan de bovenzijde (getrokken lijnen) van de doorsn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2_Users_Theo_Entiteiten_Hygea_2022-AGT_Coding_images_ErnstNumeriekPhimaaiveld_456_annotatee.png"/>
                    <pic:cNvPicPr>
                      <a:picLocks noChangeAspect="1" noChangeArrowheads="1"/>
                    </pic:cNvPicPr>
                  </pic:nvPicPr>
                  <pic:blipFill>
                    <a:blip r:embed="rId9"/>
                    <a:stretch>
                      <a:fillRect/>
                    </a:stretch>
                  </pic:blipFill>
                  <pic:spPr bwMode="auto">
                    <a:xfrm>
                      <a:off x="0" y="0"/>
                      <a:ext cx="3547872" cy="2176272"/>
                    </a:xfrm>
                    <a:prstGeom prst="rect">
                      <a:avLst/>
                    </a:prstGeom>
                    <a:noFill/>
                    <a:ln w="9525">
                      <a:noFill/>
                      <a:headEnd/>
                      <a:tailEnd/>
                    </a:ln>
                  </pic:spPr>
                </pic:pic>
              </a:graphicData>
            </a:graphic>
          </wp:inline>
        </w:drawing>
      </w:r>
    </w:p>
    <w:p w14:paraId="3E729481" w14:textId="77777777" w:rsidR="00445891" w:rsidRPr="00445891" w:rsidRDefault="00445891" w:rsidP="00445891">
      <w:pPr>
        <w:pStyle w:val="Onderschrift"/>
        <w:rPr>
          <w:w w:val="105"/>
        </w:rPr>
      </w:pPr>
      <w:bookmarkStart w:id="6" w:name="fig3"/>
      <w:r w:rsidRPr="00445891">
        <w:rPr>
          <w:w w:val="105"/>
        </w:rPr>
        <w:t>Afbeelding </w:t>
      </w:r>
      <w:r w:rsidRPr="00445891">
        <w:rPr>
          <w:w w:val="105"/>
        </w:rPr>
        <w:fldChar w:fldCharType="begin"/>
      </w:r>
      <w:r w:rsidRPr="00445891">
        <w:rPr>
          <w:w w:val="105"/>
        </w:rPr>
        <w:instrText xml:space="preserve">SEQ Figure \* ARABIC </w:instrText>
      </w:r>
      <w:r w:rsidRPr="00445891">
        <w:rPr>
          <w:w w:val="105"/>
        </w:rPr>
        <w:fldChar w:fldCharType="separate"/>
      </w:r>
      <w:r w:rsidRPr="00445891">
        <w:rPr>
          <w:w w:val="105"/>
        </w:rPr>
        <w:t>3</w:t>
      </w:r>
      <w:r w:rsidRPr="00445891">
        <w:rPr>
          <w:w w:val="105"/>
        </w:rPr>
        <w:fldChar w:fldCharType="end"/>
      </w:r>
      <w:r w:rsidRPr="00445891">
        <w:rPr>
          <w:w w:val="105"/>
        </w:rPr>
        <w:t xml:space="preserve">: </w:t>
      </w:r>
      <w:bookmarkEnd w:id="6"/>
      <w:r w:rsidRPr="00445891">
        <w:rPr>
          <w:w w:val="105"/>
        </w:rPr>
        <w:t>Verloop van de stijghoogte aan de onderzijde (stippellijnen) en aan de bovenzijde (getrokken lijnen) van de doorsnede. De sloot ligt hier aan de rechterzijde.</w:t>
      </w:r>
    </w:p>
    <w:p w14:paraId="4CB7E7B0" w14:textId="092650E0" w:rsidR="00445891" w:rsidRPr="00445891" w:rsidRDefault="00445891" w:rsidP="00445891">
      <w:pPr>
        <w:pStyle w:val="Normaal"/>
      </w:pPr>
      <w:r w:rsidRPr="00445891">
        <w:t xml:space="preserve">Afbeelding </w:t>
      </w:r>
      <w:hyperlink w:anchor="fig:Stijghoogte-langs-top-en-basis">
        <w:r w:rsidRPr="00445891">
          <w:rPr>
            <w:rStyle w:val="Hyperlink"/>
            <w:rFonts w:cs="Trebuchet MS"/>
          </w:rPr>
          <w:t>4</w:t>
        </w:r>
      </w:hyperlink>
      <w:r w:rsidRPr="00445891">
        <w:t xml:space="preserve"> laat ook zien, dat het verloop aan de top, dus feitelijk het freatisch vlak, exact gelijk is aan de som van de horizontale stroming (3) en die door de contractie van stroomlijnen (16). Hier hoort dus geen afzonderlijke term voor de verticale weerstand bij; die ligt al besloten in de bijdrage van de contractiestroming. Los daarvan is de stijghoogte aan de basis op afstand </w:t>
      </w:r>
      <m:oMath>
        <m:r>
          <m:rPr>
            <m:sty m:val="p"/>
          </m:rPr>
          <w:rPr>
            <w:rFonts w:ascii="Cambria Math" w:hAnsi="Cambria Math"/>
          </w:rPr>
          <m:t>&gt;</m:t>
        </m:r>
        <m:r>
          <w:rPr>
            <w:rFonts w:ascii="Cambria Math" w:hAnsi="Cambria Math"/>
          </w:rPr>
          <m:t>1.5D</m:t>
        </m:r>
      </m:oMath>
      <w:r w:rsidRPr="00445891">
        <w:t xml:space="preserve"> altijd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445891">
        <w:t xml:space="preserve"> lager dan aan de top.</w:t>
      </w:r>
    </w:p>
    <w:p w14:paraId="46402813" w14:textId="78E76FF5" w:rsidR="00445891" w:rsidRPr="00445891" w:rsidRDefault="00445891" w:rsidP="00445891">
      <w:pPr>
        <w:pStyle w:val="Normaal"/>
      </w:pPr>
      <w:r w:rsidRPr="00445891">
        <w:t xml:space="preserve">Vergelijking (16) geeft uiteraard de verandering van de stijghoogte door de stroomlijnen-contractie langs de top, basis of langs de verticaal onder het onttrekkingspunt of waar dan ook. Het is slechts een kwestie van invullen van de juiste coördinaten in </w:t>
      </w:r>
      <m:oMath>
        <m:r>
          <w:rPr>
            <w:rFonts w:ascii="Cambria Math" w:hAnsi="Cambria Math"/>
          </w:rPr>
          <m:t>ζ</m:t>
        </m:r>
      </m:oMath>
      <w:r w:rsidRPr="00445891">
        <w:t xml:space="preserve">. Voor het boven- en ondervlak is dit weergegeven ten opzichte van punten op grote afstand van de onttrekking, waar de invloed van de contractie nul is. Het logaritmische verloop langs de top voor kleine afstand tot de sloot blijkt duidelijk uit de rechte (rode) asymptoot in afbeelding </w:t>
      </w:r>
      <w:hyperlink w:anchor="fig:Stijghoogte-langs-top-en-basis">
        <w:r w:rsidRPr="00445891">
          <w:rPr>
            <w:rStyle w:val="Hyperlink"/>
            <w:rFonts w:cs="Trebuchet MS"/>
          </w:rPr>
          <w:t>4</w:t>
        </w:r>
      </w:hyperlink>
      <w:r w:rsidRPr="00445891">
        <w:t xml:space="preserve">. Dit asymptotische verloop volgt direct uit de limiet voor </w:t>
      </w:r>
      <m:oMath>
        <m:r>
          <w:rPr>
            <w:rFonts w:ascii="Cambria Math" w:hAnsi="Cambria Math"/>
          </w:rPr>
          <m:t>b</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iθ</m:t>
            </m:r>
          </m:sup>
        </m:sSup>
      </m:oMath>
      <w:r w:rsidRPr="00445891">
        <w:t xml:space="preserve"> voor </w:t>
      </w:r>
      <m:oMath>
        <m:r>
          <w:rPr>
            <w:rFonts w:ascii="Cambria Math" w:hAnsi="Cambria Math"/>
          </w:rPr>
          <m:t>r</m:t>
        </m:r>
        <m:r>
          <m:rPr>
            <m:sty m:val="p"/>
          </m:rPr>
          <w:rPr>
            <w:rFonts w:ascii="Cambria Math" w:hAnsi="Cambria Math"/>
          </w:rPr>
          <m:t>→</m:t>
        </m:r>
        <m:r>
          <w:rPr>
            <w:rFonts w:ascii="Cambria Math" w:hAnsi="Cambria Math"/>
          </w:rPr>
          <m:t>0</m:t>
        </m:r>
      </m:oMath>
      <w:r w:rsidRPr="00445891">
        <w:t>. We krijgen dan de potentiaal voor een sloot met een kleine, half-cirkelvormige doorsnede. Met (16) volgt zo</w:t>
      </w:r>
    </w:p>
    <w:p w14:paraId="264E3247" w14:textId="71E7D067" w:rsidR="00445891" w:rsidRPr="00445891" w:rsidRDefault="00445891" w:rsidP="00CE49A8">
      <w:pPr>
        <w:pStyle w:val="Equation"/>
      </w:pPr>
      <m:oMath>
        <m:m>
          <m:mPr>
            <m:plcHide m:val="1"/>
            <m:mcs>
              <m:mc>
                <m:mcPr>
                  <m:count m:val="1"/>
                  <m:mcJc m:val="right"/>
                </m:mcPr>
              </m:mc>
              <m:mc>
                <m:mcPr>
                  <m:count m:val="1"/>
                  <m:mcJc m:val="left"/>
                </m:mcPr>
              </m:mc>
            </m:mcs>
            <m:ctrlPr>
              <w:rPr>
                <w:rFonts w:ascii="Cambria Math" w:hAnsi="Cambria Math"/>
              </w:rPr>
            </m:ctrlPr>
          </m:mPr>
          <m:mr>
            <m:e>
              <m:limLow>
                <m:limLowPr>
                  <m:ctrlPr>
                    <w:rPr>
                      <w:rFonts w:ascii="Cambria Math" w:hAnsi="Cambria Math"/>
                    </w:rPr>
                  </m:ctrlPr>
                </m:limLowPr>
                <m:e>
                  <w:proofErr w:type="spellStart"/>
                  <m:r>
                    <m:rPr>
                      <m:nor/>
                    </m:rPr>
                    <m:t>lim</m:t>
                  </m:r>
                  <w:proofErr w:type="spellEnd"/>
                </m:e>
                <m:lim>
                  <m:r>
                    <w:rPr>
                      <w:rFonts w:ascii="Cambria Math" w:hAnsi="Cambria Math"/>
                    </w:rPr>
                    <m:t>r</m:t>
                  </m:r>
                  <m:r>
                    <m:rPr>
                      <m:sty m:val="p"/>
                    </m:rPr>
                    <w:rPr>
                      <w:rFonts w:ascii="Cambria Math" w:hAnsi="Cambria Math"/>
                    </w:rPr>
                    <m:t>→</m:t>
                  </m:r>
                  <m:r>
                    <w:rPr>
                      <w:rFonts w:ascii="Cambria Math" w:hAnsi="Cambria Math"/>
                    </w:rPr>
                    <m:t>0</m:t>
                  </m:r>
                </m:lim>
              </m:limLow>
              <m:d>
                <m:dPr>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iΨ</m:t>
                  </m:r>
                </m:e>
              </m:d>
            </m:e>
            <m:e>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r>
                <m:rPr>
                  <m:nor/>
                </m:rPr>
                <m:t>ln</m:t>
              </m:r>
              <m:d>
                <m:dPr>
                  <m:ctrlPr>
                    <w:rPr>
                      <w:rFonts w:ascii="Cambria Math" w:hAnsi="Cambria Math"/>
                    </w:rPr>
                  </m:ctrlPr>
                </m:dPr>
                <m:e>
                  <m:r>
                    <w:rPr>
                      <w:rFonts w:ascii="Cambria Math" w:hAnsi="Cambria Math"/>
                    </w:rPr>
                    <m:t>2i</m:t>
                  </m:r>
                  <m:r>
                    <m:rPr>
                      <m:nor/>
                    </m:rPr>
                    <m:t>sinh</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2D</m:t>
                          </m:r>
                        </m:den>
                      </m:f>
                      <m:sSup>
                        <m:sSupPr>
                          <m:ctrlPr>
                            <w:rPr>
                              <w:rFonts w:ascii="Cambria Math" w:hAnsi="Cambria Math"/>
                            </w:rPr>
                          </m:ctrlPr>
                        </m:sSupPr>
                        <m:e>
                          <m:r>
                            <w:rPr>
                              <w:rFonts w:ascii="Cambria Math" w:hAnsi="Cambria Math"/>
                            </w:rPr>
                            <m:t>e</m:t>
                          </m:r>
                        </m:e>
                        <m:sup>
                          <m:r>
                            <w:rPr>
                              <w:rFonts w:ascii="Cambria Math" w:hAnsi="Cambria Math"/>
                            </w:rPr>
                            <m:t>iθ</m:t>
                          </m:r>
                        </m:sup>
                      </m:sSup>
                    </m:e>
                  </m:d>
                </m:e>
              </m:d>
            </m:e>
          </m:mr>
          <m:mr>
            <m:e/>
            <m:e>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r>
                <m:rPr>
                  <m:nor/>
                </m:rPr>
                <m:t>ln</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Q</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0</m:t>
              </m:r>
            </m:e>
          </m:mr>
          <m:mr>
            <m:e/>
            <m:e/>
          </m:mr>
        </m:m>
      </m:oMath>
      <w:r w:rsidRPr="00445891">
        <w:tab/>
        <w:t>(</w:t>
      </w:r>
      <w:r w:rsidRPr="00445891">
        <w:fldChar w:fldCharType="begin"/>
      </w:r>
      <w:r w:rsidRPr="00445891">
        <w:instrText xml:space="preserve">SEQ eq  </w:instrText>
      </w:r>
      <w:r w:rsidRPr="00445891">
        <w:fldChar w:fldCharType="separate"/>
      </w:r>
      <w:r w:rsidRPr="00445891">
        <w:t>19</w:t>
      </w:r>
      <w:r w:rsidRPr="00445891">
        <w:fldChar w:fldCharType="end"/>
      </w:r>
      <w:r w:rsidRPr="00445891">
        <w:t>)</w:t>
      </w:r>
    </w:p>
    <w:p w14:paraId="20EB8B50" w14:textId="77777777" w:rsidR="00445891" w:rsidRPr="00445891" w:rsidRDefault="00445891" w:rsidP="00445891">
      <w:pPr>
        <w:pStyle w:val="Normaal"/>
      </w:pPr>
      <w:r w:rsidRPr="00445891">
        <w:t>Dus de verlaging door de contractie van de stroomlijnen voor kleine slootradius en eenzijdige toestroming is</w:t>
      </w:r>
    </w:p>
    <w:p w14:paraId="074C346A" w14:textId="18403A8A" w:rsidR="00445891" w:rsidRPr="00445891" w:rsidRDefault="00445891" w:rsidP="00CE49A8">
      <w:pPr>
        <w:pStyle w:val="Equation"/>
      </w:pPr>
      <m:oMath>
        <m:borderBox>
          <m:borderBoxPr>
            <m:ctrlPr>
              <w:rPr>
                <w:rFonts w:ascii="Cambria Math" w:hAnsi="Cambria Math"/>
              </w:rPr>
            </m:ctrlPr>
          </m:borderBoxPr>
          <m:e>
            <m:r>
              <m:rPr>
                <m:sty m:val="p"/>
              </m:rPr>
              <w:rPr>
                <w:rFonts w:ascii="Cambria Math" w:hAnsi="Cambria Math"/>
              </w:rPr>
              <m:t>Δ</m:t>
            </m:r>
            <m:r>
              <w:rPr>
                <w:rFonts w:ascii="Cambria Math" w:hAnsi="Cambria Math"/>
              </w:rPr>
              <m:t>ϕ</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πk</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e>
            </m:func>
          </m:e>
        </m:borderBox>
      </m:oMath>
      <w:r w:rsidRPr="00445891">
        <w:tab/>
        <w:t>(</w:t>
      </w:r>
      <w:r w:rsidRPr="00445891">
        <w:fldChar w:fldCharType="begin"/>
      </w:r>
      <w:r w:rsidRPr="00445891">
        <w:instrText xml:space="preserve">SEQ eq  </w:instrText>
      </w:r>
      <w:r w:rsidRPr="00445891">
        <w:fldChar w:fldCharType="separate"/>
      </w:r>
      <w:r w:rsidRPr="00445891">
        <w:t>20</w:t>
      </w:r>
      <w:r w:rsidRPr="00445891">
        <w:fldChar w:fldCharType="end"/>
      </w:r>
      <w:r w:rsidRPr="00445891">
        <w:t>)</w:t>
      </w:r>
    </w:p>
    <w:p w14:paraId="11836A67" w14:textId="5F478869" w:rsidR="00445891" w:rsidRPr="00445891" w:rsidRDefault="00445891" w:rsidP="00445891">
      <w:pPr>
        <w:pStyle w:val="Normaal"/>
      </w:pPr>
      <w:r w:rsidRPr="00445891">
        <w:t xml:space="preserve">De 2Q wordt Q bij tweezijdige toestroming (Ernst, 1962, Huisman 1972). Deze uitkomst is negatief omdat </w:t>
      </w:r>
      <m:oMath>
        <m:r>
          <w:rPr>
            <w:rFonts w:ascii="Cambria Math" w:hAnsi="Cambria Math"/>
          </w:rPr>
          <m:t>Q</m:t>
        </m:r>
      </m:oMath>
      <w:r w:rsidRPr="00445891">
        <w:t xml:space="preserve"> een onttrekking is. </w:t>
      </w:r>
      <w:r w:rsidR="00CE49A8">
        <w:t xml:space="preserve">Voor een </w:t>
      </w:r>
      <w:r w:rsidRPr="00445891">
        <w:t>positief getal (</w:t>
      </w:r>
      <w:r w:rsidR="00CE49A8">
        <w:t>“</w:t>
      </w:r>
      <w:r w:rsidRPr="00445891">
        <w:t>verlaging</w:t>
      </w:r>
      <w:r w:rsidR="00CE49A8">
        <w:t>”</w:t>
      </w:r>
      <w:r w:rsidRPr="00445891">
        <w:t xml:space="preserve">) </w:t>
      </w:r>
      <w:proofErr w:type="spellStart"/>
      <w:r w:rsidRPr="00445891">
        <w:t>draaie</w:t>
      </w:r>
      <w:proofErr w:type="spellEnd"/>
      <w:r w:rsidRPr="00445891">
        <w:t xml:space="preserve"> men de breuk onder de logaritme om. Het verloop van (20) is als rode lijn opgenomen in afbeelding </w:t>
      </w:r>
      <w:hyperlink w:anchor="fig:Stijghoogte-langs-top-en-basis">
        <w:r w:rsidRPr="00445891">
          <w:rPr>
            <w:rStyle w:val="Hyperlink"/>
            <w:rFonts w:cs="Trebuchet MS"/>
          </w:rPr>
          <w:t>4</w:t>
        </w:r>
      </w:hyperlink>
      <w:r w:rsidRPr="00445891">
        <w:t xml:space="preserve">. De lijn laat zien dat de overeenkomst van deze benadering snel afneemt voor </w:t>
      </w:r>
      <m:oMath>
        <m:r>
          <w:rPr>
            <w:rFonts w:ascii="Cambria Math" w:hAnsi="Cambria Math"/>
          </w:rPr>
          <m:t>r</m:t>
        </m:r>
        <m:r>
          <m:rPr>
            <m:sty m:val="p"/>
          </m:rPr>
          <w:rPr>
            <w:rFonts w:ascii="Cambria Math" w:hAnsi="Cambria Math"/>
          </w:rPr>
          <m:t>&gt;</m:t>
        </m:r>
        <m:r>
          <w:rPr>
            <w:rFonts w:ascii="Cambria Math" w:hAnsi="Cambria Math"/>
          </w:rPr>
          <m:t>0.1D</m:t>
        </m:r>
      </m:oMath>
      <w:r w:rsidRPr="00445891">
        <w:t>. We kunnen dan ook beter de blauwe lijn gebruikten voor de radiale weerstand, zie vergelijking (21) verderop.</w:t>
      </w:r>
    </w:p>
    <w:p w14:paraId="7995A51E" w14:textId="77777777" w:rsidR="00445891" w:rsidRPr="00445891" w:rsidRDefault="00445891" w:rsidP="00445891">
      <w:pPr>
        <w:pStyle w:val="Normaal"/>
      </w:pPr>
      <w:r w:rsidRPr="00445891">
        <w:drawing>
          <wp:inline distT="0" distB="0" distL="0" distR="0" wp14:anchorId="2223E086" wp14:editId="55694BD2">
            <wp:extent cx="3675888" cy="2203704"/>
            <wp:effectExtent l="0" t="0" r="0" b="0"/>
            <wp:docPr id="693110449" name="Picture" descr="[fig:Stijghoogte-langs-top-en-basis]Stijghoogte langs top en basis van het watervoerend pakket voor de situatie met alleen de contractiestroming (Afb.2e), samen met de benadering. Voor de twee bollen zie het eind van sectie [sec:De-echte-doorsn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3_Users_Theo_Entiteiten_Hygea_2022-AGT_Coding_images_phi_top_basis.png"/>
                    <pic:cNvPicPr>
                      <a:picLocks noChangeAspect="1" noChangeArrowheads="1"/>
                    </pic:cNvPicPr>
                  </pic:nvPicPr>
                  <pic:blipFill>
                    <a:blip r:embed="rId10"/>
                    <a:stretch>
                      <a:fillRect/>
                    </a:stretch>
                  </pic:blipFill>
                  <pic:spPr bwMode="auto">
                    <a:xfrm>
                      <a:off x="0" y="0"/>
                      <a:ext cx="3675888" cy="2203704"/>
                    </a:xfrm>
                    <a:prstGeom prst="rect">
                      <a:avLst/>
                    </a:prstGeom>
                    <a:noFill/>
                    <a:ln w="9525">
                      <a:noFill/>
                      <a:headEnd/>
                      <a:tailEnd/>
                    </a:ln>
                  </pic:spPr>
                </pic:pic>
              </a:graphicData>
            </a:graphic>
          </wp:inline>
        </w:drawing>
      </w:r>
    </w:p>
    <w:p w14:paraId="7CEC5679" w14:textId="738F7EF7" w:rsidR="00445891" w:rsidRDefault="00445891" w:rsidP="00CE49A8">
      <w:pPr>
        <w:pStyle w:val="Onderschrift"/>
        <w:rPr>
          <w:w w:val="105"/>
        </w:rPr>
      </w:pPr>
      <w:bookmarkStart w:id="7" w:name="fig4"/>
      <w:r w:rsidRPr="00445891">
        <w:rPr>
          <w:w w:val="105"/>
        </w:rPr>
        <w:t>Afbeelding </w:t>
      </w:r>
      <w:r w:rsidRPr="00445891">
        <w:rPr>
          <w:w w:val="105"/>
        </w:rPr>
        <w:fldChar w:fldCharType="begin"/>
      </w:r>
      <w:r w:rsidRPr="00445891">
        <w:rPr>
          <w:w w:val="105"/>
        </w:rPr>
        <w:instrText xml:space="preserve">SEQ Figure \* ARABIC </w:instrText>
      </w:r>
      <w:r w:rsidRPr="00445891">
        <w:rPr>
          <w:w w:val="105"/>
        </w:rPr>
        <w:fldChar w:fldCharType="separate"/>
      </w:r>
      <w:r w:rsidRPr="00445891">
        <w:rPr>
          <w:w w:val="105"/>
        </w:rPr>
        <w:t>4</w:t>
      </w:r>
      <w:r w:rsidRPr="00445891">
        <w:rPr>
          <w:w w:val="105"/>
        </w:rPr>
        <w:fldChar w:fldCharType="end"/>
      </w:r>
      <w:r w:rsidRPr="00445891">
        <w:rPr>
          <w:w w:val="105"/>
        </w:rPr>
        <w:t xml:space="preserve">: </w:t>
      </w:r>
      <w:bookmarkEnd w:id="7"/>
      <w:r w:rsidRPr="00445891">
        <w:rPr>
          <w:w w:val="105"/>
        </w:rPr>
        <w:t xml:space="preserve">Stijghoogte langs de top en basis van het watervoerend pakket voor de situatie met alleen de contractiestroming (afbeelding 2e), samen met de benadering. Voor de twee bollen zie het eind van sectie “De </w:t>
      </w:r>
      <w:r w:rsidR="00D471F1">
        <w:rPr>
          <w:w w:val="105"/>
        </w:rPr>
        <w:t>é</w:t>
      </w:r>
      <w:r w:rsidRPr="00445891">
        <w:rPr>
          <w:w w:val="105"/>
        </w:rPr>
        <w:t>chte doorsnede van Ernst” verderop.</w:t>
      </w:r>
    </w:p>
    <w:p w14:paraId="62049EC2" w14:textId="39AC3168" w:rsidR="00CE49A8" w:rsidRDefault="00CE49A8" w:rsidP="00CE49A8">
      <w:pPr>
        <w:pStyle w:val="Kop1"/>
        <w:rPr>
          <w:w w:val="105"/>
        </w:rPr>
      </w:pPr>
      <w:r w:rsidRPr="00CE49A8">
        <w:rPr>
          <w:w w:val="105"/>
        </w:rPr>
        <w:t>De échte doorsnede van Ernst</w:t>
      </w:r>
    </w:p>
    <w:p w14:paraId="2A2F758E" w14:textId="0A0A24FE" w:rsidR="00CE49A8" w:rsidRPr="00CE49A8" w:rsidRDefault="00CE49A8" w:rsidP="00CE49A8">
      <w:pPr>
        <w:pStyle w:val="Normaal"/>
      </w:pPr>
      <w:r w:rsidRPr="00CE49A8">
        <w:t xml:space="preserve">De gestileerde versie met constante pakketdikte en tot punt teruggebrachte sloot maakte het makkelijk om de verschillende deelstromen te toetsen aan de theorie. De echte doorsnede van Ernst heeft geen constante dikte; die laat een freatisch vlak zien met een opbolling van ca. 16% van de dikte. Zijn doorsnede heeft bovendien een sloot van niet verwaarloosbare afmetingen. We rekenen hierna zijn doorsnedes numeriek door met afmetingen die overeenkomen met zijn tekening (afbeelding </w:t>
      </w:r>
      <w:hyperlink w:anchor="fig:Ernst-fig7">
        <w:r w:rsidRPr="00CE49A8">
          <w:rPr>
            <w:rStyle w:val="Hyperlink"/>
            <w:rFonts w:cs="Trebuchet MS"/>
          </w:rPr>
          <w:t>1</w:t>
        </w:r>
      </w:hyperlink>
      <w:r w:rsidRPr="00CE49A8">
        <w:t xml:space="preserve">). We kiezen de halve perceelbreedte </w:t>
      </w:r>
      <m:oMath>
        <m:r>
          <w:rPr>
            <w:rFonts w:ascii="Cambria Math" w:hAnsi="Cambria Math"/>
          </w:rPr>
          <m:t>b</m:t>
        </m:r>
        <m:r>
          <m:rPr>
            <m:sty m:val="p"/>
          </m:rPr>
          <w:rPr>
            <w:rFonts w:ascii="Cambria Math" w:hAnsi="Cambria Math"/>
          </w:rPr>
          <m:t>=</m:t>
        </m:r>
        <m:r>
          <w:rPr>
            <w:rFonts w:ascii="Cambria Math" w:hAnsi="Cambria Math"/>
          </w:rPr>
          <m:t>25</m:t>
        </m:r>
      </m:oMath>
      <w:r w:rsidRPr="00CE49A8">
        <w:t xml:space="preserve"> m en een dikte van </w:t>
      </w:r>
      <m:oMath>
        <m:r>
          <w:rPr>
            <w:rFonts w:ascii="Cambria Math" w:hAnsi="Cambria Math"/>
          </w:rPr>
          <m:t>D</m:t>
        </m:r>
        <m:r>
          <m:rPr>
            <m:sty m:val="p"/>
          </m:rPr>
          <w:rPr>
            <w:rFonts w:ascii="Cambria Math" w:hAnsi="Cambria Math"/>
          </w:rPr>
          <m:t>=</m:t>
        </m:r>
        <m:r>
          <w:rPr>
            <w:rFonts w:ascii="Cambria Math" w:hAnsi="Cambria Math"/>
          </w:rPr>
          <m:t>10</m:t>
        </m:r>
      </m:oMath>
      <w:r w:rsidRPr="00CE49A8">
        <w:t xml:space="preserve"> m bij de sloot. De sloot bij Ernst is dan bovenin ca. 2 m breed (halve breedte) en onderin ca. 0.6 m. Hij is ook 2 m diep. De doorlatendheid </w:t>
      </w:r>
      <m:oMath>
        <m:r>
          <w:rPr>
            <w:rFonts w:ascii="Cambria Math" w:hAnsi="Cambria Math"/>
          </w:rPr>
          <m:t>K</m:t>
        </m:r>
        <m:r>
          <m:rPr>
            <m:sty m:val="p"/>
          </m:rPr>
          <w:rPr>
            <w:rFonts w:ascii="Cambria Math" w:hAnsi="Cambria Math"/>
          </w:rPr>
          <m:t>=</m:t>
        </m:r>
        <m:r>
          <w:rPr>
            <w:rFonts w:ascii="Cambria Math" w:hAnsi="Cambria Math"/>
          </w:rPr>
          <m:t>0.025</m:t>
        </m:r>
      </m:oMath>
      <w:r w:rsidRPr="00CE49A8">
        <w:t xml:space="preserve"> m/d is zo klein gekozen als nodig was om het freatisch vlak op de waterscheiding op ca. 1.6 m boven het slootpeil te laten uitkomen bij een neerslagoverschot </w:t>
      </w:r>
      <m:oMath>
        <m:r>
          <w:rPr>
            <w:rFonts w:ascii="Cambria Math" w:hAnsi="Cambria Math"/>
          </w:rPr>
          <m:t>N</m:t>
        </m:r>
        <m:r>
          <m:rPr>
            <m:sty m:val="p"/>
          </m:rPr>
          <w:rPr>
            <w:rFonts w:ascii="Cambria Math" w:hAnsi="Cambria Math"/>
          </w:rPr>
          <m:t>=</m:t>
        </m:r>
        <m:r>
          <w:rPr>
            <w:rFonts w:ascii="Cambria Math" w:hAnsi="Cambria Math"/>
          </w:rPr>
          <m:t>0.001</m:t>
        </m:r>
      </m:oMath>
      <w:r w:rsidRPr="00CE49A8">
        <w:t xml:space="preserve"> m/d. Omwille van de consistentie is deze doorlatendheid ook aangehouden in de doorsneden van afbeelding </w:t>
      </w:r>
      <w:hyperlink w:anchor="fig:Figuur-7-numeriek">
        <w:r w:rsidRPr="00CE49A8">
          <w:rPr>
            <w:rStyle w:val="Hyperlink"/>
            <w:rFonts w:cs="Trebuchet MS"/>
          </w:rPr>
          <w:t>2</w:t>
        </w:r>
      </w:hyperlink>
      <w:r w:rsidRPr="00CE49A8">
        <w:t>. Voor de analyse is de numerieke grootte van de doorlatendheid echter zonder betekenis.</w:t>
      </w:r>
    </w:p>
    <w:p w14:paraId="79BD8A72" w14:textId="77777777" w:rsidR="00CE49A8" w:rsidRPr="00CE49A8" w:rsidRDefault="00CE49A8" w:rsidP="00CE49A8">
      <w:pPr>
        <w:pStyle w:val="Normaal"/>
      </w:pPr>
      <w:r w:rsidRPr="00CE49A8">
        <w:t>Voor deze meer realistische situatie verwachten we dat met name de sloot voor kleine afwijkingen in het lijnenpatroon gaat zorgen; met name in de buurt van de sloot zijn de isohypsen niet meer helemaal recht. Dit verwachten we ook in de doorsnede met de horizontale stroming.</w:t>
      </w:r>
    </w:p>
    <w:p w14:paraId="77752AA7" w14:textId="63AC7495" w:rsidR="00CE49A8" w:rsidRPr="00CE49A8" w:rsidRDefault="00CE49A8" w:rsidP="00CE49A8">
      <w:pPr>
        <w:pStyle w:val="Normaal"/>
      </w:pPr>
      <w:r w:rsidRPr="00CE49A8">
        <w:t xml:space="preserve">Door de opbolling van het freatisch vlak is de onttrekking in afbeelding </w:t>
      </w:r>
      <w:hyperlink w:anchor="fig:Figuur-7-numeriek">
        <w:r w:rsidRPr="00CE49A8">
          <w:rPr>
            <w:rStyle w:val="Hyperlink"/>
            <w:rFonts w:cs="Trebuchet MS"/>
          </w:rPr>
          <w:t>2</w:t>
        </w:r>
      </w:hyperlink>
      <w:r w:rsidRPr="00CE49A8">
        <w:t xml:space="preserve">/2 en de infiltratie in afbeelding </w:t>
      </w:r>
      <w:hyperlink w:anchor="fig:Figuur-7-numeriek">
        <w:r w:rsidRPr="00CE49A8">
          <w:rPr>
            <w:rStyle w:val="Hyperlink"/>
            <w:rFonts w:cs="Trebuchet MS"/>
          </w:rPr>
          <w:t>2</w:t>
        </w:r>
      </w:hyperlink>
      <w:r w:rsidRPr="00CE49A8">
        <w:t xml:space="preserve">/3 niet meer uniform. In plaats van </w:t>
      </w:r>
      <m:oMath>
        <m:r>
          <w:rPr>
            <w:rFonts w:ascii="Cambria Math" w:hAnsi="Cambria Math"/>
          </w:rPr>
          <m:t>N</m:t>
        </m:r>
        <m:r>
          <m:rPr>
            <m:sty m:val="p"/>
          </m:rPr>
          <w:rPr>
            <w:rFonts w:ascii="Cambria Math" w:hAnsi="Cambria Math"/>
          </w:rPr>
          <m:t>/</m:t>
        </m:r>
        <m:r>
          <w:rPr>
            <w:rFonts w:ascii="Cambria Math" w:hAnsi="Cambria Math"/>
          </w:rPr>
          <m:t>D</m:t>
        </m:r>
      </m:oMath>
      <w:r w:rsidRPr="00CE49A8">
        <w:t xml:space="preserve"> met </w:t>
      </w:r>
      <m:oMath>
        <m:r>
          <w:rPr>
            <w:rFonts w:ascii="Cambria Math" w:hAnsi="Cambria Math"/>
          </w:rPr>
          <m:t>D</m:t>
        </m:r>
      </m:oMath>
      <w:r w:rsidRPr="00CE49A8">
        <w:t xml:space="preserve"> constant, gebru</w:t>
      </w:r>
      <w:proofErr w:type="spellStart"/>
      <w:r w:rsidRPr="00CE49A8">
        <w:t>iken</w:t>
      </w:r>
      <w:proofErr w:type="spellEnd"/>
      <w:r w:rsidRPr="00CE49A8">
        <w:t xml:space="preserve"> we nu de dikte </w:t>
      </w:r>
      <m:oMath>
        <m:sSub>
          <m:sSubPr>
            <m:ctrlPr>
              <w:rPr>
                <w:rFonts w:ascii="Cambria Math" w:hAnsi="Cambria Math"/>
              </w:rPr>
            </m:ctrlPr>
          </m:sSubPr>
          <m:e>
            <m:r>
              <w:rPr>
                <w:rFonts w:ascii="Cambria Math" w:hAnsi="Cambria Math"/>
              </w:rPr>
              <m:t>D</m:t>
            </m:r>
          </m:e>
          <m:sub>
            <m:r>
              <w:rPr>
                <w:rFonts w:ascii="Cambria Math" w:hAnsi="Cambria Math"/>
              </w:rPr>
              <m:t>x</m:t>
            </m:r>
          </m:sub>
        </m:sSub>
      </m:oMath>
      <w:r w:rsidRPr="00CE49A8">
        <w:t xml:space="preserve"> die hoort bij de plek </w:t>
      </w:r>
      <m:oMath>
        <m:r>
          <w:rPr>
            <w:rFonts w:ascii="Cambria Math" w:hAnsi="Cambria Math"/>
          </w:rPr>
          <m:t>x</m:t>
        </m:r>
      </m:oMath>
      <w:r w:rsidRPr="00CE49A8">
        <w:t xml:space="preserve"> in de doorsnede. De afstroming </w:t>
      </w:r>
      <m:oMath>
        <m:r>
          <w:rPr>
            <w:rFonts w:ascii="Cambria Math" w:hAnsi="Cambria Math"/>
          </w:rPr>
          <m:t>Q</m:t>
        </m:r>
        <m:r>
          <m:rPr>
            <m:sty m:val="p"/>
          </m:rPr>
          <w:rPr>
            <w:rFonts w:ascii="Cambria Math" w:hAnsi="Cambria Math"/>
          </w:rPr>
          <m:t>=</m:t>
        </m:r>
        <m:r>
          <w:rPr>
            <w:rFonts w:ascii="Cambria Math" w:hAnsi="Cambria Math"/>
          </w:rPr>
          <m:t>Nb</m:t>
        </m:r>
      </m:oMath>
      <w:r w:rsidRPr="00CE49A8">
        <w:t xml:space="preserve"> over de linker</w:t>
      </w:r>
      <w:r>
        <w:t xml:space="preserve"> </w:t>
      </w:r>
      <w:r w:rsidRPr="00CE49A8">
        <w:t xml:space="preserve">rand in afbeelding </w:t>
      </w:r>
      <w:hyperlink w:anchor="fig:Figuur-7-numeriek">
        <w:r w:rsidRPr="00CE49A8">
          <w:rPr>
            <w:rStyle w:val="Hyperlink"/>
            <w:rFonts w:cs="Trebuchet MS"/>
          </w:rPr>
          <w:t>2</w:t>
        </w:r>
      </w:hyperlink>
      <w:r w:rsidRPr="00CE49A8">
        <w:t xml:space="preserve">/3 wordt nu verdeeld over de hoogte van de deze rand onder de sloot. Dat geldt ook voor de instroom in afbeelding </w:t>
      </w:r>
      <w:hyperlink w:anchor="fig:Figuur-7-numeriek">
        <w:r w:rsidRPr="00CE49A8">
          <w:rPr>
            <w:rStyle w:val="Hyperlink"/>
            <w:rFonts w:cs="Trebuchet MS"/>
          </w:rPr>
          <w:t>2</w:t>
        </w:r>
      </w:hyperlink>
      <w:r w:rsidRPr="00CE49A8">
        <w:t xml:space="preserve">/4. Het rekenraster bestaat uit vierkante cellen van 10x10 cm met een netwerk dat reikt tot 2 m boven de sloot. Het verloop van het freatisch vlak is iteratief bepaald door steeds de stijghoogte te berekenen en cellen boven het freatisch vlak inactief te maken. Het neerslagoverschot wordt in de bovenste actieve cellen ingevoerd. Het niet-actieve deel van het model boven het freatisch vlak wordt niet getoond in afbeelding </w:t>
      </w:r>
      <w:hyperlink w:anchor="fig:Numerieke-doorrekening-reeele-dsn">
        <w:r w:rsidRPr="00CE49A8">
          <w:rPr>
            <w:rStyle w:val="Hyperlink"/>
            <w:rFonts w:cs="Trebuchet MS"/>
          </w:rPr>
          <w:t>7</w:t>
        </w:r>
      </w:hyperlink>
      <w:r w:rsidRPr="00CE49A8">
        <w:t xml:space="preserve">. De figuren in deze afbeelding komen overeen met die van gestileerde doorsnede in afbeelding </w:t>
      </w:r>
      <w:hyperlink w:anchor="fig:Figuur-7-numeriek">
        <w:r w:rsidRPr="00CE49A8">
          <w:rPr>
            <w:rStyle w:val="Hyperlink"/>
            <w:rFonts w:cs="Trebuchet MS"/>
          </w:rPr>
          <w:t>2</w:t>
        </w:r>
      </w:hyperlink>
      <w:r w:rsidRPr="00CE49A8">
        <w:t>.</w:t>
      </w:r>
    </w:p>
    <w:p w14:paraId="64F23097" w14:textId="77777777" w:rsidR="00CE49A8" w:rsidRPr="00CE49A8" w:rsidRDefault="00CE49A8" w:rsidP="00CE49A8">
      <w:pPr>
        <w:pStyle w:val="Normaal"/>
      </w:pPr>
      <w:r w:rsidRPr="00CE49A8">
        <w:drawing>
          <wp:inline distT="0" distB="0" distL="0" distR="0" wp14:anchorId="2341A715" wp14:editId="28B390FE">
            <wp:extent cx="3940841" cy="3442970"/>
            <wp:effectExtent l="0" t="0" r="0" b="0"/>
            <wp:docPr id="945235042" name="Picture" descr="[fig:Numerieke-doorrekening-reeele-dsn]Numerieke doorrekening van de doorsnede van Ernst (1962, A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6_Users_Theo_Entiteiten_Hygea_2022-AGT_Coding_images_ErnstFig7_numeriek_freat.png"/>
                    <pic:cNvPicPr>
                      <a:picLocks noChangeAspect="1" noChangeArrowheads="1"/>
                    </pic:cNvPicPr>
                  </pic:nvPicPr>
                  <pic:blipFill rotWithShape="1">
                    <a:blip r:embed="rId11"/>
                    <a:srcRect l="3983" r="5443" b="5122"/>
                    <a:stretch>
                      <a:fillRect/>
                    </a:stretch>
                  </pic:blipFill>
                  <pic:spPr bwMode="auto">
                    <a:xfrm>
                      <a:off x="0" y="0"/>
                      <a:ext cx="3942283" cy="3444230"/>
                    </a:xfrm>
                    <a:prstGeom prst="rect">
                      <a:avLst/>
                    </a:prstGeom>
                    <a:noFill/>
                    <a:ln>
                      <a:noFill/>
                    </a:ln>
                    <a:extLst>
                      <a:ext uri="{53640926-AAD7-44D8-BBD7-CCE9431645EC}">
                        <a14:shadowObscured xmlns:a14="http://schemas.microsoft.com/office/drawing/2010/main"/>
                      </a:ext>
                    </a:extLst>
                  </pic:spPr>
                </pic:pic>
              </a:graphicData>
            </a:graphic>
          </wp:inline>
        </w:drawing>
      </w:r>
    </w:p>
    <w:p w14:paraId="3A3F0EA9" w14:textId="77777777" w:rsidR="00CE49A8" w:rsidRPr="00CE49A8" w:rsidRDefault="00CE49A8" w:rsidP="00CE49A8">
      <w:pPr>
        <w:pStyle w:val="Onderschrift"/>
        <w:rPr>
          <w:w w:val="105"/>
        </w:rPr>
      </w:pPr>
      <w:bookmarkStart w:id="8" w:name="fig7"/>
      <w:r w:rsidRPr="00CE49A8">
        <w:rPr>
          <w:w w:val="105"/>
        </w:rPr>
        <w:t>Afbeelding </w:t>
      </w:r>
      <w:r w:rsidRPr="00CE49A8">
        <w:rPr>
          <w:w w:val="105"/>
        </w:rPr>
        <w:fldChar w:fldCharType="begin"/>
      </w:r>
      <w:r w:rsidRPr="00CE49A8">
        <w:rPr>
          <w:w w:val="105"/>
        </w:rPr>
        <w:instrText xml:space="preserve">SEQ Figure \* ARABIC </w:instrText>
      </w:r>
      <w:r w:rsidRPr="00CE49A8">
        <w:rPr>
          <w:w w:val="105"/>
        </w:rPr>
        <w:fldChar w:fldCharType="separate"/>
      </w:r>
      <w:r w:rsidRPr="00CE49A8">
        <w:rPr>
          <w:w w:val="105"/>
        </w:rPr>
        <w:t>5</w:t>
      </w:r>
      <w:r w:rsidRPr="00CE49A8">
        <w:rPr>
          <w:w w:val="105"/>
        </w:rPr>
        <w:fldChar w:fldCharType="end"/>
      </w:r>
      <w:r w:rsidRPr="00CE49A8">
        <w:rPr>
          <w:w w:val="105"/>
        </w:rPr>
        <w:t xml:space="preserve">: </w:t>
      </w:r>
      <w:bookmarkEnd w:id="8"/>
      <w:r w:rsidRPr="00CE49A8">
        <w:rPr>
          <w:w w:val="105"/>
        </w:rPr>
        <w:t>Numerieke doorrekening van de doorsnede van Ernst (1962, afbeelding 1)</w:t>
      </w:r>
    </w:p>
    <w:p w14:paraId="20224243" w14:textId="77777777" w:rsidR="00CE49A8" w:rsidRPr="00CE49A8" w:rsidRDefault="00CE49A8" w:rsidP="00CE49A8">
      <w:pPr>
        <w:pStyle w:val="Normaal"/>
      </w:pPr>
      <w:r w:rsidRPr="00CE49A8">
        <w:t xml:space="preserve">In afbeelding </w:t>
      </w:r>
      <w:hyperlink w:anchor="fig:Numerieke-doorrekening-reeele-dsn">
        <w:r w:rsidRPr="00CE49A8">
          <w:rPr>
            <w:rStyle w:val="Hyperlink"/>
            <w:rFonts w:cs="Trebuchet MS"/>
          </w:rPr>
          <w:t>7</w:t>
        </w:r>
      </w:hyperlink>
      <w:r w:rsidRPr="00CE49A8">
        <w:t xml:space="preserve">/2 zien we inderdaad de kleine afwijkingen van de horizontale isohypsen nabij de sloot waar Ernst over repte. Afbeelding </w:t>
      </w:r>
      <w:hyperlink w:anchor="fig:Numerieke-doorrekening-reeele-dsn">
        <w:r w:rsidRPr="00CE49A8">
          <w:rPr>
            <w:rStyle w:val="Hyperlink"/>
            <w:rFonts w:cs="Trebuchet MS"/>
          </w:rPr>
          <w:t>7</w:t>
        </w:r>
      </w:hyperlink>
      <w:r w:rsidRPr="00CE49A8">
        <w:t xml:space="preserve">/2 is bevat ook de stippellijn uit </w:t>
      </w:r>
      <w:proofErr w:type="spellStart"/>
      <w:r w:rsidRPr="00CE49A8">
        <w:t>Ernst’s</w:t>
      </w:r>
      <w:proofErr w:type="spellEnd"/>
      <w:r w:rsidRPr="00CE49A8">
        <w:t xml:space="preserve"> afbeelding 7b; het is de contour van stijghoogte 0 (het slootpeil). De stijghoogte boven deze stippellijn is dus lager dan het slootpeil.</w:t>
      </w:r>
    </w:p>
    <w:p w14:paraId="5D54C826" w14:textId="7D989982" w:rsidR="00CE49A8" w:rsidRPr="00CE49A8" w:rsidRDefault="00CE49A8" w:rsidP="00CE49A8">
      <w:pPr>
        <w:pStyle w:val="Normaal"/>
      </w:pPr>
      <w:r w:rsidRPr="00CE49A8">
        <w:t xml:space="preserve">Afbeelding </w:t>
      </w:r>
      <w:hyperlink w:anchor="fig:Numerieke-doorrekening-reeele-dsn">
        <w:r w:rsidRPr="00CE49A8">
          <w:rPr>
            <w:rStyle w:val="Hyperlink"/>
            <w:rFonts w:cs="Trebuchet MS"/>
          </w:rPr>
          <w:t>7</w:t>
        </w:r>
      </w:hyperlink>
      <w:r w:rsidRPr="00CE49A8">
        <w:t xml:space="preserve">/3, alleen horizontale stroming, is verkregen door infiltratie van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oMath>
      <w:r w:rsidRPr="00CE49A8">
        <w:t xml:space="preserve">, gelijk maar tegengesteld aan de onttrekking in afbeelding </w:t>
      </w:r>
      <w:hyperlink w:anchor="fig:Numerieke-doorrekening-reeele-dsn">
        <w:r w:rsidRPr="00CE49A8">
          <w:rPr>
            <w:rStyle w:val="Hyperlink"/>
            <w:rFonts w:cs="Trebuchet MS"/>
          </w:rPr>
          <w:t>7</w:t>
        </w:r>
      </w:hyperlink>
      <w:r w:rsidRPr="00CE49A8">
        <w:t xml:space="preserve">/2, samen met een uniforme onttrekking </w:t>
      </w:r>
      <m:oMath>
        <m:r>
          <w:rPr>
            <w:rFonts w:ascii="Cambria Math" w:hAnsi="Cambria Math"/>
          </w:rPr>
          <m:t>Nb</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r>
              <m:rPr>
                <m:sty m:val="p"/>
              </m:rPr>
              <w:rPr>
                <w:rFonts w:ascii="Cambria Math" w:hAnsi="Cambria Math"/>
              </w:rPr>
              <m:t>=</m:t>
            </m:r>
            <m:r>
              <w:rPr>
                <w:rFonts w:ascii="Cambria Math" w:hAnsi="Cambria Math"/>
              </w:rPr>
              <m:t>b</m:t>
            </m:r>
          </m:sub>
        </m:sSub>
      </m:oMath>
      <w:r w:rsidRPr="00CE49A8">
        <w:t xml:space="preserve"> aan de verticaal onder de sloot. De sloot geeft nu een behoorlijke verstoring van het ideale beeld. Bij Ernst valt dat wat minder op, want zijn </w:t>
      </w:r>
      <w:proofErr w:type="gramStart"/>
      <w:r w:rsidRPr="00CE49A8">
        <w:t>afbeelding</w:t>
      </w:r>
      <w:proofErr w:type="gramEnd"/>
      <w:r w:rsidRPr="00CE49A8">
        <w:t xml:space="preserve"> geeft voor deze situatie geen detail. De sloot is niet helemaal compatibel te maken met zuiver horizontale en verticale stroming, tenzij deze wordt teruggebracht tot een punt.</w:t>
      </w:r>
    </w:p>
    <w:p w14:paraId="188F4268" w14:textId="135AA933" w:rsidR="00CE49A8" w:rsidRPr="00CE49A8" w:rsidRDefault="00CE49A8" w:rsidP="00CE49A8">
      <w:pPr>
        <w:pStyle w:val="Normaal"/>
      </w:pPr>
      <w:r w:rsidRPr="00CE49A8">
        <w:t xml:space="preserve">Afbeelding </w:t>
      </w:r>
      <w:hyperlink w:anchor="fig:Numerieke-doorrekening-reeele-dsn">
        <w:r w:rsidRPr="00CE49A8">
          <w:rPr>
            <w:rStyle w:val="Hyperlink"/>
            <w:rFonts w:cs="Trebuchet MS"/>
          </w:rPr>
          <w:t>7</w:t>
        </w:r>
      </w:hyperlink>
      <w:r w:rsidRPr="00CE49A8">
        <w:t xml:space="preserve">/4 is de superpositie van afbeelding </w:t>
      </w:r>
      <w:hyperlink w:anchor="fig:Numerieke-doorrekening-reeele-dsn">
        <w:r w:rsidRPr="00CE49A8">
          <w:rPr>
            <w:rStyle w:val="Hyperlink"/>
            <w:rFonts w:cs="Trebuchet MS"/>
          </w:rPr>
          <w:t>7</w:t>
        </w:r>
      </w:hyperlink>
      <w:r w:rsidRPr="00CE49A8">
        <w:t xml:space="preserve">/2 en afbeelding </w:t>
      </w:r>
      <w:hyperlink w:anchor="fig:Numerieke-doorrekening-reeele-dsn">
        <w:r w:rsidRPr="00CE49A8">
          <w:rPr>
            <w:rStyle w:val="Hyperlink"/>
            <w:rFonts w:cs="Trebuchet MS"/>
          </w:rPr>
          <w:t>7</w:t>
        </w:r>
      </w:hyperlink>
      <w:r w:rsidRPr="00CE49A8">
        <w:t>/3. Het lijnenpatroon laat zien dat de sloot een verstorende factor is, want die sluit nu een behoorlijke deel van de grondwaterstroming kort. Het oorspronkelijke idee van een stroombeeld als de som van zuiver horizontale en zuiver verticale stroming is onmogelijk met sloot.</w:t>
      </w:r>
    </w:p>
    <w:p w14:paraId="4AF35923" w14:textId="77777777" w:rsidR="00CE49A8" w:rsidRPr="00CE49A8" w:rsidRDefault="00CE49A8" w:rsidP="00CE49A8">
      <w:pPr>
        <w:pStyle w:val="Normaal"/>
      </w:pPr>
      <w:r w:rsidRPr="00CE49A8">
        <w:t xml:space="preserve">Afbeelding </w:t>
      </w:r>
      <w:hyperlink w:anchor="fig:Numerieke-doorrekening-reeele-dsn">
        <w:r w:rsidRPr="00CE49A8">
          <w:rPr>
            <w:rStyle w:val="Hyperlink"/>
            <w:rFonts w:cs="Trebuchet MS"/>
          </w:rPr>
          <w:t>7</w:t>
        </w:r>
      </w:hyperlink>
      <w:r w:rsidRPr="00CE49A8">
        <w:t xml:space="preserve">/5 ontstaat door infiltratie langs de verticale lijn onder de sloot, even groot als de onttrekking in afbeelding </w:t>
      </w:r>
      <w:hyperlink w:anchor="fig:Numerieke-doorrekening-reeele-dsn">
        <w:r w:rsidRPr="00CE49A8">
          <w:rPr>
            <w:rStyle w:val="Hyperlink"/>
            <w:rFonts w:cs="Trebuchet MS"/>
          </w:rPr>
          <w:t>7</w:t>
        </w:r>
      </w:hyperlink>
      <w:r w:rsidRPr="00CE49A8">
        <w:t xml:space="preserve">/3. Al dit geïnfiltreerde water wordt via de sloot afgevoerd. Afwijkingen door de zijn er ook wel, maar zijn op het oog niet zo goed te zien. </w:t>
      </w:r>
    </w:p>
    <w:p w14:paraId="74AF66E2" w14:textId="33982D3A" w:rsidR="00CE49A8" w:rsidRPr="00CE49A8" w:rsidRDefault="00CE49A8" w:rsidP="00CE49A8">
      <w:pPr>
        <w:pStyle w:val="Normaal"/>
      </w:pPr>
      <w:r w:rsidRPr="00CE49A8">
        <w:t xml:space="preserve">Optellen van de stromingssituaties in afbeeldingen </w:t>
      </w:r>
      <w:hyperlink w:anchor="fig:Numerieke-doorrekening-reeele-dsn">
        <w:r w:rsidRPr="00CE49A8">
          <w:rPr>
            <w:rStyle w:val="Hyperlink"/>
            <w:rFonts w:cs="Trebuchet MS"/>
          </w:rPr>
          <w:t>7</w:t>
        </w:r>
      </w:hyperlink>
      <w:r w:rsidRPr="00CE49A8">
        <w:t xml:space="preserve">/2, </w:t>
      </w:r>
      <w:hyperlink w:anchor="fig:Numerieke-doorrekening-reeele-dsn">
        <w:r w:rsidRPr="00CE49A8">
          <w:rPr>
            <w:rStyle w:val="Hyperlink"/>
            <w:rFonts w:cs="Trebuchet MS"/>
          </w:rPr>
          <w:t>7</w:t>
        </w:r>
      </w:hyperlink>
      <w:r w:rsidRPr="00CE49A8">
        <w:t xml:space="preserve">/3 en </w:t>
      </w:r>
      <w:hyperlink w:anchor="fig:Numerieke-doorrekening-reeele-dsn">
        <w:r w:rsidRPr="00CE49A8">
          <w:rPr>
            <w:rStyle w:val="Hyperlink"/>
            <w:rFonts w:cs="Trebuchet MS"/>
          </w:rPr>
          <w:t>7</w:t>
        </w:r>
      </w:hyperlink>
      <w:r w:rsidRPr="00CE49A8">
        <w:t xml:space="preserve">/5 geeft het samengestelde stroombeeld van afbeelding </w:t>
      </w:r>
      <w:hyperlink w:anchor="fig:Numerieke-doorrekening-reeele-dsn">
        <w:r w:rsidRPr="00CE49A8">
          <w:rPr>
            <w:rStyle w:val="Hyperlink"/>
            <w:rFonts w:cs="Trebuchet MS"/>
          </w:rPr>
          <w:t>7</w:t>
        </w:r>
      </w:hyperlink>
      <w:r w:rsidRPr="00CE49A8">
        <w:t xml:space="preserve">/6, dat geheel consistent is met de stromingsrandvoorwaarden en de sloot met gegeven stijghoogte. De waterscheiding, de basis en de verticaal onder de sloot vormen een enkele stroomlijn. De flux die over het freatisch vlak binnenkomt is gelijk aan </w:t>
      </w:r>
      <m:oMath>
        <m:r>
          <w:rPr>
            <w:rFonts w:ascii="Cambria Math" w:hAnsi="Cambria Math"/>
          </w:rPr>
          <m:t>N</m:t>
        </m:r>
      </m:oMath>
      <w:r w:rsidRPr="00CE49A8">
        <w:t xml:space="preserve"> en alle stroomlijnen verdwijnen loodrecht op de slootwand in de sloot.</w:t>
      </w:r>
    </w:p>
    <w:p w14:paraId="080ADDC6" w14:textId="495163EF" w:rsidR="00CE49A8" w:rsidRPr="00CE49A8" w:rsidRDefault="00CE49A8" w:rsidP="00CE49A8">
      <w:pPr>
        <w:pStyle w:val="Normaal"/>
      </w:pPr>
      <w:r w:rsidRPr="00CE49A8">
        <w:t xml:space="preserve">Net als voor de geïdealiseerde geeft afbeelding </w:t>
      </w:r>
      <w:hyperlink w:anchor="X93699caff10b830c15513d6cfd59d9bcb1fc491">
        <w:r w:rsidRPr="00CE49A8">
          <w:rPr>
            <w:rStyle w:val="Hyperlink"/>
            <w:rFonts w:cs="Trebuchet MS"/>
          </w:rPr>
          <w:t>8</w:t>
        </w:r>
      </w:hyperlink>
      <w:r w:rsidRPr="00CE49A8">
        <w:t xml:space="preserve"> de opbouw van de stijghoogte langs top en de basis van de doorsnede. Alle lijnen zijn ten opzichte van het slootpeil. De blauwe lijnen geven de situatie volgens afbeelding </w:t>
      </w:r>
      <w:hyperlink w:anchor="fig:Numerieke-doorrekening-reeele-dsn">
        <w:r w:rsidRPr="00CE49A8">
          <w:rPr>
            <w:rStyle w:val="Hyperlink"/>
            <w:rFonts w:cs="Trebuchet MS"/>
          </w:rPr>
          <w:t>7</w:t>
        </w:r>
      </w:hyperlink>
      <w:r w:rsidRPr="00CE49A8">
        <w:t xml:space="preserve">/4, in essentie Dupuit, waarbij de stijghoogte aan de basis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CE49A8">
        <w:t xml:space="preserve"> lager is dan het freatisch vlak. De rode lijnen geven de stijghoogte aan de top en de basis weer door uitsluitend de contractiestroming in afbeelding </w:t>
      </w:r>
      <w:hyperlink w:anchor="fig:Numerieke-doorrekening-reeele-dsn">
        <w:r w:rsidRPr="00CE49A8">
          <w:rPr>
            <w:rStyle w:val="Hyperlink"/>
            <w:rFonts w:cs="Trebuchet MS"/>
          </w:rPr>
          <w:t>7</w:t>
        </w:r>
      </w:hyperlink>
      <w:r w:rsidRPr="00CE49A8">
        <w:t xml:space="preserve">/5. De groene lijnen representeren afbeelding </w:t>
      </w:r>
      <w:hyperlink w:anchor="fig:Numerieke-doorrekening-reeele-dsn">
        <w:r w:rsidRPr="00CE49A8">
          <w:rPr>
            <w:rStyle w:val="Hyperlink"/>
            <w:rFonts w:cs="Trebuchet MS"/>
          </w:rPr>
          <w:t>7</w:t>
        </w:r>
      </w:hyperlink>
      <w:r w:rsidRPr="00CE49A8">
        <w:t xml:space="preserve">/6; zij zijn de superpositie van afbeeldingen </w:t>
      </w:r>
      <w:hyperlink w:anchor="fig:Numerieke-doorrekening-reeele-dsn">
        <w:r w:rsidRPr="00CE49A8">
          <w:rPr>
            <w:rStyle w:val="Hyperlink"/>
            <w:rFonts w:cs="Trebuchet MS"/>
          </w:rPr>
          <w:t>7</w:t>
        </w:r>
      </w:hyperlink>
      <w:r w:rsidRPr="00CE49A8">
        <w:t xml:space="preserve">/2, 7/3, 7/5 of van afbeelding </w:t>
      </w:r>
      <w:hyperlink w:anchor="fig:Numerieke-doorrekening-reeele-dsn">
        <w:r w:rsidRPr="00CE49A8">
          <w:rPr>
            <w:rStyle w:val="Hyperlink"/>
            <w:rFonts w:cs="Trebuchet MS"/>
          </w:rPr>
          <w:t>7</w:t>
        </w:r>
      </w:hyperlink>
      <w:r w:rsidRPr="00CE49A8">
        <w:t>/4 en 7/5. De blauwe plus de rode lijnen geven de groene.</w:t>
      </w:r>
    </w:p>
    <w:p w14:paraId="23EA972D" w14:textId="77777777" w:rsidR="00CE49A8" w:rsidRPr="00CE49A8" w:rsidRDefault="00CE49A8" w:rsidP="00CE49A8">
      <w:pPr>
        <w:pStyle w:val="Normaal"/>
      </w:pPr>
      <w:r w:rsidRPr="00CE49A8">
        <w:drawing>
          <wp:inline distT="0" distB="0" distL="0" distR="0" wp14:anchorId="0BCE3B3D" wp14:editId="01C35A45">
            <wp:extent cx="3657600" cy="2743200"/>
            <wp:effectExtent l="0" t="0" r="0" b="0"/>
            <wp:docPr id="1667860640" name="Picture" descr="[fig:Stijghoogte-aan-de-top-en-basis-reele-dsn]Stijghoogte aan de top en basis van het watervoerende pakket van Afb.7 voor stroming met en zonder contractie van de stroomlijnen en de stroming door de contractie z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7_Users_Theo_Entiteiten_Hygea_2022-AGT_Coding_images_ErnstNumeriekPhimaaiveld_456_freat.png"/>
                    <pic:cNvPicPr>
                      <a:picLocks noChangeAspect="1" noChangeArrowheads="1"/>
                    </pic:cNvPicPr>
                  </pic:nvPicPr>
                  <pic:blipFill>
                    <a:blip r:embed="rId12"/>
                    <a:stretch>
                      <a:fillRect/>
                    </a:stretch>
                  </pic:blipFill>
                  <pic:spPr bwMode="auto">
                    <a:xfrm>
                      <a:off x="0" y="0"/>
                      <a:ext cx="3657600" cy="2743200"/>
                    </a:xfrm>
                    <a:prstGeom prst="rect">
                      <a:avLst/>
                    </a:prstGeom>
                    <a:noFill/>
                    <a:ln w="9525">
                      <a:noFill/>
                      <a:headEnd/>
                      <a:tailEnd/>
                    </a:ln>
                  </pic:spPr>
                </pic:pic>
              </a:graphicData>
            </a:graphic>
          </wp:inline>
        </w:drawing>
      </w:r>
    </w:p>
    <w:p w14:paraId="79B64D32" w14:textId="22BEBD5B" w:rsidR="00CE49A8" w:rsidRPr="00CE49A8" w:rsidRDefault="00CE49A8" w:rsidP="00CE49A8">
      <w:pPr>
        <w:pStyle w:val="Onderschrift"/>
        <w:rPr>
          <w:w w:val="105"/>
        </w:rPr>
      </w:pPr>
      <w:bookmarkStart w:id="9" w:name="fig8"/>
      <w:r w:rsidRPr="00CE49A8">
        <w:rPr>
          <w:w w:val="105"/>
        </w:rPr>
        <w:t>Afbeelding </w:t>
      </w:r>
      <w:r w:rsidRPr="00CE49A8">
        <w:rPr>
          <w:w w:val="105"/>
        </w:rPr>
        <w:fldChar w:fldCharType="begin"/>
      </w:r>
      <w:r w:rsidRPr="00CE49A8">
        <w:rPr>
          <w:w w:val="105"/>
        </w:rPr>
        <w:instrText xml:space="preserve">SEQ Figure \* ARABIC </w:instrText>
      </w:r>
      <w:r w:rsidRPr="00CE49A8">
        <w:rPr>
          <w:w w:val="105"/>
        </w:rPr>
        <w:fldChar w:fldCharType="separate"/>
      </w:r>
      <w:r w:rsidRPr="00CE49A8">
        <w:rPr>
          <w:w w:val="105"/>
        </w:rPr>
        <w:t>6</w:t>
      </w:r>
      <w:r w:rsidRPr="00CE49A8">
        <w:rPr>
          <w:w w:val="105"/>
        </w:rPr>
        <w:fldChar w:fldCharType="end"/>
      </w:r>
      <w:r w:rsidRPr="00CE49A8">
        <w:rPr>
          <w:w w:val="105"/>
        </w:rPr>
        <w:t xml:space="preserve">: </w:t>
      </w:r>
      <w:bookmarkEnd w:id="9"/>
      <w:r w:rsidRPr="00CE49A8">
        <w:rPr>
          <w:w w:val="105"/>
        </w:rPr>
        <w:t xml:space="preserve">Numeriek berekende stijghoogte aan de top en basis van het watervoerende pakket van afbeelding </w:t>
      </w:r>
      <w:hyperlink w:anchor="fig:Numerieke-doorrekening-reeele-dsn">
        <w:r w:rsidRPr="00CE49A8">
          <w:rPr>
            <w:rStyle w:val="Hyperlink"/>
            <w:rFonts w:cs="Trebuchet MS"/>
          </w:rPr>
          <w:t>7</w:t>
        </w:r>
      </w:hyperlink>
      <w:r w:rsidRPr="00CE49A8">
        <w:rPr>
          <w:w w:val="105"/>
        </w:rPr>
        <w:t xml:space="preserve"> voor stroming met en zonder contractie van de stroomlijnen en de stroming door de contractie zelf, voor een sloot met </w:t>
      </w:r>
      <w:r>
        <w:rPr>
          <w:w w:val="105"/>
        </w:rPr>
        <w:t xml:space="preserve">reële </w:t>
      </w:r>
      <w:r w:rsidRPr="00CE49A8">
        <w:rPr>
          <w:w w:val="105"/>
        </w:rPr>
        <w:t>dimensies.</w:t>
      </w:r>
    </w:p>
    <w:p w14:paraId="61BC6BAD" w14:textId="0CA12B2F" w:rsidR="00CE49A8" w:rsidRPr="00CE49A8" w:rsidRDefault="00CE49A8" w:rsidP="00CE49A8">
      <w:pPr>
        <w:pStyle w:val="Normaal"/>
      </w:pPr>
      <w:r w:rsidRPr="00CE49A8">
        <w:t xml:space="preserve">We kunnen met afbeelding </w:t>
      </w:r>
      <w:hyperlink w:anchor="X93699caff10b830c15513d6cfd59d9bcb1fc491">
        <w:r w:rsidRPr="00CE49A8">
          <w:rPr>
            <w:rStyle w:val="Hyperlink"/>
            <w:rFonts w:cs="Trebuchet MS"/>
          </w:rPr>
          <w:t>8</w:t>
        </w:r>
      </w:hyperlink>
      <w:r w:rsidRPr="00CE49A8">
        <w:t xml:space="preserve"> de radiale weerstand in reële doorsnede bepalen en vergelijken met die in geïdealiseerde doorsnede in afbeelding </w:t>
      </w:r>
      <w:hyperlink w:anchor="fig:Stijghoogte-langs-top-en-basis">
        <w:r w:rsidRPr="00CE49A8">
          <w:rPr>
            <w:rStyle w:val="Hyperlink"/>
            <w:rFonts w:cs="Trebuchet MS"/>
          </w:rPr>
          <w:t>4</w:t>
        </w:r>
      </w:hyperlink>
      <w:r w:rsidRPr="00CE49A8">
        <w:t xml:space="preserve">. Het stijghoogteverlies door de radiale weerstand voor de reële doorsnede is de hoogte van de rode lijnen op grotere afstand van de sloot. Hier dus ca. 54 cm. De sloot heeft een halve breedte van </w:t>
      </w:r>
      <m:oMath>
        <m:r>
          <w:rPr>
            <w:rFonts w:ascii="Cambria Math" w:hAnsi="Cambria Math"/>
          </w:rPr>
          <m:t>r</m:t>
        </m:r>
        <m:r>
          <m:rPr>
            <m:sty m:val="p"/>
          </m:rPr>
          <w:rPr>
            <w:rFonts w:ascii="Cambria Math" w:hAnsi="Cambria Math"/>
          </w:rPr>
          <m:t>=</m:t>
        </m:r>
        <m:r>
          <w:rPr>
            <w:rFonts w:ascii="Cambria Math" w:hAnsi="Cambria Math"/>
          </w:rPr>
          <m:t>2</m:t>
        </m:r>
      </m:oMath>
      <w:r w:rsidRPr="00CE49A8">
        <w:t xml:space="preserve"> m. Kijken we in afbeelding </w:t>
      </w:r>
      <w:hyperlink w:anchor="fig:Stijghoogte-langs-top-en-basis">
        <w:r w:rsidRPr="00CE49A8">
          <w:rPr>
            <w:rStyle w:val="Hyperlink"/>
            <w:rFonts w:cs="Trebuchet MS"/>
          </w:rPr>
          <w:t>4</w:t>
        </w:r>
      </w:hyperlink>
      <w:r w:rsidRPr="00CE49A8">
        <w:t xml:space="preserve">, de geïdealiseerde doorsnede, naar het stijghoogteverval door radiale weerstand voor </w:t>
      </w:r>
      <m:oMath>
        <m:r>
          <w:rPr>
            <w:rFonts w:ascii="Cambria Math" w:hAnsi="Cambria Math"/>
          </w:rPr>
          <m:t>r</m:t>
        </m:r>
        <m:r>
          <m:rPr>
            <m:sty m:val="p"/>
          </m:rPr>
          <w:rPr>
            <w:rFonts w:ascii="Cambria Math" w:hAnsi="Cambria Math"/>
          </w:rPr>
          <m:t>=</m:t>
        </m:r>
        <m:r>
          <w:rPr>
            <w:rFonts w:ascii="Cambria Math" w:hAnsi="Cambria Math"/>
          </w:rPr>
          <m:t>2</m:t>
        </m:r>
      </m:oMath>
      <w:r w:rsidRPr="00CE49A8">
        <w:t xml:space="preserve">m, dan blijkt dat 47cm te zijn (blauwe bol in afbeelding </w:t>
      </w:r>
      <w:hyperlink w:anchor="fig:Stijghoogte-langs-top-en-basis">
        <w:r w:rsidRPr="00CE49A8">
          <w:rPr>
            <w:rStyle w:val="Hyperlink"/>
            <w:rFonts w:cs="Trebuchet MS"/>
          </w:rPr>
          <w:t>4</w:t>
        </w:r>
      </w:hyperlink>
      <w:r w:rsidRPr="00CE49A8">
        <w:t xml:space="preserve">). De benaderende formule voor </w:t>
      </w:r>
      <m:oMath>
        <m:r>
          <w:rPr>
            <w:rFonts w:ascii="Cambria Math" w:hAnsi="Cambria Math"/>
          </w:rPr>
          <m:t>r</m:t>
        </m:r>
        <m:r>
          <m:rPr>
            <m:sty m:val="p"/>
          </m:rPr>
          <w:rPr>
            <w:rFonts w:ascii="Cambria Math" w:hAnsi="Cambria Math"/>
          </w:rPr>
          <m:t>=</m:t>
        </m:r>
        <m:r>
          <w:rPr>
            <w:rFonts w:ascii="Cambria Math" w:hAnsi="Cambria Math"/>
          </w:rPr>
          <m:t>2</m:t>
        </m:r>
      </m:oMath>
      <w:r w:rsidRPr="00CE49A8">
        <w:t xml:space="preserve"> m geeft 30 cm (rode bol in afbeelding </w:t>
      </w:r>
      <w:hyperlink w:anchor="fig:Stijghoogte-langs-top-en-basis">
        <w:r w:rsidRPr="00CE49A8">
          <w:rPr>
            <w:rStyle w:val="Hyperlink"/>
            <w:rFonts w:cs="Trebuchet MS"/>
          </w:rPr>
          <w:t>4</w:t>
        </w:r>
      </w:hyperlink>
      <w:r w:rsidRPr="00CE49A8">
        <w:t xml:space="preserve">) dus duidelijk minder. We zien hieruit dat de nauwkeurigheid van de door praktisch iedereen gebruikte benadering, vgl. (20), zoals eerder gezegd, gering is zodra de radius van de sloot groter is dan ca. </w:t>
      </w:r>
      <m:oMath>
        <m:r>
          <w:rPr>
            <w:rFonts w:ascii="Cambria Math" w:hAnsi="Cambria Math"/>
          </w:rPr>
          <m:t>0.1D</m:t>
        </m:r>
      </m:oMath>
      <w:r w:rsidRPr="00CE49A8">
        <w:t>. Dat is wellicht onverwacht, maar de geringe nauwkeurigheid volgt eenduidig uit de analyse en is nu ook geïllustreerd aan de hand van numerieke berekeningen. Is er dan een betere formule? Ja, namelijk gewoon de analytische formule voor de stijghoogte door de contractiestroom langs het bovenvlak:</w:t>
      </w:r>
    </w:p>
    <w:p w14:paraId="147BB713" w14:textId="03C6BEA9" w:rsidR="00CE49A8" w:rsidRPr="00CE49A8" w:rsidRDefault="00CE49A8" w:rsidP="00CE49A8">
      <w:pPr>
        <w:pStyle w:val="Equation"/>
        <w:rPr>
          <w:lang w:val="de-DE"/>
        </w:rPr>
      </w:pPr>
      <m:oMath>
        <m:borderBox>
          <m:borderBoxPr>
            <m:ctrlPr>
              <w:rPr>
                <w:rFonts w:ascii="Cambria Math" w:hAnsi="Cambria Math"/>
              </w:rPr>
            </m:ctrlPr>
          </m:borderBoxPr>
          <m:e>
            <m:r>
              <w:rPr>
                <w:rFonts w:ascii="Cambria Math" w:hAnsi="Cambria Math"/>
              </w:rPr>
              <m:t>Δϕ</m:t>
            </m:r>
            <m:r>
              <m:rPr>
                <m:sty m:val="p"/>
              </m:rPr>
              <w:rPr>
                <w:rFonts w:ascii="Cambria Math" w:hAnsi="Cambria Math"/>
                <w:lang w:val="de-DE"/>
              </w:rPr>
              <m:t>=</m:t>
            </m:r>
            <m:f>
              <m:fPr>
                <m:ctrlPr>
                  <w:rPr>
                    <w:rFonts w:ascii="Cambria Math" w:hAnsi="Cambria Math"/>
                  </w:rPr>
                </m:ctrlPr>
              </m:fPr>
              <m:num>
                <m:r>
                  <m:rPr>
                    <m:sty m:val="p"/>
                  </m:rPr>
                  <w:rPr>
                    <w:rFonts w:ascii="Cambria Math" w:hAnsi="Cambria Math"/>
                    <w:lang w:val="de-DE"/>
                  </w:rPr>
                  <m:t>2</m:t>
                </m:r>
                <m:r>
                  <w:rPr>
                    <w:rFonts w:ascii="Cambria Math" w:hAnsi="Cambria Math"/>
                  </w:rPr>
                  <m:t>Q</m:t>
                </m:r>
              </m:num>
              <m:den>
                <m:r>
                  <w:rPr>
                    <w:rFonts w:ascii="Cambria Math" w:hAnsi="Cambria Math"/>
                  </w:rPr>
                  <m:t>πk</m:t>
                </m:r>
              </m:den>
            </m:f>
            <m:r>
              <m:rPr>
                <m:sty m:val="p"/>
              </m:rPr>
              <w:rPr>
                <w:rFonts w:ascii="Cambria Math" w:hAnsi="Cambria Math"/>
                <w:lang w:val="de-DE"/>
              </w:rPr>
              <m:t> </m:t>
            </m:r>
            <m:r>
              <m:rPr>
                <m:nor/>
              </m:rPr>
              <w:rPr>
                <w:lang w:val="de-DE"/>
              </w:rPr>
              <m:t>ln</m:t>
            </m:r>
            <m:d>
              <m:dPr>
                <m:ctrlPr>
                  <w:rPr>
                    <w:rFonts w:ascii="Cambria Math" w:hAnsi="Cambria Math"/>
                  </w:rPr>
                </m:ctrlPr>
              </m:dPr>
              <m:e>
                <m:r>
                  <m:rPr>
                    <m:sty m:val="p"/>
                  </m:rPr>
                  <w:rPr>
                    <w:rFonts w:ascii="Cambria Math" w:hAnsi="Cambria Math"/>
                    <w:lang w:val="de-DE"/>
                  </w:rPr>
                  <m:t>2</m:t>
                </m:r>
                <m:r>
                  <m:rPr>
                    <m:nor/>
                  </m:rPr>
                  <w:rPr>
                    <w:lang w:val="de-DE"/>
                  </w:rPr>
                  <m:t>sinh</m:t>
                </m:r>
                <m:d>
                  <m:dPr>
                    <m:ctrlPr>
                      <w:rPr>
                        <w:rFonts w:ascii="Cambria Math" w:hAnsi="Cambria Math"/>
                      </w:rPr>
                    </m:ctrlPr>
                  </m:dPr>
                  <m:e>
                    <m:f>
                      <m:fPr>
                        <m:ctrlPr>
                          <w:rPr>
                            <w:rFonts w:ascii="Cambria Math" w:hAnsi="Cambria Math"/>
                          </w:rPr>
                        </m:ctrlPr>
                      </m:fPr>
                      <m:num>
                        <m:r>
                          <w:rPr>
                            <w:rFonts w:ascii="Cambria Math" w:hAnsi="Cambria Math"/>
                          </w:rPr>
                          <m:t>πx</m:t>
                        </m:r>
                      </m:num>
                      <m:den>
                        <m:r>
                          <m:rPr>
                            <m:sty m:val="p"/>
                          </m:rPr>
                          <w:rPr>
                            <w:rFonts w:ascii="Cambria Math" w:hAnsi="Cambria Math"/>
                            <w:lang w:val="de-DE"/>
                          </w:rPr>
                          <m:t>2</m:t>
                        </m:r>
                        <m:r>
                          <w:rPr>
                            <w:rFonts w:ascii="Cambria Math" w:hAnsi="Cambria Math"/>
                          </w:rPr>
                          <m:t>D</m:t>
                        </m:r>
                      </m:den>
                    </m:f>
                  </m:e>
                </m:d>
              </m:e>
            </m:d>
            <m:r>
              <m:rPr>
                <m:sty m:val="p"/>
              </m:rPr>
              <w:rPr>
                <w:rFonts w:ascii="Cambria Math" w:hAnsi="Cambria Math"/>
                <w:lang w:val="de-DE"/>
              </w:rPr>
              <m:t>-</m:t>
            </m:r>
            <m:f>
              <m:fPr>
                <m:ctrlPr>
                  <w:rPr>
                    <w:rFonts w:ascii="Cambria Math" w:hAnsi="Cambria Math"/>
                  </w:rPr>
                </m:ctrlPr>
              </m:fPr>
              <m:num>
                <m:r>
                  <w:rPr>
                    <w:rFonts w:ascii="Cambria Math" w:hAnsi="Cambria Math"/>
                  </w:rPr>
                  <m:t>Q</m:t>
                </m:r>
              </m:num>
              <m:den>
                <m:r>
                  <w:rPr>
                    <w:rFonts w:ascii="Cambria Math" w:hAnsi="Cambria Math"/>
                  </w:rPr>
                  <m:t>D</m:t>
                </m:r>
              </m:den>
            </m:f>
            <m:r>
              <w:rPr>
                <w:rFonts w:ascii="Cambria Math" w:hAnsi="Cambria Math"/>
              </w:rPr>
              <m:t>x</m:t>
            </m:r>
          </m:e>
        </m:borderBox>
      </m:oMath>
      <w:r w:rsidRPr="00CE49A8">
        <w:rPr>
          <w:lang w:val="de-DE"/>
        </w:rPr>
        <w:tab/>
        <w:t>(</w:t>
      </w:r>
      <w:r w:rsidRPr="00CE49A8">
        <w:fldChar w:fldCharType="begin"/>
      </w:r>
      <w:r w:rsidRPr="00CE49A8">
        <w:rPr>
          <w:lang w:val="de-DE"/>
        </w:rPr>
        <w:instrText xml:space="preserve">SEQ eq  </w:instrText>
      </w:r>
      <w:r w:rsidRPr="00CE49A8">
        <w:fldChar w:fldCharType="separate"/>
      </w:r>
      <w:r w:rsidRPr="00CE49A8">
        <w:rPr>
          <w:lang w:val="de-DE"/>
        </w:rPr>
        <w:t>21</w:t>
      </w:r>
      <w:r w:rsidRPr="00CE49A8">
        <w:fldChar w:fldCharType="end"/>
      </w:r>
      <w:r w:rsidRPr="00CE49A8">
        <w:rPr>
          <w:lang w:val="de-DE"/>
        </w:rPr>
        <w:t>)</w:t>
      </w:r>
    </w:p>
    <w:p w14:paraId="692B049B" w14:textId="3005ADCE" w:rsidR="00CE49A8" w:rsidRPr="00CE49A8" w:rsidRDefault="00CE49A8" w:rsidP="00CE49A8">
      <w:pPr>
        <w:pStyle w:val="Equation"/>
      </w:pPr>
      <m:oMath>
        <m:m>
          <m:mPr>
            <m:plcHide m:val="1"/>
            <m:mcs>
              <m:mc>
                <m:mcPr>
                  <m:count m:val="1"/>
                  <m:mcJc m:val="right"/>
                </m:mcPr>
              </m:mc>
              <m:mc>
                <m:mcPr>
                  <m:count m:val="1"/>
                  <m:mcJc m:val="center"/>
                </m:mcPr>
              </m:mc>
            </m:mcs>
            <m:ctrlPr>
              <w:rPr>
                <w:rFonts w:ascii="Cambria Math" w:hAnsi="Cambria Math"/>
              </w:rPr>
            </m:ctrlPr>
          </m:mPr>
          <m:mr>
            <m:e>
              <m:r>
                <w:rPr>
                  <w:rFonts w:ascii="Cambria Math" w:hAnsi="Cambria Math"/>
                </w:rPr>
                <m:t>w</m:t>
              </m:r>
            </m:e>
            <m:e>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Δϕ</m:t>
                      </m:r>
                    </m:num>
                    <m:den>
                      <m:r>
                        <w:rPr>
                          <w:rFonts w:ascii="Cambria Math" w:hAnsi="Cambria Math"/>
                        </w:rPr>
                        <m:t>Q</m:t>
                      </m:r>
                    </m:den>
                  </m:f>
                </m:e>
              </m:d>
            </m:e>
          </m:mr>
        </m:m>
      </m:oMath>
      <w:r w:rsidRPr="00CE49A8">
        <w:tab/>
        <w:t>(</w:t>
      </w:r>
      <w:r w:rsidRPr="00CE49A8">
        <w:fldChar w:fldCharType="begin"/>
      </w:r>
      <w:r w:rsidRPr="00CE49A8">
        <w:instrText xml:space="preserve">SEQ eq  </w:instrText>
      </w:r>
      <w:r w:rsidRPr="00CE49A8">
        <w:fldChar w:fldCharType="separate"/>
      </w:r>
      <w:r w:rsidRPr="00CE49A8">
        <w:t>22</w:t>
      </w:r>
      <w:r w:rsidRPr="00CE49A8">
        <w:fldChar w:fldCharType="end"/>
      </w:r>
      <w:r w:rsidRPr="00CE49A8">
        <w:t>)</w:t>
      </w:r>
    </w:p>
    <w:p w14:paraId="325C8AB2" w14:textId="77777777" w:rsidR="00CE49A8" w:rsidRDefault="00CE49A8" w:rsidP="00CE49A8">
      <w:pPr>
        <w:pStyle w:val="Normaal"/>
      </w:pPr>
      <w:r w:rsidRPr="00CE49A8">
        <w:t>Vergelijking (21) is veel beter dan vergelijking (20) voor sloten met een wat grotere radius.</w:t>
      </w:r>
    </w:p>
    <w:p w14:paraId="241ABF68" w14:textId="0FA4844F" w:rsidR="00CE49A8" w:rsidRPr="00CE49A8" w:rsidRDefault="00CE49A8" w:rsidP="00CE49A8">
      <w:pPr>
        <w:pStyle w:val="Kop1"/>
        <w:rPr>
          <w:w w:val="105"/>
        </w:rPr>
      </w:pPr>
      <w:r w:rsidRPr="00CE49A8">
        <w:rPr>
          <w:w w:val="105"/>
        </w:rPr>
        <w:t xml:space="preserve">De hoogte </w:t>
      </w:r>
      <m:oMath>
        <m:sSup>
          <m:sSupPr>
            <m:ctrlPr>
              <w:rPr>
                <w:rFonts w:ascii="Cambria Math" w:hAnsi="Cambria Math"/>
                <w:w w:val="105"/>
              </w:rPr>
            </m:ctrlPr>
          </m:sSupPr>
          <m:e>
            <m:r>
              <m:rPr>
                <m:sty m:val="bi"/>
              </m:rPr>
              <w:rPr>
                <w:rFonts w:ascii="Cambria Math" w:hAnsi="Cambria Math"/>
                <w:w w:val="105"/>
              </w:rPr>
              <m:t>D</m:t>
            </m:r>
          </m:e>
          <m:sup>
            <m:r>
              <m:rPr>
                <m:sty m:val="b"/>
              </m:rPr>
              <w:rPr>
                <w:rFonts w:ascii="Cambria Math" w:hAnsi="Cambria Math"/>
                <w:w w:val="105"/>
              </w:rPr>
              <m:t>*</m:t>
            </m:r>
          </m:sup>
        </m:sSup>
      </m:oMath>
      <w:r w:rsidRPr="00CE49A8">
        <w:rPr>
          <w:w w:val="105"/>
        </w:rPr>
        <w:t xml:space="preserve"> in afbeelding 7b van Ernst (1962), wat is dat precies?</w:t>
      </w:r>
    </w:p>
    <w:p w14:paraId="707DB5B1" w14:textId="24C2CFAB" w:rsidR="00CE49A8" w:rsidRPr="00CE49A8" w:rsidRDefault="00CE49A8" w:rsidP="00CE49A8">
      <w:pPr>
        <w:pStyle w:val="Normaal"/>
      </w:pPr>
      <w:r w:rsidRPr="00CE49A8">
        <w:t>De stippellijn van Ernst (1962) in zijn afbeelding 7b (alleen verticale stroming) hebben we gereproduceerd als de lijn met dezelfde stijghoogte als de sloot. Ernst zegt over deze lijn</w:t>
      </w:r>
      <w:proofErr w:type="gramStart"/>
      <w:r w:rsidRPr="00CE49A8">
        <w:t>: ,,De</w:t>
      </w:r>
      <w:proofErr w:type="gramEnd"/>
      <w:r w:rsidRPr="00CE49A8">
        <w:t xml:space="preserve"> figuur toont aan dat </w:t>
      </w:r>
      <w:del w:id="10" w:author="David Simpson" w:date="2026-02-11T21:38:00Z">
        <w:r w:rsidRPr="00CE49A8" w:rsidDel="003928DF">
          <w:delText xml:space="preserve">dat </w:delText>
        </w:r>
      </w:del>
      <w:r w:rsidRPr="00CE49A8">
        <w:t xml:space="preserve">het betrokken stijghoogteverschil alleen van betekenis kan zijn bij een slecht doorlatende bovenlaag”. Wat wilde Ernst nu eigenlijk zeggen? Hij vergelijkt het freatisch vlak behorend bij afbeelding 1a met het freatisch vlak behorend bij de stroming in afbeelding 1b. Twee situaties die feitelijk weinig met elkaar te maken hebben. De vraag intrigeert, omdat deze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CE49A8">
        <w:t xml:space="preserve"> terugkomt in Ernst’s formule 33 die met de eenzijdige aanstroming in dit artikel en </w:t>
      </w:r>
      <m:oMath>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sidRPr="00CE49A8">
        <w:t xml:space="preserve"> overgaat in:</w:t>
      </w:r>
    </w:p>
    <w:p w14:paraId="21B037C5" w14:textId="6C5BE3E7" w:rsidR="00CE49A8" w:rsidRPr="00CE49A8" w:rsidRDefault="00CE49A8" w:rsidP="00CE49A8">
      <w:pPr>
        <w:pStyle w:val="Equation"/>
      </w:pPr>
      <m:oMath>
        <m:f>
          <m:fPr>
            <m:ctrlPr>
              <w:rPr>
                <w:rFonts w:ascii="Cambria Math" w:hAnsi="Cambria Math"/>
              </w:rPr>
            </m:ctrlPr>
          </m:fPr>
          <m:num>
            <m:r>
              <w:rPr>
                <w:rFonts w:ascii="Cambria Math" w:hAnsi="Cambria Math"/>
              </w:rPr>
              <m:t>Δh</m:t>
            </m:r>
          </m:num>
          <m:den>
            <m:r>
              <w:rPr>
                <w:rFonts w:ascii="Cambria Math" w:hAnsi="Cambria Math"/>
              </w:rPr>
              <m:t>N</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m:t>
                </m:r>
              </m:sup>
            </m:sSup>
          </m:num>
          <m:den>
            <m:r>
              <w:rPr>
                <w:rFonts w:ascii="Cambria Math" w:hAnsi="Cambria Math"/>
              </w:rPr>
              <m:t>k</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2</m:t>
            </m:r>
            <m:r>
              <w:rPr>
                <w:rFonts w:ascii="Cambria Math" w:hAnsi="Cambria Math"/>
              </w:rPr>
              <m:t>kD</m:t>
            </m:r>
          </m:den>
        </m:f>
        <m:r>
          <m:rPr>
            <m:sty m:val="p"/>
          </m:rPr>
          <w:rPr>
            <w:rFonts w:ascii="Cambria Math" w:hAnsi="Cambria Math"/>
          </w:rPr>
          <m:t>+</m:t>
        </m:r>
        <m:r>
          <w:rPr>
            <w:rFonts w:ascii="Cambria Math" w:hAnsi="Cambria Math"/>
          </w:rPr>
          <m:t>bw</m:t>
        </m:r>
      </m:oMath>
      <w:r w:rsidRPr="00CE49A8">
        <w:tab/>
        <w:t>(</w:t>
      </w:r>
      <w:r w:rsidRPr="00CE49A8">
        <w:fldChar w:fldCharType="begin"/>
      </w:r>
      <w:r w:rsidRPr="00CE49A8">
        <w:instrText xml:space="preserve">SEQ eq  </w:instrText>
      </w:r>
      <w:r w:rsidRPr="00CE49A8">
        <w:fldChar w:fldCharType="separate"/>
      </w:r>
      <w:r w:rsidRPr="00CE49A8">
        <w:t>23</w:t>
      </w:r>
      <w:r w:rsidRPr="00CE49A8">
        <w:fldChar w:fldCharType="end"/>
      </w:r>
      <w:r w:rsidRPr="00CE49A8">
        <w:t>)</w:t>
      </w:r>
    </w:p>
    <w:p w14:paraId="00584CC6" w14:textId="0FEEDB34" w:rsidR="00CE49A8" w:rsidRPr="00CE49A8" w:rsidRDefault="00CE49A8" w:rsidP="00CE49A8">
      <w:pPr>
        <w:pStyle w:val="Normaal"/>
      </w:pPr>
      <w:r w:rsidRPr="00CE49A8">
        <w:t xml:space="preserve">Hierin is </w:t>
      </w:r>
      <m:oMath>
        <m:r>
          <w:rPr>
            <w:rFonts w:ascii="Cambria Math" w:hAnsi="Cambria Math"/>
          </w:rPr>
          <m:t>Δh</m:t>
        </m:r>
      </m:oMath>
      <w:r w:rsidRPr="00CE49A8">
        <w:t xml:space="preserve"> het verschil tussen het hoogste punt van het freatisch vlak en het slootpeil; </w:t>
      </w:r>
      <m:oMath>
        <m:r>
          <w:rPr>
            <w:rFonts w:ascii="Cambria Math" w:hAnsi="Cambria Math"/>
          </w:rPr>
          <m:t>w</m:t>
        </m:r>
      </m:oMath>
      <w:r w:rsidRPr="00CE49A8">
        <w:t xml:space="preserve"> is de slootweerstand [d/m] voor eenzijdige toestroming met halve perceelbreedte </w:t>
      </w:r>
      <m:oMath>
        <m:r>
          <w:rPr>
            <w:rFonts w:ascii="Cambria Math" w:hAnsi="Cambria Math"/>
          </w:rPr>
          <m:t>b</m:t>
        </m:r>
      </m:oMath>
      <w:r w:rsidRPr="00CE49A8">
        <w:t>. Ernst schrijft verder</w:t>
      </w:r>
      <w:proofErr w:type="gramStart"/>
      <w:r w:rsidRPr="00CE49A8">
        <w:t>: ,,Daar</w:t>
      </w:r>
      <w:proofErr w:type="gramEnd"/>
      <w:r w:rsidRPr="00CE49A8">
        <w:t xml:space="preserve"> voor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CE49A8">
        <w:t xml:space="preserve"> vrijwel altijd geldt dat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8D</m:t>
        </m:r>
      </m:oMath>
      <w:r w:rsidRPr="00CE49A8">
        <w:t>, mag bij een homogeen doorlatende laag de eerste term rechts van het gelijkteken ... worden verwaarloosd.” Ernst vergelijkt hier dus het stijghoogteverval over de dikte van de maximale opbolling ten opzichte van de maximale opbolling zelf:</w:t>
      </w:r>
    </w:p>
    <w:p w14:paraId="5685F0FD" w14:textId="707BE8F7" w:rsidR="00CE49A8" w:rsidRPr="00CE49A8" w:rsidRDefault="00CE49A8" w:rsidP="00CE49A8">
      <w:pPr>
        <w:pStyle w:val="Equation"/>
      </w:pPr>
      <m:oMath>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D</m:t>
                </m:r>
              </m:e>
              <m:sup>
                <m:r>
                  <m:rPr>
                    <m:sty m:val="p"/>
                  </m:rPr>
                  <w:rPr>
                    <w:rFonts w:ascii="Cambria Math" w:hAnsi="Cambria Math"/>
                  </w:rPr>
                  <m:t>*</m:t>
                </m:r>
              </m:sup>
            </m:sSup>
          </m:num>
          <m:den>
            <m:r>
              <w:rPr>
                <w:rFonts w:ascii="Cambria Math" w:hAnsi="Cambria Math"/>
              </w:rPr>
              <m:t>k</m:t>
            </m:r>
          </m:den>
        </m:f>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2</m:t>
            </m:r>
            <m:r>
              <w:rPr>
                <w:rFonts w:ascii="Cambria Math" w:hAnsi="Cambria Math"/>
              </w:rPr>
              <m:t>kD</m:t>
            </m:r>
          </m:den>
        </m:f>
      </m:oMath>
      <w:r w:rsidRPr="00CE49A8">
        <w:tab/>
        <w:t>(</w:t>
      </w:r>
      <w:r w:rsidRPr="00CE49A8">
        <w:fldChar w:fldCharType="begin"/>
      </w:r>
      <w:r w:rsidRPr="00CE49A8">
        <w:instrText xml:space="preserve">SEQ eq  </w:instrText>
      </w:r>
      <w:r w:rsidRPr="00CE49A8">
        <w:fldChar w:fldCharType="separate"/>
      </w:r>
      <w:r w:rsidRPr="00CE49A8">
        <w:t>24</w:t>
      </w:r>
      <w:r w:rsidRPr="00CE49A8">
        <w:fldChar w:fldCharType="end"/>
      </w:r>
      <w:r w:rsidRPr="00CE49A8">
        <w:t>)</w:t>
      </w:r>
    </w:p>
    <w:p w14:paraId="6B7B086E" w14:textId="7568D293" w:rsidR="00CE49A8" w:rsidRDefault="00CE49A8" w:rsidP="00CE49A8">
      <w:pPr>
        <w:pStyle w:val="Normaal"/>
      </w:pPr>
      <w:r w:rsidRPr="00CE49A8">
        <w:t xml:space="preserve">Voor zover we kunnen zien is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k</m:t>
        </m:r>
      </m:oMath>
      <w:r w:rsidRPr="00CE49A8">
        <w:t xml:space="preserve"> de verticale weerstand over het traject boven het slootpeil, dat alleen van belang is de opbolling groot is, dus bij kleine </w:t>
      </w:r>
      <m:oMath>
        <m:r>
          <w:rPr>
            <w:rFonts w:ascii="Cambria Math" w:hAnsi="Cambria Math"/>
          </w:rPr>
          <m:t>k</m:t>
        </m:r>
      </m:oMath>
      <w:r w:rsidRPr="00CE49A8">
        <w:t>, wat volledig wordt verwaarloosd door met een constante dikte te rekenen zoals in (24); het is de verticale weerstand binnen de opbolling zelf. In de numerieke doorsnede is deze correctie niet nodig. En zoals Ernst zelf schreef, in de meeste gevallen verwaarloosbaar.</w:t>
      </w:r>
    </w:p>
    <w:p w14:paraId="4AF24A5D" w14:textId="77777777" w:rsidR="00CE49A8" w:rsidRPr="00CE49A8" w:rsidRDefault="00CE49A8" w:rsidP="00CE49A8">
      <w:pPr>
        <w:pStyle w:val="Kop1"/>
        <w:rPr>
          <w:w w:val="105"/>
        </w:rPr>
      </w:pPr>
      <w:r w:rsidRPr="00CE49A8">
        <w:rPr>
          <w:w w:val="105"/>
        </w:rPr>
        <w:t>Software beschikbaarheid en overige informatie:</w:t>
      </w:r>
    </w:p>
    <w:p w14:paraId="4C1B9CA3" w14:textId="77777777" w:rsidR="00CE49A8" w:rsidRPr="00CE49A8" w:rsidRDefault="00CE49A8" w:rsidP="00CE49A8">
      <w:pPr>
        <w:pStyle w:val="Normaal"/>
      </w:pPr>
      <w:r w:rsidRPr="00CE49A8">
        <w:t>De software waarmee de afbeeldingen zijn gemaakt is beschikbaar op</w:t>
      </w:r>
    </w:p>
    <w:p w14:paraId="58F2340F" w14:textId="5A5504A9" w:rsidR="00CE49A8" w:rsidRDefault="00CE49A8" w:rsidP="00CE49A8">
      <w:pPr>
        <w:pStyle w:val="Normaal"/>
      </w:pPr>
      <w:proofErr w:type="gramStart"/>
      <w:r w:rsidRPr="00CE49A8">
        <w:t>https://github.com/Olsthoorn/tools/tree/master/Stromingen/Doorsnede_Ernst</w:t>
      </w:r>
      <w:proofErr w:type="gramEnd"/>
    </w:p>
    <w:p w14:paraId="79DEE088" w14:textId="77777777" w:rsidR="00CE49A8" w:rsidRPr="00CE49A8" w:rsidRDefault="00CE49A8" w:rsidP="00CE49A8">
      <w:pPr>
        <w:pStyle w:val="Kop1"/>
        <w:rPr>
          <w:w w:val="105"/>
        </w:rPr>
      </w:pPr>
      <w:r w:rsidRPr="00CE49A8">
        <w:rPr>
          <w:w w:val="105"/>
        </w:rPr>
        <w:t>Literatuur</w:t>
      </w:r>
    </w:p>
    <w:p w14:paraId="6BBD802A" w14:textId="77777777" w:rsidR="00CE49A8" w:rsidRPr="00CE49A8" w:rsidRDefault="00CE49A8" w:rsidP="00CE49A8">
      <w:pPr>
        <w:pStyle w:val="Normaal"/>
      </w:pPr>
      <w:r w:rsidRPr="00CE49A8">
        <w:rPr>
          <w:b/>
          <w:bCs/>
        </w:rPr>
        <w:t xml:space="preserve">De Lange, W.J., J. Van Bakel, P. </w:t>
      </w:r>
      <w:proofErr w:type="spellStart"/>
      <w:r w:rsidRPr="00CE49A8">
        <w:rPr>
          <w:b/>
          <w:bCs/>
        </w:rPr>
        <w:t>Torfs</w:t>
      </w:r>
      <w:proofErr w:type="spellEnd"/>
      <w:r w:rsidRPr="00CE49A8">
        <w:rPr>
          <w:b/>
          <w:bCs/>
        </w:rPr>
        <w:t>, H., Bootsman en J. Hoogewoud</w:t>
      </w:r>
      <w:r w:rsidRPr="00CE49A8">
        <w:t xml:space="preserve"> (2025) De interactie tussen grondwater en oppervlaktewater: Valkuilen bij het modelleren van waterlopen. Stromingen, vol. 31, no.4, pag. 5-21</w:t>
      </w:r>
    </w:p>
    <w:p w14:paraId="5FEACAA2" w14:textId="77777777" w:rsidR="00CE49A8" w:rsidRPr="00CE49A8" w:rsidRDefault="00CE49A8" w:rsidP="00CE49A8">
      <w:pPr>
        <w:pStyle w:val="Normaal"/>
      </w:pPr>
      <w:r w:rsidRPr="00CE49A8">
        <w:rPr>
          <w:b/>
          <w:bCs/>
        </w:rPr>
        <w:t>Ernst, L.F.</w:t>
      </w:r>
      <w:r w:rsidRPr="00CE49A8">
        <w:t xml:space="preserve"> (1962) Grondwaterstromingen in de verzadigde zone en hun berekening bij de aanwezigheid van horizontale evenwijdige leidingen. Verslagen van de landbouwkundige onderzoekingen. </w:t>
      </w:r>
      <w:proofErr w:type="spellStart"/>
      <w:r w:rsidRPr="00CE49A8">
        <w:t>Pudoc</w:t>
      </w:r>
      <w:proofErr w:type="spellEnd"/>
      <w:r w:rsidRPr="00CE49A8">
        <w:t xml:space="preserve"> Nr. 67.15, Wageningen. 189p.</w:t>
      </w:r>
    </w:p>
    <w:p w14:paraId="4D6CA0F6" w14:textId="77777777" w:rsidR="00CE49A8" w:rsidRPr="00CE49A8" w:rsidRDefault="00CE49A8" w:rsidP="00CE49A8">
      <w:pPr>
        <w:pStyle w:val="Normaal"/>
        <w:rPr>
          <w:lang w:val="en-GB"/>
        </w:rPr>
      </w:pPr>
      <w:r w:rsidRPr="00CE49A8">
        <w:rPr>
          <w:b/>
          <w:bCs/>
        </w:rPr>
        <w:t>Huisman, L.</w:t>
      </w:r>
      <w:r w:rsidRPr="00CE49A8">
        <w:t xml:space="preserve"> (1972) </w:t>
      </w:r>
      <w:proofErr w:type="spellStart"/>
      <w:r w:rsidRPr="00CE49A8">
        <w:t>Groundwater</w:t>
      </w:r>
      <w:proofErr w:type="spellEnd"/>
      <w:r w:rsidRPr="00CE49A8">
        <w:t xml:space="preserve"> Recovery. </w:t>
      </w:r>
      <w:r w:rsidRPr="00CE49A8">
        <w:rPr>
          <w:lang w:val="en-GB"/>
        </w:rPr>
        <w:t>MacMillan, SBN 333 09870 6, Piman Press, Bath. 336.</w:t>
      </w:r>
    </w:p>
    <w:p w14:paraId="5B67DDB9" w14:textId="77777777" w:rsidR="00CE49A8" w:rsidRPr="00CE49A8" w:rsidRDefault="00CE49A8" w:rsidP="00CE49A8">
      <w:pPr>
        <w:pStyle w:val="Normaal"/>
      </w:pPr>
      <w:r w:rsidRPr="00CE49A8">
        <w:rPr>
          <w:b/>
          <w:bCs/>
        </w:rPr>
        <w:t>Van Bakel, J.</w:t>
      </w:r>
      <w:r w:rsidRPr="00CE49A8">
        <w:t xml:space="preserve"> (1996) De hydrologische grootheid ’Ernst’. In: Stromingen, vol (2) nr. 2, pag.17-21</w:t>
      </w:r>
    </w:p>
    <w:p w14:paraId="0959F7A1" w14:textId="3AB1F2AD" w:rsidR="00CE49A8" w:rsidRDefault="00CE49A8" w:rsidP="00CE49A8">
      <w:pPr>
        <w:pStyle w:val="Normaal"/>
        <w:rPr>
          <w:lang w:val="en-GB"/>
        </w:rPr>
      </w:pPr>
      <w:r w:rsidRPr="00CE49A8">
        <w:rPr>
          <w:b/>
          <w:bCs/>
          <w:lang w:val="en-GB"/>
        </w:rPr>
        <w:t>Verruijt, A.</w:t>
      </w:r>
      <w:r w:rsidRPr="00CE49A8">
        <w:rPr>
          <w:lang w:val="en-GB"/>
        </w:rPr>
        <w:t xml:space="preserve"> (1970) Theory of Groundwater Flow. MacMillan, Pitman Press Bath, 190p.</w:t>
      </w:r>
    </w:p>
    <w:p w14:paraId="71B1F977" w14:textId="72C38568" w:rsidR="00CE49A8" w:rsidRPr="00CE49A8" w:rsidRDefault="00CE49A8" w:rsidP="00CE49A8">
      <w:pPr>
        <w:pStyle w:val="TitleEN"/>
      </w:pPr>
      <w:r w:rsidRPr="00CE49A8">
        <w:rPr>
          <w:color w:val="A0CBEE"/>
          <w:lang w:val="en-GB"/>
        </w:rPr>
        <w:t>Summary</w:t>
      </w:r>
      <w:r w:rsidRPr="00CE49A8">
        <w:t xml:space="preserve"> English Ernst’s (1962) cross section unraveled</w:t>
      </w:r>
    </w:p>
    <w:p w14:paraId="4397838A" w14:textId="53BC365A" w:rsidR="00CE49A8" w:rsidRDefault="00CE49A8" w:rsidP="00CE49A8">
      <w:pPr>
        <w:pStyle w:val="Abstract"/>
        <w:rPr>
          <w:lang w:val="en-US"/>
        </w:rPr>
      </w:pPr>
      <w:r>
        <w:rPr>
          <w:lang w:val="en-US"/>
        </w:rPr>
        <w:t>Ernst was a great groundwater hydrologist (Van Bakel, 1996); the original elaborations and insights in his PhD (Ernst, 1962) remain relevant in our time of large models, to verify them or to derive for instance analytical approximations for how to incorporate a dense surface water network without causing too much harm to reality (De Lange et al., 2026). The quantitative unraveling of the cross section that Ernst sketched in his PhD honors his insights and improves the well-known approximation of the radial resistance. It also sheds light on the somewhat mysterious dashed line with D* in his fig.7 (here fig. 1b).</w:t>
      </w:r>
    </w:p>
    <w:p w14:paraId="0EB5DD62" w14:textId="77777777" w:rsidR="00ED6E6A" w:rsidRPr="0073519D" w:rsidRDefault="00ED6E6A">
      <w:pPr>
        <w:spacing w:line="292" w:lineRule="auto"/>
        <w:rPr>
          <w:sz w:val="17"/>
          <w:lang w:val="en-US"/>
        </w:rPr>
        <w:sectPr w:rsidR="00ED6E6A" w:rsidRPr="0073519D">
          <w:footerReference w:type="even" r:id="rId13"/>
          <w:footerReference w:type="default" r:id="rId14"/>
          <w:pgSz w:w="9640" w:h="13610"/>
          <w:pgMar w:top="940" w:right="0" w:bottom="800" w:left="660" w:header="0" w:footer="611" w:gutter="0"/>
          <w:cols w:space="708"/>
        </w:sectPr>
      </w:pPr>
    </w:p>
    <w:p w14:paraId="71FAB3F1" w14:textId="77777777" w:rsidR="00ED6E6A" w:rsidRPr="009670FB" w:rsidRDefault="000D1670">
      <w:pPr>
        <w:pStyle w:val="BodyText"/>
        <w:spacing w:before="4"/>
        <w:rPr>
          <w:rFonts w:ascii="Times New Roman"/>
        </w:rPr>
      </w:pPr>
      <w:r>
        <w:rPr>
          <w:noProof/>
        </w:rPr>
        <mc:AlternateContent>
          <mc:Choice Requires="wpg">
            <w:drawing>
              <wp:anchor distT="0" distB="0" distL="114300" distR="114300" simplePos="0" relativeHeight="1264" behindDoc="0" locked="0" layoutInCell="1" allowOverlap="1" wp14:anchorId="4C2E0F24" wp14:editId="1E07BC2F">
                <wp:simplePos x="0" y="0"/>
                <wp:positionH relativeFrom="page">
                  <wp:posOffset>1083310</wp:posOffset>
                </wp:positionH>
                <wp:positionV relativeFrom="page">
                  <wp:posOffset>539115</wp:posOffset>
                </wp:positionV>
                <wp:extent cx="4860290" cy="3110230"/>
                <wp:effectExtent l="0" t="0" r="0" b="0"/>
                <wp:wrapNone/>
                <wp:docPr id="29803044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0290" cy="3110230"/>
                          <a:chOff x="1700" y="850"/>
                          <a:chExt cx="7654" cy="4898"/>
                        </a:xfrm>
                      </wpg:grpSpPr>
                      <wps:wsp>
                        <wps:cNvPr id="12" name="Rectangle 5"/>
                        <wps:cNvSpPr>
                          <a:spLocks/>
                        </wps:cNvSpPr>
                        <wps:spPr bwMode="auto">
                          <a:xfrm>
                            <a:off x="8787" y="3741"/>
                            <a:ext cx="567" cy="2007"/>
                          </a:xfrm>
                          <a:prstGeom prst="rect">
                            <a:avLst/>
                          </a:prstGeom>
                          <a:solidFill>
                            <a:srgbClr val="FFFFFF"/>
                          </a:solidFill>
                          <a:ln>
                            <a:noFill/>
                          </a:ln>
                        </wps:spPr>
                        <wps:bodyPr rot="0" vert="horz" wrap="square" lIns="91440" tIns="45720" rIns="91440" bIns="45720" anchor="t" anchorCtr="0" upright="1">
                          <a:noAutofit/>
                        </wps:bodyPr>
                      </wps:wsp>
                      <wps:wsp>
                        <wps:cNvPr id="13" name="Text Box 4"/>
                        <wps:cNvSpPr txBox="1">
                          <a:spLocks/>
                        </wps:cNvSpPr>
                        <wps:spPr bwMode="auto">
                          <a:xfrm>
                            <a:off x="1700" y="850"/>
                            <a:ext cx="7087" cy="3163"/>
                          </a:xfrm>
                          <a:prstGeom prst="rect">
                            <a:avLst/>
                          </a:prstGeom>
                          <a:solidFill>
                            <a:srgbClr val="A0CBEE"/>
                          </a:solidFill>
                          <a:ln>
                            <a:noFill/>
                          </a:ln>
                        </wps:spPr>
                        <wps:txbx>
                          <w:txbxContent>
                            <w:p w14:paraId="1AC28C48" w14:textId="77777777" w:rsidR="00ED6E6A" w:rsidRDefault="00D23D5C">
                              <w:pPr>
                                <w:spacing w:before="132"/>
                                <w:ind w:left="170"/>
                                <w:rPr>
                                  <w:rFonts w:ascii="Arial"/>
                                  <w:b/>
                                </w:rPr>
                              </w:pPr>
                              <w:r>
                                <w:rPr>
                                  <w:rFonts w:ascii="Arial"/>
                                  <w:b/>
                                  <w:color w:val="FFFFFF"/>
                                </w:rPr>
                                <w:t>Auteurs</w:t>
                              </w:r>
                            </w:p>
                            <w:p w14:paraId="348C567C" w14:textId="77777777" w:rsidR="00ED6E6A" w:rsidRDefault="00ED6E6A">
                              <w:pPr>
                                <w:spacing w:before="9"/>
                                <w:rPr>
                                  <w:rFonts w:ascii="Times New Roman"/>
                                  <w:sz w:val="23"/>
                                </w:rPr>
                              </w:pPr>
                            </w:p>
                            <w:p w14:paraId="06DEB2F5" w14:textId="17090FBB" w:rsidR="00ED6E6A" w:rsidRDefault="00CE49A8">
                              <w:pPr>
                                <w:ind w:left="170"/>
                                <w:rPr>
                                  <w:rFonts w:ascii="Arial"/>
                                  <w:sz w:val="17"/>
                                </w:rPr>
                              </w:pPr>
                              <w:r>
                                <w:rPr>
                                  <w:rFonts w:ascii="Arial"/>
                                  <w:color w:val="FFFFFF"/>
                                  <w:sz w:val="17"/>
                                </w:rPr>
                                <w:t>THEO OLSTHOORN</w:t>
                              </w:r>
                            </w:p>
                            <w:p w14:paraId="288427AA" w14:textId="231318A7" w:rsidR="00ED6E6A" w:rsidRDefault="00CE49A8">
                              <w:pPr>
                                <w:spacing w:before="44" w:line="292" w:lineRule="auto"/>
                                <w:ind w:left="170"/>
                                <w:rPr>
                                  <w:color w:val="FFFFFF"/>
                                  <w:w w:val="105"/>
                                  <w:sz w:val="17"/>
                                </w:rPr>
                              </w:pPr>
                              <w:r>
                                <w:rPr>
                                  <w:color w:val="FFFFFF"/>
                                  <w:w w:val="105"/>
                                  <w:sz w:val="17"/>
                                </w:rPr>
                                <w:t>Emer. TUD, Waternet</w:t>
                              </w:r>
                              <w:r w:rsidR="00D23D5C" w:rsidRPr="009670FB">
                                <w:rPr>
                                  <w:color w:val="FFFFFF"/>
                                  <w:w w:val="105"/>
                                  <w:sz w:val="17"/>
                                </w:rPr>
                                <w:t xml:space="preserve"> </w:t>
                              </w:r>
                              <w:r w:rsidR="009670FB" w:rsidRPr="009670FB">
                                <w:rPr>
                                  <w:color w:val="FFFFFF"/>
                                  <w:w w:val="105"/>
                                  <w:sz w:val="17"/>
                                </w:rPr>
                                <w:br/>
                              </w:r>
                              <w:hyperlink r:id="rId15" w:history="1">
                                <w:r w:rsidRPr="006D5C12">
                                  <w:rPr>
                                    <w:rStyle w:val="Hyperlink"/>
                                    <w:rFonts w:cs="Trebuchet MS"/>
                                    <w:w w:val="105"/>
                                    <w:sz w:val="17"/>
                                  </w:rPr>
                                  <w:t>tolsthoorn@gmail.com</w:t>
                                </w:r>
                              </w:hyperlink>
                            </w:p>
                            <w:p w14:paraId="0A6A3422" w14:textId="4E850FBC" w:rsidR="00CE49A8" w:rsidRDefault="00CE49A8">
                              <w:pPr>
                                <w:spacing w:before="44" w:line="292" w:lineRule="auto"/>
                                <w:ind w:left="170"/>
                                <w:rPr>
                                  <w:color w:val="FFFFFF"/>
                                  <w:w w:val="105"/>
                                  <w:sz w:val="17"/>
                                </w:rPr>
                              </w:pPr>
                              <w:r>
                                <w:rPr>
                                  <w:color w:val="FFFFFF"/>
                                  <w:w w:val="105"/>
                                  <w:sz w:val="17"/>
                                </w:rPr>
                                <w:t>DAVID SIMPSON</w:t>
                              </w:r>
                            </w:p>
                            <w:p w14:paraId="2596AC4D" w14:textId="59089322" w:rsidR="00CE49A8" w:rsidRDefault="00CE49A8">
                              <w:pPr>
                                <w:spacing w:before="44" w:line="292" w:lineRule="auto"/>
                                <w:ind w:left="170"/>
                                <w:rPr>
                                  <w:color w:val="FFFFFF"/>
                                  <w:w w:val="105"/>
                                  <w:sz w:val="17"/>
                                </w:rPr>
                              </w:pPr>
                              <w:r>
                                <w:rPr>
                                  <w:color w:val="FFFFFF"/>
                                  <w:w w:val="105"/>
                                  <w:sz w:val="17"/>
                                </w:rPr>
                                <w:t>AGT</w:t>
                              </w:r>
                              <w:r w:rsidR="00F17832">
                                <w:rPr>
                                  <w:color w:val="FFFFFF"/>
                                  <w:w w:val="105"/>
                                  <w:sz w:val="17"/>
                                </w:rPr>
                                <w:t xml:space="preserve"> – Adviesbureau Grondwatertechnieken</w:t>
                              </w:r>
                              <w:r>
                                <w:rPr>
                                  <w:color w:val="FFFFFF"/>
                                  <w:w w:val="105"/>
                                  <w:sz w:val="17"/>
                                </w:rPr>
                                <w:t xml:space="preserve">, </w:t>
                              </w:r>
                              <w:r w:rsidR="00C81EC0">
                                <w:rPr>
                                  <w:color w:val="FFFFFF"/>
                                  <w:w w:val="105"/>
                                  <w:sz w:val="17"/>
                                </w:rPr>
                                <w:t>2250 Kontich</w:t>
                              </w:r>
                              <w:r>
                                <w:rPr>
                                  <w:color w:val="FFFFFF"/>
                                  <w:w w:val="105"/>
                                  <w:sz w:val="17"/>
                                </w:rPr>
                                <w:t xml:space="preserve"> (B)</w:t>
                              </w:r>
                            </w:p>
                            <w:p w14:paraId="7E6F127A" w14:textId="4C17AEDA" w:rsidR="00CE49A8" w:rsidRDefault="00CE49A8">
                              <w:pPr>
                                <w:spacing w:before="44" w:line="292" w:lineRule="auto"/>
                                <w:ind w:left="170"/>
                                <w:rPr>
                                  <w:sz w:val="17"/>
                                </w:rPr>
                              </w:pPr>
                              <w:hyperlink r:id="rId16" w:history="1">
                                <w:r w:rsidRPr="006D5C12">
                                  <w:rPr>
                                    <w:rStyle w:val="Hyperlink"/>
                                    <w:rFonts w:cs="Trebuchet MS"/>
                                    <w:sz w:val="17"/>
                                  </w:rPr>
                                  <w:t>david.simpson@agt.be</w:t>
                                </w:r>
                              </w:hyperlink>
                            </w:p>
                            <w:p w14:paraId="025D2ED2" w14:textId="7765E246" w:rsidR="00CE49A8" w:rsidRDefault="00CE49A8" w:rsidP="00CE49A8">
                              <w:pPr>
                                <w:spacing w:before="44" w:line="292" w:lineRule="auto"/>
                                <w:ind w:left="170"/>
                                <w:rPr>
                                  <w:color w:val="FFFFFF"/>
                                  <w:w w:val="105"/>
                                  <w:sz w:val="17"/>
                                </w:rPr>
                              </w:pPr>
                              <w:r>
                                <w:rPr>
                                  <w:color w:val="FFFFFF"/>
                                  <w:w w:val="105"/>
                                  <w:sz w:val="17"/>
                                </w:rPr>
                                <w:t>CAS NEYENS</w:t>
                              </w:r>
                            </w:p>
                            <w:p w14:paraId="4BD9D1E1" w14:textId="328775BB" w:rsidR="00CE49A8" w:rsidRDefault="00CE49A8" w:rsidP="00CE49A8">
                              <w:pPr>
                                <w:spacing w:before="44" w:line="292" w:lineRule="auto"/>
                                <w:ind w:left="170"/>
                                <w:rPr>
                                  <w:color w:val="FFFFFF"/>
                                  <w:w w:val="105"/>
                                  <w:sz w:val="17"/>
                                </w:rPr>
                              </w:pPr>
                              <w:r>
                                <w:rPr>
                                  <w:color w:val="FFFFFF"/>
                                  <w:w w:val="105"/>
                                  <w:sz w:val="17"/>
                                </w:rPr>
                                <w:t>AGT</w:t>
                              </w:r>
                              <w:r w:rsidR="00F17832">
                                <w:rPr>
                                  <w:color w:val="FFFFFF"/>
                                  <w:w w:val="105"/>
                                  <w:sz w:val="17"/>
                                </w:rPr>
                                <w:t xml:space="preserve"> – Adviesbureau Grondwatertechnieken</w:t>
                              </w:r>
                              <w:r>
                                <w:rPr>
                                  <w:color w:val="FFFFFF"/>
                                  <w:w w:val="105"/>
                                  <w:sz w:val="17"/>
                                </w:rPr>
                                <w:t xml:space="preserve">, </w:t>
                              </w:r>
                              <w:r w:rsidR="00C81EC0">
                                <w:rPr>
                                  <w:color w:val="FFFFFF"/>
                                  <w:w w:val="105"/>
                                  <w:sz w:val="17"/>
                                </w:rPr>
                                <w:t>2250 Kontich</w:t>
                              </w:r>
                              <w:r>
                                <w:rPr>
                                  <w:color w:val="FFFFFF"/>
                                  <w:w w:val="105"/>
                                  <w:sz w:val="17"/>
                                </w:rPr>
                                <w:t xml:space="preserve"> (B)</w:t>
                              </w:r>
                            </w:p>
                            <w:p w14:paraId="35F7CCE8" w14:textId="6B2068A2" w:rsidR="00CE49A8" w:rsidRDefault="00CE49A8" w:rsidP="00CE49A8">
                              <w:pPr>
                                <w:spacing w:before="44" w:line="292" w:lineRule="auto"/>
                                <w:ind w:left="170"/>
                                <w:rPr>
                                  <w:color w:val="FFFFFF"/>
                                  <w:w w:val="105"/>
                                  <w:sz w:val="17"/>
                                </w:rPr>
                              </w:pPr>
                              <w:hyperlink r:id="rId17" w:history="1">
                                <w:r w:rsidRPr="006D5C12">
                                  <w:rPr>
                                    <w:rStyle w:val="Hyperlink"/>
                                    <w:rFonts w:cs="Trebuchet MS"/>
                                    <w:w w:val="105"/>
                                    <w:sz w:val="17"/>
                                  </w:rPr>
                                  <w:t>cas.neyens@agt.be</w:t>
                                </w:r>
                              </w:hyperlink>
                            </w:p>
                            <w:p w14:paraId="1D28F75A" w14:textId="77777777" w:rsidR="00CE49A8" w:rsidRDefault="00CE49A8" w:rsidP="00CE49A8">
                              <w:pPr>
                                <w:spacing w:before="44" w:line="292" w:lineRule="auto"/>
                                <w:ind w:left="170"/>
                                <w:rPr>
                                  <w:color w:val="FFFFFF"/>
                                  <w:w w:val="105"/>
                                  <w:sz w:val="17"/>
                                </w:rPr>
                              </w:pPr>
                            </w:p>
                            <w:p w14:paraId="20CA2B53" w14:textId="5F68B6F5" w:rsidR="00CE49A8" w:rsidRDefault="00CE49A8">
                              <w:pPr>
                                <w:spacing w:before="44" w:line="292" w:lineRule="auto"/>
                                <w:ind w:left="170"/>
                                <w:rPr>
                                  <w:sz w:val="17"/>
                                </w:rPr>
                              </w:pPr>
                            </w:p>
                            <w:p w14:paraId="34E45493" w14:textId="5FCB801A" w:rsidR="00CE49A8" w:rsidRDefault="00CE49A8">
                              <w:pPr>
                                <w:spacing w:before="44" w:line="292" w:lineRule="auto"/>
                                <w:ind w:left="170"/>
                                <w:rPr>
                                  <w:sz w:val="17"/>
                                </w:rPr>
                              </w:pPr>
                              <w:r>
                                <w:rPr>
                                  <w:sz w:val="17"/>
                                </w:rPr>
                                <w:t>CAS NEYENS</w:t>
                              </w:r>
                            </w:p>
                            <w:p w14:paraId="6540F1FA" w14:textId="1210CB6B" w:rsidR="00CE49A8" w:rsidRPr="009670FB" w:rsidRDefault="00CE49A8">
                              <w:pPr>
                                <w:spacing w:before="44" w:line="292" w:lineRule="auto"/>
                                <w:ind w:left="170"/>
                                <w:rPr>
                                  <w:sz w:val="17"/>
                                </w:rPr>
                              </w:pPr>
                              <w:r>
                                <w:rPr>
                                  <w:sz w:val="17"/>
                                </w:rPr>
                                <w:t>AGT, Berchem (B)</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2E0F24" id="Group 5" o:spid="_x0000_s1027" style="position:absolute;margin-left:85.3pt;margin-top:42.45pt;width:382.7pt;height:244.9pt;z-index:1264;mso-position-horizontal-relative:page;mso-position-vertical-relative:page" coordorigin="1700,850" coordsize="7654,4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">
                <v:rect id="Rectangle 5" o:spid="_x0000_s1028" style="position:absolute;left:8787;top:3741;width:567;height:2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" stroked="f"/>
                <v:shape id="Text Box 4" o:spid="_x0000_s1029" type="#_x0000_t202" style="position:absolute;left:1700;top:850;width:7087;height:3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" fillcolor="#a0cbee" stroked="f">
                  <v:textbox inset="0,0,0,0">
                    <w:txbxContent>
                      <w:p w14:paraId="1AC28C48" w14:textId="77777777" w:rsidR="00ED6E6A" w:rsidRDefault="00D23D5C">
                        <w:pPr>
                          <w:spacing w:before="132"/>
                          <w:ind w:left="170"/>
                          <w:rPr>
                            <w:rFonts w:ascii="Arial"/>
                            <w:b/>
                          </w:rPr>
                        </w:pPr>
                        <w:r>
                          <w:rPr>
                            <w:rFonts w:ascii="Arial"/>
                            <w:b/>
                            <w:color w:val="FFFFFF"/>
                          </w:rPr>
                          <w:t>Auteurs</w:t>
                        </w:r>
                      </w:p>
                      <w:p w14:paraId="348C567C" w14:textId="77777777" w:rsidR="00ED6E6A" w:rsidRDefault="00ED6E6A">
                        <w:pPr>
                          <w:spacing w:before="9"/>
                          <w:rPr>
                            <w:rFonts w:ascii="Times New Roman"/>
                            <w:sz w:val="23"/>
                          </w:rPr>
                        </w:pPr>
                      </w:p>
                      <w:p w14:paraId="06DEB2F5" w14:textId="17090FBB" w:rsidR="00ED6E6A" w:rsidRDefault="00CE49A8">
                        <w:pPr>
                          <w:ind w:left="170"/>
                          <w:rPr>
                            <w:rFonts w:ascii="Arial"/>
                            <w:sz w:val="17"/>
                          </w:rPr>
                        </w:pPr>
                        <w:r>
                          <w:rPr>
                            <w:rFonts w:ascii="Arial"/>
                            <w:color w:val="FFFFFF"/>
                            <w:sz w:val="17"/>
                          </w:rPr>
                          <w:t>THEO OLSTHOORN</w:t>
                        </w:r>
                      </w:p>
                      <w:p w14:paraId="288427AA" w14:textId="231318A7" w:rsidR="00ED6E6A" w:rsidRDefault="00CE49A8">
                        <w:pPr>
                          <w:spacing w:before="44" w:line="292" w:lineRule="auto"/>
                          <w:ind w:left="170"/>
                          <w:rPr>
                            <w:color w:val="FFFFFF"/>
                            <w:w w:val="105"/>
                            <w:sz w:val="17"/>
                          </w:rPr>
                        </w:pPr>
                        <w:r>
                          <w:rPr>
                            <w:color w:val="FFFFFF"/>
                            <w:w w:val="105"/>
                            <w:sz w:val="17"/>
                          </w:rPr>
                          <w:t>Emer. TUD, Waternet</w:t>
                        </w:r>
                        <w:r w:rsidR="00D23D5C" w:rsidRPr="009670FB">
                          <w:rPr>
                            <w:color w:val="FFFFFF"/>
                            <w:w w:val="105"/>
                            <w:sz w:val="17"/>
                          </w:rPr>
                          <w:t xml:space="preserve"> </w:t>
                        </w:r>
                        <w:r w:rsidR="009670FB" w:rsidRPr="009670FB">
                          <w:rPr>
                            <w:color w:val="FFFFFF"/>
                            <w:w w:val="105"/>
                            <w:sz w:val="17"/>
                          </w:rPr>
                          <w:br/>
                        </w:r>
                        <w:hyperlink r:id="rId18" w:history="1">
                          <w:r w:rsidRPr="006D5C12">
                            <w:rPr>
                              <w:rStyle w:val="Hyperlink"/>
                              <w:rFonts w:cs="Trebuchet MS"/>
                              <w:w w:val="105"/>
                              <w:sz w:val="17"/>
                            </w:rPr>
                            <w:t>tolsthoorn@gmail.com</w:t>
                          </w:r>
                        </w:hyperlink>
                      </w:p>
                      <w:p w14:paraId="0A6A3422" w14:textId="4E850FBC" w:rsidR="00CE49A8" w:rsidRDefault="00CE49A8">
                        <w:pPr>
                          <w:spacing w:before="44" w:line="292" w:lineRule="auto"/>
                          <w:ind w:left="170"/>
                          <w:rPr>
                            <w:color w:val="FFFFFF"/>
                            <w:w w:val="105"/>
                            <w:sz w:val="17"/>
                          </w:rPr>
                        </w:pPr>
                        <w:r>
                          <w:rPr>
                            <w:color w:val="FFFFFF"/>
                            <w:w w:val="105"/>
                            <w:sz w:val="17"/>
                          </w:rPr>
                          <w:t>DAVID SIMPSON</w:t>
                        </w:r>
                      </w:p>
                      <w:p w14:paraId="2596AC4D" w14:textId="59089322" w:rsidR="00CE49A8" w:rsidRDefault="00CE49A8">
                        <w:pPr>
                          <w:spacing w:before="44" w:line="292" w:lineRule="auto"/>
                          <w:ind w:left="170"/>
                          <w:rPr>
                            <w:color w:val="FFFFFF"/>
                            <w:w w:val="105"/>
                            <w:sz w:val="17"/>
                          </w:rPr>
                        </w:pPr>
                        <w:r>
                          <w:rPr>
                            <w:color w:val="FFFFFF"/>
                            <w:w w:val="105"/>
                            <w:sz w:val="17"/>
                          </w:rPr>
                          <w:t>AGT</w:t>
                        </w:r>
                        <w:r w:rsidR="00F17832">
                          <w:rPr>
                            <w:color w:val="FFFFFF"/>
                            <w:w w:val="105"/>
                            <w:sz w:val="17"/>
                          </w:rPr>
                          <w:t xml:space="preserve"> – Adviesbureau Grondwatertechnieken</w:t>
                        </w:r>
                        <w:r>
                          <w:rPr>
                            <w:color w:val="FFFFFF"/>
                            <w:w w:val="105"/>
                            <w:sz w:val="17"/>
                          </w:rPr>
                          <w:t xml:space="preserve">, </w:t>
                        </w:r>
                        <w:r w:rsidR="00C81EC0">
                          <w:rPr>
                            <w:color w:val="FFFFFF"/>
                            <w:w w:val="105"/>
                            <w:sz w:val="17"/>
                          </w:rPr>
                          <w:t>2250 Kontich</w:t>
                        </w:r>
                        <w:r>
                          <w:rPr>
                            <w:color w:val="FFFFFF"/>
                            <w:w w:val="105"/>
                            <w:sz w:val="17"/>
                          </w:rPr>
                          <w:t xml:space="preserve"> (B)</w:t>
                        </w:r>
                      </w:p>
                      <w:p w14:paraId="7E6F127A" w14:textId="4C17AEDA" w:rsidR="00CE49A8" w:rsidRDefault="00CE49A8">
                        <w:pPr>
                          <w:spacing w:before="44" w:line="292" w:lineRule="auto"/>
                          <w:ind w:left="170"/>
                          <w:rPr>
                            <w:sz w:val="17"/>
                          </w:rPr>
                        </w:pPr>
                        <w:hyperlink r:id="rId19" w:history="1">
                          <w:r w:rsidRPr="006D5C12">
                            <w:rPr>
                              <w:rStyle w:val="Hyperlink"/>
                              <w:rFonts w:cs="Trebuchet MS"/>
                              <w:sz w:val="17"/>
                            </w:rPr>
                            <w:t>david.simpson@agt.be</w:t>
                          </w:r>
                        </w:hyperlink>
                      </w:p>
                      <w:p w14:paraId="025D2ED2" w14:textId="7765E246" w:rsidR="00CE49A8" w:rsidRDefault="00CE49A8" w:rsidP="00CE49A8">
                        <w:pPr>
                          <w:spacing w:before="44" w:line="292" w:lineRule="auto"/>
                          <w:ind w:left="170"/>
                          <w:rPr>
                            <w:color w:val="FFFFFF"/>
                            <w:w w:val="105"/>
                            <w:sz w:val="17"/>
                          </w:rPr>
                        </w:pPr>
                        <w:r>
                          <w:rPr>
                            <w:color w:val="FFFFFF"/>
                            <w:w w:val="105"/>
                            <w:sz w:val="17"/>
                          </w:rPr>
                          <w:t>CAS NEYENS</w:t>
                        </w:r>
                      </w:p>
                      <w:p w14:paraId="4BD9D1E1" w14:textId="328775BB" w:rsidR="00CE49A8" w:rsidRDefault="00CE49A8" w:rsidP="00CE49A8">
                        <w:pPr>
                          <w:spacing w:before="44" w:line="292" w:lineRule="auto"/>
                          <w:ind w:left="170"/>
                          <w:rPr>
                            <w:color w:val="FFFFFF"/>
                            <w:w w:val="105"/>
                            <w:sz w:val="17"/>
                          </w:rPr>
                        </w:pPr>
                        <w:r>
                          <w:rPr>
                            <w:color w:val="FFFFFF"/>
                            <w:w w:val="105"/>
                            <w:sz w:val="17"/>
                          </w:rPr>
                          <w:t>AGT</w:t>
                        </w:r>
                        <w:r w:rsidR="00F17832">
                          <w:rPr>
                            <w:color w:val="FFFFFF"/>
                            <w:w w:val="105"/>
                            <w:sz w:val="17"/>
                          </w:rPr>
                          <w:t xml:space="preserve"> – Adviesbureau Grondwatertechnieken</w:t>
                        </w:r>
                        <w:r>
                          <w:rPr>
                            <w:color w:val="FFFFFF"/>
                            <w:w w:val="105"/>
                            <w:sz w:val="17"/>
                          </w:rPr>
                          <w:t xml:space="preserve">, </w:t>
                        </w:r>
                        <w:r w:rsidR="00C81EC0">
                          <w:rPr>
                            <w:color w:val="FFFFFF"/>
                            <w:w w:val="105"/>
                            <w:sz w:val="17"/>
                          </w:rPr>
                          <w:t>2250 Kontich</w:t>
                        </w:r>
                        <w:r>
                          <w:rPr>
                            <w:color w:val="FFFFFF"/>
                            <w:w w:val="105"/>
                            <w:sz w:val="17"/>
                          </w:rPr>
                          <w:t xml:space="preserve"> (B)</w:t>
                        </w:r>
                      </w:p>
                      <w:p w14:paraId="35F7CCE8" w14:textId="6B2068A2" w:rsidR="00CE49A8" w:rsidRDefault="00CE49A8" w:rsidP="00CE49A8">
                        <w:pPr>
                          <w:spacing w:before="44" w:line="292" w:lineRule="auto"/>
                          <w:ind w:left="170"/>
                          <w:rPr>
                            <w:color w:val="FFFFFF"/>
                            <w:w w:val="105"/>
                            <w:sz w:val="17"/>
                          </w:rPr>
                        </w:pPr>
                        <w:hyperlink r:id="rId20" w:history="1">
                          <w:r w:rsidRPr="006D5C12">
                            <w:rPr>
                              <w:rStyle w:val="Hyperlink"/>
                              <w:rFonts w:cs="Trebuchet MS"/>
                              <w:w w:val="105"/>
                              <w:sz w:val="17"/>
                            </w:rPr>
                            <w:t>cas.neyens@agt.be</w:t>
                          </w:r>
                        </w:hyperlink>
                      </w:p>
                      <w:p w14:paraId="1D28F75A" w14:textId="77777777" w:rsidR="00CE49A8" w:rsidRDefault="00CE49A8" w:rsidP="00CE49A8">
                        <w:pPr>
                          <w:spacing w:before="44" w:line="292" w:lineRule="auto"/>
                          <w:ind w:left="170"/>
                          <w:rPr>
                            <w:color w:val="FFFFFF"/>
                            <w:w w:val="105"/>
                            <w:sz w:val="17"/>
                          </w:rPr>
                        </w:pPr>
                      </w:p>
                      <w:p w14:paraId="20CA2B53" w14:textId="5F68B6F5" w:rsidR="00CE49A8" w:rsidRDefault="00CE49A8">
                        <w:pPr>
                          <w:spacing w:before="44" w:line="292" w:lineRule="auto"/>
                          <w:ind w:left="170"/>
                          <w:rPr>
                            <w:sz w:val="17"/>
                          </w:rPr>
                        </w:pPr>
                      </w:p>
                      <w:p w14:paraId="34E45493" w14:textId="5FCB801A" w:rsidR="00CE49A8" w:rsidRDefault="00CE49A8">
                        <w:pPr>
                          <w:spacing w:before="44" w:line="292" w:lineRule="auto"/>
                          <w:ind w:left="170"/>
                          <w:rPr>
                            <w:sz w:val="17"/>
                          </w:rPr>
                        </w:pPr>
                        <w:r>
                          <w:rPr>
                            <w:sz w:val="17"/>
                          </w:rPr>
                          <w:t>CAS NEYENS</w:t>
                        </w:r>
                      </w:p>
                      <w:p w14:paraId="6540F1FA" w14:textId="1210CB6B" w:rsidR="00CE49A8" w:rsidRPr="009670FB" w:rsidRDefault="00CE49A8">
                        <w:pPr>
                          <w:spacing w:before="44" w:line="292" w:lineRule="auto"/>
                          <w:ind w:left="170"/>
                          <w:rPr>
                            <w:sz w:val="17"/>
                          </w:rPr>
                        </w:pPr>
                        <w:r>
                          <w:rPr>
                            <w:sz w:val="17"/>
                          </w:rPr>
                          <w:t>AGT, Berchem (B)</w:t>
                        </w:r>
                      </w:p>
                    </w:txbxContent>
                  </v:textbox>
                </v:shape>
                <w10:wrap anchorx="page" anchory="page"/>
              </v:group>
            </w:pict>
          </mc:Fallback>
        </mc:AlternateContent>
      </w:r>
    </w:p>
    <w:p w14:paraId="39D61F5C" w14:textId="77777777" w:rsidR="00ED6E6A" w:rsidRDefault="00ED6E6A">
      <w:pPr>
        <w:rPr>
          <w:rFonts w:ascii="Times New Roman"/>
        </w:rPr>
      </w:pPr>
    </w:p>
    <w:p w14:paraId="667DDB2B" w14:textId="77777777" w:rsidR="009670FB" w:rsidRDefault="009670FB">
      <w:pPr>
        <w:rPr>
          <w:rFonts w:ascii="Times New Roman"/>
        </w:rPr>
      </w:pPr>
    </w:p>
    <w:p w14:paraId="054DFD28" w14:textId="77777777" w:rsidR="009670FB" w:rsidRDefault="009670FB">
      <w:pPr>
        <w:rPr>
          <w:rFonts w:ascii="Times New Roman"/>
        </w:rPr>
      </w:pPr>
    </w:p>
    <w:p w14:paraId="1BF596AA" w14:textId="77777777" w:rsidR="009670FB" w:rsidRDefault="009670FB">
      <w:pPr>
        <w:rPr>
          <w:rFonts w:ascii="Times New Roman"/>
        </w:rPr>
      </w:pPr>
    </w:p>
    <w:p w14:paraId="37A1B4E6" w14:textId="77777777" w:rsidR="009670FB" w:rsidRDefault="009670FB">
      <w:pPr>
        <w:rPr>
          <w:rFonts w:ascii="Times New Roman"/>
        </w:rPr>
      </w:pPr>
    </w:p>
    <w:p w14:paraId="51A5BDC9" w14:textId="77777777" w:rsidR="009670FB" w:rsidRDefault="009670FB">
      <w:pPr>
        <w:rPr>
          <w:rFonts w:ascii="Times New Roman"/>
        </w:rPr>
      </w:pPr>
    </w:p>
    <w:p w14:paraId="5E6EA6E1" w14:textId="77777777" w:rsidR="009670FB" w:rsidRDefault="009670FB">
      <w:pPr>
        <w:rPr>
          <w:rFonts w:ascii="Times New Roman"/>
        </w:rPr>
      </w:pPr>
    </w:p>
    <w:p w14:paraId="5604DDEE" w14:textId="77777777" w:rsidR="009670FB" w:rsidRDefault="009670FB">
      <w:pPr>
        <w:rPr>
          <w:rFonts w:ascii="Times New Roman"/>
        </w:rPr>
      </w:pPr>
    </w:p>
    <w:p w14:paraId="00DB70DA" w14:textId="776A89CE" w:rsidR="009670FB" w:rsidRPr="00CE49A8" w:rsidRDefault="009670FB" w:rsidP="009670FB">
      <w:pPr>
        <w:rPr>
          <w:rFonts w:ascii="Times New Roman"/>
        </w:rPr>
      </w:pPr>
      <w:r>
        <w:rPr>
          <w:rFonts w:ascii="Times New Roman"/>
        </w:rPr>
        <w:br w:type="page"/>
      </w:r>
    </w:p>
    <w:p w14:paraId="7D850D05" w14:textId="77777777" w:rsidR="009670FB" w:rsidRPr="009670FB" w:rsidRDefault="009670FB">
      <w:pPr>
        <w:rPr>
          <w:rFonts w:ascii="Times New Roman"/>
        </w:rPr>
        <w:sectPr w:rsidR="009670FB" w:rsidRPr="009670FB">
          <w:pgSz w:w="9640" w:h="13610"/>
          <w:pgMar w:top="840" w:right="0" w:bottom="800" w:left="660" w:header="0" w:footer="611" w:gutter="0"/>
          <w:cols w:space="708"/>
        </w:sectPr>
      </w:pPr>
    </w:p>
    <w:p w14:paraId="74517100" w14:textId="77777777" w:rsidR="00ED6E6A" w:rsidRPr="009670FB" w:rsidRDefault="000D1670">
      <w:pPr>
        <w:pStyle w:val="BodyText"/>
        <w:spacing w:before="4"/>
        <w:rPr>
          <w:rFonts w:ascii="Times New Roman"/>
        </w:rPr>
      </w:pPr>
      <w:r>
        <w:rPr>
          <w:noProof/>
        </w:rPr>
        <mc:AlternateContent>
          <mc:Choice Requires="wps">
            <w:drawing>
              <wp:anchor distT="0" distB="0" distL="114300" distR="114300" simplePos="0" relativeHeight="503306816" behindDoc="1" locked="0" layoutInCell="1" allowOverlap="1" wp14:anchorId="29CB2454" wp14:editId="713D6867">
                <wp:simplePos x="0" y="0"/>
                <wp:positionH relativeFrom="page">
                  <wp:posOffset>0</wp:posOffset>
                </wp:positionH>
                <wp:positionV relativeFrom="page">
                  <wp:posOffset>0</wp:posOffset>
                </wp:positionV>
                <wp:extent cx="6120130" cy="8639810"/>
                <wp:effectExtent l="0" t="0" r="0" b="0"/>
                <wp:wrapNone/>
                <wp:docPr id="5808029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0130" cy="8639810"/>
                        </a:xfrm>
                        <a:prstGeom prst="rect">
                          <a:avLst/>
                        </a:prstGeom>
                        <a:solidFill>
                          <a:srgbClr val="A0CBE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679658" id="Rectangle 1" o:spid="_x0000_s1026" style="position:absolute;margin-left:0;margin-top:0;width:481.9pt;height:680.3pt;z-index:-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" fillcolor="#a0cbee" stroked="f">
                <w10:wrap anchorx="page" anchory="page"/>
              </v:rect>
            </w:pict>
          </mc:Fallback>
        </mc:AlternateContent>
      </w:r>
    </w:p>
    <w:p w14:paraId="7368FFDD" w14:textId="77777777" w:rsidR="004024E5" w:rsidRPr="009670FB" w:rsidRDefault="004024E5">
      <w:pPr>
        <w:pStyle w:val="BodyText"/>
        <w:spacing w:before="4"/>
        <w:rPr>
          <w:rFonts w:ascii="Times New Roman"/>
        </w:rPr>
      </w:pPr>
    </w:p>
    <w:sectPr w:rsidR="004024E5" w:rsidRPr="009670FB">
      <w:footerReference w:type="even" r:id="rId21"/>
      <w:pgSz w:w="9640" w:h="13610"/>
      <w:pgMar w:top="1280" w:right="0" w:bottom="280" w:left="660"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6C386" w14:textId="77777777" w:rsidR="00B36BEE" w:rsidRDefault="00B36BEE">
      <w:r>
        <w:separator/>
      </w:r>
    </w:p>
  </w:endnote>
  <w:endnote w:type="continuationSeparator" w:id="0">
    <w:p w14:paraId="727F7446" w14:textId="77777777" w:rsidR="00B36BEE" w:rsidRDefault="00B36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Sans">
    <w:altName w:val="Calibri"/>
    <w:panose1 w:val="020B060203050402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6E058" w14:textId="01E95E0A" w:rsidR="00ED6E6A" w:rsidRDefault="00CE49A8">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1AA55C80" wp14:editId="3A75CCBE">
              <wp:simplePos x="0" y="0"/>
              <wp:positionH relativeFrom="page">
                <wp:posOffset>3823335</wp:posOffset>
              </wp:positionH>
              <wp:positionV relativeFrom="page">
                <wp:posOffset>8112760</wp:posOffset>
              </wp:positionV>
              <wp:extent cx="1234440" cy="142240"/>
              <wp:effectExtent l="0" t="0" r="10160" b="10160"/>
              <wp:wrapNone/>
              <wp:docPr id="584996629"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4440" cy="142240"/>
                      </a:xfrm>
                      <a:prstGeom prst="rect">
                        <a:avLst/>
                      </a:prstGeom>
                      <a:noFill/>
                      <a:ln>
                        <a:noFill/>
                      </a:ln>
                    </wps:spPr>
                    <wps:txbx>
                      <w:txbxContent>
                        <w:p w14:paraId="59D090D0" w14:textId="5E576464" w:rsidR="00ED6E6A" w:rsidRDefault="00D23D5C">
                          <w:pPr>
                            <w:spacing w:before="23"/>
                            <w:ind w:left="20"/>
                            <w:rPr>
                              <w:rFonts w:ascii="Arial"/>
                              <w:sz w:val="16"/>
                            </w:rPr>
                          </w:pPr>
                          <w:r>
                            <w:rPr>
                              <w:rFonts w:ascii="Arial"/>
                              <w:color w:val="3EA8CA"/>
                              <w:sz w:val="16"/>
                            </w:rPr>
                            <w:t xml:space="preserve">Stromingen </w:t>
                          </w:r>
                          <w:r w:rsidR="00CE49A8">
                            <w:rPr>
                              <w:rFonts w:ascii="Arial"/>
                              <w:color w:val="3EA8CA"/>
                              <w:sz w:val="16"/>
                            </w:rPr>
                            <w:t>2016</w:t>
                          </w:r>
                          <w:r>
                            <w:rPr>
                              <w:rFonts w:ascii="Arial"/>
                              <w:color w:val="3EA8CA"/>
                              <w:sz w:val="16"/>
                            </w:rPr>
                            <w:t xml:space="preserve"> (</w:t>
                          </w:r>
                          <w:r w:rsidR="00CE49A8">
                            <w:rPr>
                              <w:rFonts w:ascii="Arial"/>
                              <w:color w:val="3EA8CA"/>
                              <w:sz w:val="16"/>
                            </w:rPr>
                            <w:t>3</w:t>
                          </w:r>
                          <w:r>
                            <w:rPr>
                              <w:rFonts w:ascii="Arial"/>
                              <w:color w:val="3EA8CA"/>
                              <w:sz w:val="16"/>
                            </w:rPr>
                            <w:t xml:space="preserve">2), </w:t>
                          </w:r>
                          <w:proofErr w:type="gramStart"/>
                          <w:r>
                            <w:rPr>
                              <w:rFonts w:ascii="Arial"/>
                              <w:color w:val="3EA8CA"/>
                              <w:sz w:val="16"/>
                            </w:rPr>
                            <w:t>n</w:t>
                          </w:r>
                          <w:proofErr w:type="spellStart"/>
                          <w:r>
                            <w:rPr>
                              <w:rFonts w:ascii="Arial"/>
                              <w:color w:val="3EA8CA"/>
                              <w:sz w:val="16"/>
                            </w:rPr>
                            <w:t>r</w:t>
                          </w:r>
                          <w:proofErr w:type="spellEnd"/>
                          <w:r>
                            <w:rPr>
                              <w:rFonts w:ascii="Arial"/>
                              <w:color w:val="3EA8CA"/>
                              <w:sz w:val="16"/>
                            </w:rPr>
                            <w:t xml:space="preserve"> </w:t>
                          </w:r>
                          <w:r w:rsidR="00CE49A8">
                            <w:rPr>
                              <w:rFonts w:ascii="Arial"/>
                              <w:color w:val="3EA8CA"/>
                              <w:sz w:val="16"/>
                            </w:rPr>
                            <w:t>?</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A55C80" id="_x0000_t202" coordsize="21600,21600" o:spt="202" path="m,l,21600r21600,l21600,xe">
              <v:stroke joinstyle="miter"/>
              <v:path gradientshapeok="t" o:connecttype="rect"/>
            </v:shapetype>
            <v:shape id="Text Box 15" o:spid="_x0000_s1030" type="#_x0000_t202" style="position:absolute;margin-left:301.05pt;margin-top:638.8pt;width:97.2pt;height:11.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" filled="f" stroked="f">
              <v:textbox inset="0,0,0,0">
                <w:txbxContent>
                  <w:p w14:paraId="59D090D0" w14:textId="5E576464" w:rsidR="00ED6E6A" w:rsidRDefault="00D23D5C">
                    <w:pPr>
                      <w:spacing w:before="23"/>
                      <w:ind w:left="20"/>
                      <w:rPr>
                        <w:rFonts w:ascii="Arial"/>
                        <w:sz w:val="16"/>
                      </w:rPr>
                    </w:pPr>
                    <w:r>
                      <w:rPr>
                        <w:rFonts w:ascii="Arial"/>
                        <w:color w:val="3EA8CA"/>
                        <w:sz w:val="16"/>
                      </w:rPr>
                      <w:t xml:space="preserve">Stromingen </w:t>
                    </w:r>
                    <w:r w:rsidR="00CE49A8">
                      <w:rPr>
                        <w:rFonts w:ascii="Arial"/>
                        <w:color w:val="3EA8CA"/>
                        <w:sz w:val="16"/>
                      </w:rPr>
                      <w:t>2016</w:t>
                    </w:r>
                    <w:r>
                      <w:rPr>
                        <w:rFonts w:ascii="Arial"/>
                        <w:color w:val="3EA8CA"/>
                        <w:sz w:val="16"/>
                      </w:rPr>
                      <w:t xml:space="preserve"> (</w:t>
                    </w:r>
                    <w:r w:rsidR="00CE49A8">
                      <w:rPr>
                        <w:rFonts w:ascii="Arial"/>
                        <w:color w:val="3EA8CA"/>
                        <w:sz w:val="16"/>
                      </w:rPr>
                      <w:t>3</w:t>
                    </w:r>
                    <w:r>
                      <w:rPr>
                        <w:rFonts w:ascii="Arial"/>
                        <w:color w:val="3EA8CA"/>
                        <w:sz w:val="16"/>
                      </w:rPr>
                      <w:t xml:space="preserve">2), </w:t>
                    </w:r>
                    <w:proofErr w:type="gramStart"/>
                    <w:r>
                      <w:rPr>
                        <w:rFonts w:ascii="Arial"/>
                        <w:color w:val="3EA8CA"/>
                        <w:sz w:val="16"/>
                      </w:rPr>
                      <w:t>n</w:t>
                    </w:r>
                    <w:proofErr w:type="spellStart"/>
                    <w:r>
                      <w:rPr>
                        <w:rFonts w:ascii="Arial"/>
                        <w:color w:val="3EA8CA"/>
                        <w:sz w:val="16"/>
                      </w:rPr>
                      <w:t>r</w:t>
                    </w:r>
                    <w:proofErr w:type="spellEnd"/>
                    <w:r>
                      <w:rPr>
                        <w:rFonts w:ascii="Arial"/>
                        <w:color w:val="3EA8CA"/>
                        <w:sz w:val="16"/>
                      </w:rPr>
                      <w:t xml:space="preserve"> </w:t>
                    </w:r>
                    <w:r w:rsidR="00CE49A8">
                      <w:rPr>
                        <w:rFonts w:ascii="Arial"/>
                        <w:color w:val="3EA8CA"/>
                        <w:sz w:val="16"/>
                      </w:rPr>
                      <w:t>?</w:t>
                    </w:r>
                    <w:proofErr w:type="gramEnd"/>
                  </w:p>
                </w:txbxContent>
              </v:textbox>
              <w10:wrap anchorx="page" anchory="page"/>
            </v:shape>
          </w:pict>
        </mc:Fallback>
      </mc:AlternateContent>
    </w:r>
    <w:r w:rsidR="000D1670">
      <w:rPr>
        <w:noProof/>
      </w:rPr>
      <mc:AlternateContent>
        <mc:Choice Requires="wps">
          <w:drawing>
            <wp:anchor distT="0" distB="0" distL="114300" distR="114300" simplePos="0" relativeHeight="251657216" behindDoc="1" locked="0" layoutInCell="1" allowOverlap="1" wp14:anchorId="692F4C5B" wp14:editId="70C94600">
              <wp:simplePos x="0" y="0"/>
              <wp:positionH relativeFrom="page">
                <wp:posOffset>514350</wp:posOffset>
              </wp:positionH>
              <wp:positionV relativeFrom="page">
                <wp:posOffset>8112760</wp:posOffset>
              </wp:positionV>
              <wp:extent cx="163830" cy="142240"/>
              <wp:effectExtent l="0" t="0" r="0" b="0"/>
              <wp:wrapNone/>
              <wp:docPr id="9956815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830" cy="142240"/>
                      </a:xfrm>
                      <a:prstGeom prst="rect">
                        <a:avLst/>
                      </a:prstGeom>
                      <a:noFill/>
                      <a:ln>
                        <a:noFill/>
                      </a:ln>
                    </wps:spPr>
                    <wps:txbx>
                      <w:txbxContent>
                        <w:p w14:paraId="4272EDFC" w14:textId="77777777" w:rsidR="00ED6E6A" w:rsidRDefault="00D23D5C">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10</w:t>
                          </w:r>
                          <w:r>
                            <w:rPr>
                              <w:color w:val="3EA8CA"/>
                              <w:w w:val="10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F4C5B" id="Text Box 17" o:spid="_x0000_s1031" type="#_x0000_t202" style="position:absolute;margin-left:40.5pt;margin-top:638.8pt;width:12.9pt;height:1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" filled="f" stroked="f">
              <v:textbox inset="0,0,0,0">
                <w:txbxContent>
                  <w:p w14:paraId="4272EDFC" w14:textId="77777777" w:rsidR="00ED6E6A" w:rsidRDefault="00D23D5C">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10</w:t>
                    </w:r>
                    <w:r>
                      <w:rPr>
                        <w:color w:val="3EA8CA"/>
                        <w:w w:val="10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8CC3A" w14:textId="77777777" w:rsidR="00ED6E6A" w:rsidRDefault="000D1670">
    <w:pPr>
      <w:pStyle w:val="BodyText"/>
      <w:spacing w:line="14" w:lineRule="auto"/>
      <w:rPr>
        <w:sz w:val="20"/>
      </w:rPr>
    </w:pPr>
    <w:r>
      <w:rPr>
        <w:noProof/>
      </w:rPr>
      <mc:AlternateContent>
        <mc:Choice Requires="wps">
          <w:drawing>
            <wp:anchor distT="0" distB="0" distL="114300" distR="114300" simplePos="0" relativeHeight="251656192" behindDoc="1" locked="0" layoutInCell="1" allowOverlap="1" wp14:anchorId="58B161AD" wp14:editId="27FD1945">
              <wp:simplePos x="0" y="0"/>
              <wp:positionH relativeFrom="page">
                <wp:posOffset>5441315</wp:posOffset>
              </wp:positionH>
              <wp:positionV relativeFrom="page">
                <wp:posOffset>8112760</wp:posOffset>
              </wp:positionV>
              <wp:extent cx="163830" cy="142240"/>
              <wp:effectExtent l="0" t="0" r="0" b="0"/>
              <wp:wrapNone/>
              <wp:docPr id="78942563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830" cy="142240"/>
                      </a:xfrm>
                      <a:prstGeom prst="rect">
                        <a:avLst/>
                      </a:prstGeom>
                      <a:noFill/>
                      <a:ln>
                        <a:noFill/>
                      </a:ln>
                    </wps:spPr>
                    <wps:txbx>
                      <w:txbxContent>
                        <w:p w14:paraId="75E5942D" w14:textId="77777777" w:rsidR="00ED6E6A" w:rsidRDefault="00D23D5C">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11</w:t>
                          </w:r>
                          <w:r>
                            <w:rPr>
                              <w:color w:val="3EA8CA"/>
                              <w:w w:val="10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B161AD" id="_x0000_t202" coordsize="21600,21600" o:spt="202" path="m,l,21600r21600,l21600,xe">
              <v:stroke joinstyle="miter"/>
              <v:path gradientshapeok="t" o:connecttype="rect"/>
            </v:shapetype>
            <v:shape id="Text Box 13" o:spid="_x0000_s1032" type="#_x0000_t202" style="position:absolute;margin-left:428.45pt;margin-top:638.8pt;width:12.9pt;height:11.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" filled="f" stroked="f">
              <v:textbox inset="0,0,0,0">
                <w:txbxContent>
                  <w:p w14:paraId="75E5942D" w14:textId="77777777" w:rsidR="00ED6E6A" w:rsidRDefault="00D23D5C">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11</w:t>
                    </w:r>
                    <w:r>
                      <w:rPr>
                        <w:color w:val="3EA8CA"/>
                        <w:w w:val="10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ED2D" w14:textId="77777777" w:rsidR="00ED6E6A" w:rsidRDefault="000D1670">
    <w:pPr>
      <w:pStyle w:val="BodyText"/>
      <w:spacing w:line="14" w:lineRule="auto"/>
      <w:rPr>
        <w:sz w:val="2"/>
      </w:rPr>
    </w:pPr>
    <w:r>
      <w:rPr>
        <w:noProof/>
      </w:rPr>
      <mc:AlternateContent>
        <mc:Choice Requires="wps">
          <w:drawing>
            <wp:anchor distT="0" distB="0" distL="114300" distR="114300" simplePos="0" relativeHeight="251659264" behindDoc="1" locked="0" layoutInCell="1" allowOverlap="1" wp14:anchorId="33BF235D" wp14:editId="46BC8292">
              <wp:simplePos x="0" y="0"/>
              <wp:positionH relativeFrom="page">
                <wp:posOffset>0</wp:posOffset>
              </wp:positionH>
              <wp:positionV relativeFrom="page">
                <wp:posOffset>0</wp:posOffset>
              </wp:positionV>
              <wp:extent cx="6120130" cy="8639810"/>
              <wp:effectExtent l="0" t="0" r="0" b="0"/>
              <wp:wrapNone/>
              <wp:docPr id="192714125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0130" cy="8639810"/>
                      </a:xfrm>
                      <a:prstGeom prst="rect">
                        <a:avLst/>
                      </a:prstGeom>
                      <a:solidFill>
                        <a:srgbClr val="A0CBE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534EC9" id="Rectangle 11" o:spid="_x0000_s1026" style="position:absolute;margin-left:0;margin-top:0;width:481.9pt;height:680.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" fillcolor="#a0cbee"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6426D" w14:textId="77777777" w:rsidR="00B36BEE" w:rsidRDefault="00B36BEE">
      <w:r>
        <w:separator/>
      </w:r>
    </w:p>
  </w:footnote>
  <w:footnote w:type="continuationSeparator" w:id="0">
    <w:p w14:paraId="52E42F95" w14:textId="77777777" w:rsidR="00B36BEE" w:rsidRDefault="00B36B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71E"/>
    <w:multiLevelType w:val="hybridMultilevel"/>
    <w:tmpl w:val="FFFFFFFF"/>
    <w:lvl w:ilvl="0" w:tplc="04130001">
      <w:start w:val="1"/>
      <w:numFmt w:val="bullet"/>
      <w:lvlText w:val=""/>
      <w:lvlJc w:val="left"/>
      <w:pPr>
        <w:ind w:left="1400" w:hanging="360"/>
      </w:pPr>
      <w:rPr>
        <w:rFonts w:ascii="Symbol" w:hAnsi="Symbol"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abstractNum w:abstractNumId="1" w15:restartNumberingAfterBreak="0">
    <w:nsid w:val="0CA84B6F"/>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2" w15:restartNumberingAfterBreak="0">
    <w:nsid w:val="51740BA0"/>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3" w15:restartNumberingAfterBreak="0">
    <w:nsid w:val="56402674"/>
    <w:multiLevelType w:val="hybridMultilevel"/>
    <w:tmpl w:val="FFFFFFFF"/>
    <w:lvl w:ilvl="0" w:tplc="8FBE0108">
      <w:start w:val="1"/>
      <w:numFmt w:val="bullet"/>
      <w:pStyle w:val="Items"/>
      <w:lvlText w:val=""/>
      <w:lvlJc w:val="left"/>
      <w:pPr>
        <w:ind w:left="1760" w:hanging="360"/>
      </w:pPr>
      <w:rPr>
        <w:rFonts w:ascii="Symbol" w:hAnsi="Symbol" w:hint="default"/>
      </w:rPr>
    </w:lvl>
    <w:lvl w:ilvl="1" w:tplc="04130003">
      <w:start w:val="1"/>
      <w:numFmt w:val="bullet"/>
      <w:lvlText w:val="o"/>
      <w:lvlJc w:val="left"/>
      <w:pPr>
        <w:ind w:left="2480" w:hanging="360"/>
      </w:pPr>
      <w:rPr>
        <w:rFonts w:ascii="Courier New" w:hAnsi="Courier New" w:hint="default"/>
      </w:rPr>
    </w:lvl>
    <w:lvl w:ilvl="2" w:tplc="04130005" w:tentative="1">
      <w:start w:val="1"/>
      <w:numFmt w:val="bullet"/>
      <w:lvlText w:val=""/>
      <w:lvlJc w:val="left"/>
      <w:pPr>
        <w:ind w:left="3200" w:hanging="360"/>
      </w:pPr>
      <w:rPr>
        <w:rFonts w:ascii="Wingdings" w:hAnsi="Wingdings" w:hint="default"/>
      </w:rPr>
    </w:lvl>
    <w:lvl w:ilvl="3" w:tplc="04130001" w:tentative="1">
      <w:start w:val="1"/>
      <w:numFmt w:val="bullet"/>
      <w:lvlText w:val=""/>
      <w:lvlJc w:val="left"/>
      <w:pPr>
        <w:ind w:left="3920" w:hanging="360"/>
      </w:pPr>
      <w:rPr>
        <w:rFonts w:ascii="Symbol" w:hAnsi="Symbol" w:hint="default"/>
      </w:rPr>
    </w:lvl>
    <w:lvl w:ilvl="4" w:tplc="04130003" w:tentative="1">
      <w:start w:val="1"/>
      <w:numFmt w:val="bullet"/>
      <w:lvlText w:val="o"/>
      <w:lvlJc w:val="left"/>
      <w:pPr>
        <w:ind w:left="4640" w:hanging="360"/>
      </w:pPr>
      <w:rPr>
        <w:rFonts w:ascii="Courier New" w:hAnsi="Courier New" w:hint="default"/>
      </w:rPr>
    </w:lvl>
    <w:lvl w:ilvl="5" w:tplc="04130005" w:tentative="1">
      <w:start w:val="1"/>
      <w:numFmt w:val="bullet"/>
      <w:lvlText w:val=""/>
      <w:lvlJc w:val="left"/>
      <w:pPr>
        <w:ind w:left="5360" w:hanging="360"/>
      </w:pPr>
      <w:rPr>
        <w:rFonts w:ascii="Wingdings" w:hAnsi="Wingdings" w:hint="default"/>
      </w:rPr>
    </w:lvl>
    <w:lvl w:ilvl="6" w:tplc="04130001" w:tentative="1">
      <w:start w:val="1"/>
      <w:numFmt w:val="bullet"/>
      <w:lvlText w:val=""/>
      <w:lvlJc w:val="left"/>
      <w:pPr>
        <w:ind w:left="6080" w:hanging="360"/>
      </w:pPr>
      <w:rPr>
        <w:rFonts w:ascii="Symbol" w:hAnsi="Symbol" w:hint="default"/>
      </w:rPr>
    </w:lvl>
    <w:lvl w:ilvl="7" w:tplc="04130003" w:tentative="1">
      <w:start w:val="1"/>
      <w:numFmt w:val="bullet"/>
      <w:lvlText w:val="o"/>
      <w:lvlJc w:val="left"/>
      <w:pPr>
        <w:ind w:left="6800" w:hanging="360"/>
      </w:pPr>
      <w:rPr>
        <w:rFonts w:ascii="Courier New" w:hAnsi="Courier New" w:hint="default"/>
      </w:rPr>
    </w:lvl>
    <w:lvl w:ilvl="8" w:tplc="04130005" w:tentative="1">
      <w:start w:val="1"/>
      <w:numFmt w:val="bullet"/>
      <w:lvlText w:val=""/>
      <w:lvlJc w:val="left"/>
      <w:pPr>
        <w:ind w:left="7520" w:hanging="360"/>
      </w:pPr>
      <w:rPr>
        <w:rFonts w:ascii="Wingdings" w:hAnsi="Wingdings" w:hint="default"/>
      </w:rPr>
    </w:lvl>
  </w:abstractNum>
  <w:abstractNum w:abstractNumId="4" w15:restartNumberingAfterBreak="0">
    <w:nsid w:val="790741BB"/>
    <w:multiLevelType w:val="hybridMultilevel"/>
    <w:tmpl w:val="FFFFFFFF"/>
    <w:lvl w:ilvl="0" w:tplc="8B76D9B8">
      <w:numFmt w:val="bullet"/>
      <w:lvlText w:val="•"/>
      <w:lvlJc w:val="left"/>
      <w:pPr>
        <w:ind w:left="1440" w:hanging="400"/>
      </w:pPr>
      <w:rPr>
        <w:rFonts w:ascii="Trebuchet MS" w:eastAsia="Times New Roman" w:hAnsi="Trebuchet MS"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num w:numId="1" w16cid:durableId="1778863354">
    <w:abstractNumId w:val="3"/>
  </w:num>
  <w:num w:numId="2" w16cid:durableId="1169056947">
    <w:abstractNumId w:val="0"/>
  </w:num>
  <w:num w:numId="3" w16cid:durableId="1824195462">
    <w:abstractNumId w:val="4"/>
  </w:num>
  <w:num w:numId="4" w16cid:durableId="1579898051">
    <w:abstractNumId w:val="1"/>
  </w:num>
  <w:num w:numId="5" w16cid:durableId="36139468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impson">
    <w15:presenceInfo w15:providerId="AD" w15:userId="S::david.simpson@agt.be::dbb779d8-c56c-48a0-a173-c11b7c105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2"/>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E43"/>
    <w:rsid w:val="00005FAF"/>
    <w:rsid w:val="000132F9"/>
    <w:rsid w:val="000656BE"/>
    <w:rsid w:val="00067D3C"/>
    <w:rsid w:val="000B4A08"/>
    <w:rsid w:val="000D1670"/>
    <w:rsid w:val="000E790C"/>
    <w:rsid w:val="000F28E1"/>
    <w:rsid w:val="00105C7C"/>
    <w:rsid w:val="001139E8"/>
    <w:rsid w:val="00130845"/>
    <w:rsid w:val="001A2FF9"/>
    <w:rsid w:val="0023538F"/>
    <w:rsid w:val="0023624E"/>
    <w:rsid w:val="00284962"/>
    <w:rsid w:val="002B0FA2"/>
    <w:rsid w:val="002D6F33"/>
    <w:rsid w:val="002F20B0"/>
    <w:rsid w:val="00350CAE"/>
    <w:rsid w:val="00354E48"/>
    <w:rsid w:val="003905EA"/>
    <w:rsid w:val="003E4F66"/>
    <w:rsid w:val="003F1534"/>
    <w:rsid w:val="004024E5"/>
    <w:rsid w:val="00421DBE"/>
    <w:rsid w:val="00435901"/>
    <w:rsid w:val="00445891"/>
    <w:rsid w:val="00454EB8"/>
    <w:rsid w:val="00461BE5"/>
    <w:rsid w:val="00477269"/>
    <w:rsid w:val="00496BBC"/>
    <w:rsid w:val="004A20FC"/>
    <w:rsid w:val="004A46DE"/>
    <w:rsid w:val="005330E0"/>
    <w:rsid w:val="00552A65"/>
    <w:rsid w:val="00571D27"/>
    <w:rsid w:val="00580046"/>
    <w:rsid w:val="00595399"/>
    <w:rsid w:val="00596AEA"/>
    <w:rsid w:val="005D5E28"/>
    <w:rsid w:val="005D6824"/>
    <w:rsid w:val="006355B9"/>
    <w:rsid w:val="00637D98"/>
    <w:rsid w:val="00676F26"/>
    <w:rsid w:val="006A2AFC"/>
    <w:rsid w:val="006D3CD6"/>
    <w:rsid w:val="006F281F"/>
    <w:rsid w:val="00704F29"/>
    <w:rsid w:val="00712C0D"/>
    <w:rsid w:val="00733C8D"/>
    <w:rsid w:val="00733C90"/>
    <w:rsid w:val="0073519D"/>
    <w:rsid w:val="00777527"/>
    <w:rsid w:val="00784A71"/>
    <w:rsid w:val="00785746"/>
    <w:rsid w:val="007D1C11"/>
    <w:rsid w:val="007D1EEA"/>
    <w:rsid w:val="007F5734"/>
    <w:rsid w:val="00843C5C"/>
    <w:rsid w:val="00855D46"/>
    <w:rsid w:val="00860744"/>
    <w:rsid w:val="008A6565"/>
    <w:rsid w:val="008E4804"/>
    <w:rsid w:val="00952D6F"/>
    <w:rsid w:val="009670FB"/>
    <w:rsid w:val="00A15C56"/>
    <w:rsid w:val="00A24117"/>
    <w:rsid w:val="00A25FB1"/>
    <w:rsid w:val="00A26AC0"/>
    <w:rsid w:val="00A34100"/>
    <w:rsid w:val="00A41CEB"/>
    <w:rsid w:val="00A5072F"/>
    <w:rsid w:val="00A65603"/>
    <w:rsid w:val="00A71897"/>
    <w:rsid w:val="00AB3F33"/>
    <w:rsid w:val="00AE388B"/>
    <w:rsid w:val="00AE44CC"/>
    <w:rsid w:val="00AE6104"/>
    <w:rsid w:val="00AF5C2F"/>
    <w:rsid w:val="00B1796C"/>
    <w:rsid w:val="00B30152"/>
    <w:rsid w:val="00B36BEE"/>
    <w:rsid w:val="00B56B8C"/>
    <w:rsid w:val="00B94C91"/>
    <w:rsid w:val="00BE4E44"/>
    <w:rsid w:val="00BF7FD5"/>
    <w:rsid w:val="00C3298D"/>
    <w:rsid w:val="00C335A3"/>
    <w:rsid w:val="00C81EC0"/>
    <w:rsid w:val="00CA5F25"/>
    <w:rsid w:val="00CD1753"/>
    <w:rsid w:val="00CE2268"/>
    <w:rsid w:val="00CE49A8"/>
    <w:rsid w:val="00D23D5C"/>
    <w:rsid w:val="00D2794E"/>
    <w:rsid w:val="00D37B46"/>
    <w:rsid w:val="00D471F1"/>
    <w:rsid w:val="00DD093E"/>
    <w:rsid w:val="00DF6182"/>
    <w:rsid w:val="00E05656"/>
    <w:rsid w:val="00E30BA8"/>
    <w:rsid w:val="00E47978"/>
    <w:rsid w:val="00E821E1"/>
    <w:rsid w:val="00E9422E"/>
    <w:rsid w:val="00ED6E6A"/>
    <w:rsid w:val="00EE15FC"/>
    <w:rsid w:val="00EF5E1F"/>
    <w:rsid w:val="00F02E9F"/>
    <w:rsid w:val="00F17832"/>
    <w:rsid w:val="00F178B2"/>
    <w:rsid w:val="00F35D83"/>
    <w:rsid w:val="00F82BC1"/>
    <w:rsid w:val="00F87B7E"/>
    <w:rsid w:val="00FB2589"/>
    <w:rsid w:val="00FD0C16"/>
    <w:rsid w:val="00FE0E43"/>
    <w:rsid w:val="00FF0A79"/>
    <w:rsid w:val="00FF553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437126"/>
  <w14:defaultImageDpi w14:val="0"/>
  <w15:docId w15:val="{90EA4137-804B-584D-8220-6F925E584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rFonts w:ascii="Trebuchet MS" w:hAnsi="Trebuchet MS" w:cs="Trebuchet MS"/>
      <w:lang w:val="nl-NL" w:eastAsia="nl-NL"/>
    </w:rPr>
  </w:style>
  <w:style w:type="paragraph" w:styleId="Heading1">
    <w:name w:val="heading 1"/>
    <w:basedOn w:val="Normal"/>
    <w:link w:val="Heading1Char"/>
    <w:uiPriority w:val="9"/>
    <w:pPr>
      <w:ind w:left="190"/>
      <w:outlineLvl w:val="0"/>
    </w:pPr>
    <w:rPr>
      <w:rFonts w:ascii="Arial" w:hAnsi="Arial" w:cs="Arial"/>
      <w:b/>
      <w:bCs/>
    </w:rPr>
  </w:style>
  <w:style w:type="paragraph" w:styleId="Heading2">
    <w:name w:val="heading 2"/>
    <w:basedOn w:val="Normal"/>
    <w:link w:val="Heading2Char"/>
    <w:uiPriority w:val="9"/>
    <w:unhideWhenUsed/>
    <w:pPr>
      <w:ind w:left="190"/>
      <w:outlineLvl w:val="1"/>
    </w:pPr>
    <w:rPr>
      <w:rFonts w:ascii="Arial" w:hAnsi="Arial" w:cs="Arial"/>
      <w:b/>
      <w:bCs/>
      <w:i/>
      <w:sz w:val="17"/>
      <w:szCs w:val="17"/>
    </w:rPr>
  </w:style>
  <w:style w:type="paragraph" w:styleId="Heading3">
    <w:name w:val="heading 3"/>
    <w:basedOn w:val="Normal"/>
    <w:next w:val="Normal"/>
    <w:link w:val="Heading3Char"/>
    <w:uiPriority w:val="9"/>
    <w:semiHidden/>
    <w:unhideWhenUsed/>
    <w:rsid w:val="00596AEA"/>
    <w:pPr>
      <w:keepNext/>
      <w:keepLines/>
      <w:spacing w:before="40"/>
      <w:outlineLvl w:val="2"/>
    </w:pPr>
    <w:rPr>
      <w:rFonts w:asciiTheme="majorHAnsi" w:eastAsiaTheme="majorEastAsia" w:hAnsiTheme="majorHAnsi" w:cs="Times New Roman"/>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5B9"/>
    <w:rPr>
      <w:rFonts w:ascii="Arial" w:eastAsia="Times New Roman" w:hAnsi="Arial" w:cs="Arial"/>
      <w:b/>
      <w:bCs/>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eastAsia="nl-NL"/>
    </w:rPr>
  </w:style>
  <w:style w:type="character" w:customStyle="1" w:styleId="Heading3Char">
    <w:name w:val="Heading 3 Char"/>
    <w:basedOn w:val="DefaultParagraphFont"/>
    <w:link w:val="Heading3"/>
    <w:uiPriority w:val="9"/>
    <w:semiHidden/>
    <w:rsid w:val="00596AEA"/>
    <w:rPr>
      <w:rFonts w:asciiTheme="majorHAnsi" w:eastAsiaTheme="majorEastAsia" w:hAnsiTheme="majorHAnsi" w:cs="Times New Roman"/>
      <w:color w:val="243F60" w:themeColor="accent1" w:themeShade="7F"/>
      <w:sz w:val="24"/>
      <w:szCs w:val="24"/>
      <w:lang w:val="nl-NL" w:eastAsia="nl-NL"/>
    </w:rPr>
  </w:style>
  <w:style w:type="paragraph" w:styleId="BodyText">
    <w:name w:val="Body Text"/>
    <w:basedOn w:val="Normal"/>
    <w:link w:val="BodyTextChar"/>
    <w:uiPriority w:val="1"/>
    <w:qFormat/>
    <w:rPr>
      <w:sz w:val="17"/>
      <w:szCs w:val="17"/>
    </w:rPr>
  </w:style>
  <w:style w:type="character" w:customStyle="1" w:styleId="BodyTextChar">
    <w:name w:val="Body Text Char"/>
    <w:basedOn w:val="DefaultParagraphFont"/>
    <w:link w:val="BodyText"/>
    <w:uiPriority w:val="1"/>
    <w:rsid w:val="00784A71"/>
    <w:rPr>
      <w:rFonts w:ascii="Trebuchet MS" w:eastAsia="Times New Roman" w:hAnsi="Trebuchet MS" w:cs="Trebuchet MS"/>
      <w:sz w:val="17"/>
      <w:szCs w:val="17"/>
      <w:lang w:val="nl-NL" w:eastAsia="nl-NL"/>
    </w:rPr>
  </w:style>
  <w:style w:type="paragraph" w:styleId="ListParagraph">
    <w:name w:val="List Paragraph"/>
    <w:basedOn w:val="Normal"/>
    <w:uiPriority w:val="1"/>
    <w:qFormat/>
    <w:rsid w:val="003E4F66"/>
  </w:style>
  <w:style w:type="paragraph" w:customStyle="1" w:styleId="TableParagraph">
    <w:name w:val="Table Paragraph"/>
    <w:basedOn w:val="Normal"/>
    <w:uiPriority w:val="1"/>
    <w:qFormat/>
    <w:rsid w:val="003E4F66"/>
    <w:pPr>
      <w:spacing w:before="30"/>
      <w:ind w:left="351" w:right="343"/>
      <w:jc w:val="center"/>
    </w:pPr>
  </w:style>
  <w:style w:type="paragraph" w:customStyle="1" w:styleId="Figuuronderschrift">
    <w:name w:val="Figuuronderschrift"/>
    <w:basedOn w:val="Normal"/>
    <w:next w:val="Normal"/>
    <w:link w:val="FiguuronderschriftChar"/>
    <w:rsid w:val="002B0FA2"/>
    <w:pPr>
      <w:widowControl/>
      <w:autoSpaceDE/>
      <w:autoSpaceDN/>
      <w:spacing w:after="360" w:line="240" w:lineRule="atLeast"/>
      <w:jc w:val="both"/>
    </w:pPr>
    <w:rPr>
      <w:rFonts w:ascii="Lucida Sans" w:hAnsi="Lucida Sans" w:cs="Times New Roman"/>
      <w:i/>
      <w:sz w:val="14"/>
      <w:szCs w:val="24"/>
    </w:rPr>
  </w:style>
  <w:style w:type="character" w:customStyle="1" w:styleId="FiguuronderschriftChar">
    <w:name w:val="Figuuronderschrift Char"/>
    <w:link w:val="Figuuronderschrift"/>
    <w:rsid w:val="002B0FA2"/>
    <w:rPr>
      <w:rFonts w:ascii="Lucida Sans" w:hAnsi="Lucida Sans"/>
      <w:i/>
      <w:sz w:val="24"/>
      <w:lang w:val="nl-NL" w:eastAsia="nl-NL"/>
    </w:rPr>
  </w:style>
  <w:style w:type="character" w:customStyle="1" w:styleId="TabelTEKSTLucidaSans7pt">
    <w:name w:val="TabelTEKST LucidaSans 7 pt"/>
    <w:qFormat/>
    <w:rsid w:val="009670FB"/>
    <w:rPr>
      <w:rFonts w:ascii="Lucida Sans" w:hAnsi="Lucida Sans"/>
      <w:sz w:val="14"/>
    </w:rPr>
  </w:style>
  <w:style w:type="character" w:styleId="Hyperlink">
    <w:name w:val="Hyperlink"/>
    <w:basedOn w:val="DefaultParagraphFont"/>
    <w:uiPriority w:val="99"/>
    <w:unhideWhenUsed/>
    <w:rsid w:val="00E30BA8"/>
    <w:rPr>
      <w:rFonts w:cs="Times New Roman"/>
      <w:color w:val="0000FF"/>
      <w:u w:val="single"/>
    </w:rPr>
  </w:style>
  <w:style w:type="paragraph" w:customStyle="1" w:styleId="Titel1">
    <w:name w:val="Titel1"/>
    <w:basedOn w:val="Normal"/>
    <w:link w:val="TitelChar"/>
    <w:rsid w:val="00784A71"/>
    <w:pPr>
      <w:spacing w:line="417" w:lineRule="exact"/>
      <w:ind w:left="190"/>
    </w:pPr>
    <w:rPr>
      <w:rFonts w:ascii="Arial"/>
      <w:b/>
      <w:color w:val="3EA8CA"/>
      <w:sz w:val="36"/>
    </w:rPr>
  </w:style>
  <w:style w:type="paragraph" w:customStyle="1" w:styleId="Ondertitel1">
    <w:name w:val="Ondertitel1"/>
    <w:basedOn w:val="BodyText"/>
    <w:link w:val="OndertitelChar"/>
    <w:qFormat/>
    <w:rsid w:val="00784A71"/>
    <w:pPr>
      <w:ind w:left="190"/>
    </w:pPr>
    <w:rPr>
      <w:rFonts w:ascii="Arial"/>
      <w:color w:val="A0CBEE"/>
    </w:rPr>
  </w:style>
  <w:style w:type="character" w:customStyle="1" w:styleId="TitelChar">
    <w:name w:val="Titel Char"/>
    <w:basedOn w:val="DefaultParagraphFont"/>
    <w:link w:val="Titel1"/>
    <w:rsid w:val="00784A71"/>
    <w:rPr>
      <w:rFonts w:ascii="Arial" w:eastAsia="Times New Roman" w:hAnsi="Trebuchet MS" w:cs="Trebuchet MS"/>
      <w:b/>
      <w:color w:val="3EA8CA"/>
      <w:sz w:val="36"/>
      <w:lang w:val="nl-NL" w:eastAsia="nl-NL"/>
    </w:rPr>
  </w:style>
  <w:style w:type="paragraph" w:customStyle="1" w:styleId="Abstract">
    <w:name w:val="Abstract"/>
    <w:basedOn w:val="Normal"/>
    <w:link w:val="AbstractChar"/>
    <w:qFormat/>
    <w:rsid w:val="00784A71"/>
    <w:pPr>
      <w:spacing w:line="309" w:lineRule="auto"/>
      <w:ind w:left="190" w:right="1700"/>
    </w:pPr>
    <w:rPr>
      <w:i/>
      <w:color w:val="4A4A49"/>
      <w:w w:val="110"/>
      <w:sz w:val="16"/>
    </w:rPr>
  </w:style>
  <w:style w:type="character" w:customStyle="1" w:styleId="OndertitelChar">
    <w:name w:val="Ondertitel Char"/>
    <w:basedOn w:val="BodyTextChar"/>
    <w:link w:val="Ondertitel1"/>
    <w:rsid w:val="00784A71"/>
    <w:rPr>
      <w:rFonts w:ascii="Arial" w:eastAsia="Times New Roman" w:hAnsi="Trebuchet MS" w:cs="Trebuchet MS"/>
      <w:color w:val="A0CBEE"/>
      <w:sz w:val="17"/>
      <w:szCs w:val="17"/>
      <w:lang w:val="nl-NL" w:eastAsia="nl-NL"/>
    </w:rPr>
  </w:style>
  <w:style w:type="paragraph" w:customStyle="1" w:styleId="Kop1">
    <w:name w:val="Kop1"/>
    <w:basedOn w:val="Heading1"/>
    <w:link w:val="Kop1Char"/>
    <w:qFormat/>
    <w:rsid w:val="00712C0D"/>
    <w:pPr>
      <w:spacing w:before="240" w:after="120"/>
      <w:ind w:left="1037"/>
    </w:pPr>
    <w:rPr>
      <w:color w:val="3EA8CA"/>
    </w:rPr>
  </w:style>
  <w:style w:type="character" w:customStyle="1" w:styleId="AbstractChar">
    <w:name w:val="Abstract Char"/>
    <w:basedOn w:val="DefaultParagraphFont"/>
    <w:link w:val="Abstract"/>
    <w:rsid w:val="00784A71"/>
    <w:rPr>
      <w:rFonts w:ascii="Trebuchet MS" w:eastAsia="Times New Roman" w:hAnsi="Trebuchet MS" w:cs="Trebuchet MS"/>
      <w:i/>
      <w:color w:val="4A4A49"/>
      <w:w w:val="110"/>
      <w:sz w:val="16"/>
      <w:lang w:val="nl-NL" w:eastAsia="nl-NL"/>
    </w:rPr>
  </w:style>
  <w:style w:type="paragraph" w:customStyle="1" w:styleId="Normaal">
    <w:name w:val="Normaal"/>
    <w:basedOn w:val="BodyText"/>
    <w:link w:val="NormaalChar"/>
    <w:qFormat/>
    <w:rsid w:val="00712C0D"/>
    <w:pPr>
      <w:spacing w:after="120" w:line="293" w:lineRule="auto"/>
      <w:ind w:left="1037" w:right="850"/>
    </w:pPr>
    <w:rPr>
      <w:color w:val="4A4A49"/>
      <w:w w:val="105"/>
    </w:rPr>
  </w:style>
  <w:style w:type="character" w:customStyle="1" w:styleId="Kop1Char">
    <w:name w:val="Kop1 Char"/>
    <w:basedOn w:val="Heading1Char"/>
    <w:link w:val="Kop1"/>
    <w:rsid w:val="00712C0D"/>
    <w:rPr>
      <w:rFonts w:ascii="Arial" w:eastAsia="Times New Roman" w:hAnsi="Arial" w:cs="Arial"/>
      <w:b/>
      <w:bCs/>
      <w:color w:val="3EA8CA"/>
      <w:lang w:val="nl-NL" w:eastAsia="nl-NL"/>
    </w:rPr>
  </w:style>
  <w:style w:type="paragraph" w:customStyle="1" w:styleId="Onderschrift">
    <w:name w:val="Onderschrift"/>
    <w:basedOn w:val="Normal"/>
    <w:link w:val="OnderschriftChar"/>
    <w:qFormat/>
    <w:rsid w:val="00CE49A8"/>
    <w:pPr>
      <w:tabs>
        <w:tab w:val="left" w:pos="1324"/>
      </w:tabs>
      <w:spacing w:before="81" w:after="120"/>
      <w:ind w:left="1037" w:right="850"/>
    </w:pPr>
    <w:rPr>
      <w:i/>
      <w:color w:val="3EA8CA"/>
      <w:w w:val="110"/>
      <w:sz w:val="15"/>
    </w:rPr>
  </w:style>
  <w:style w:type="character" w:customStyle="1" w:styleId="NormaalChar">
    <w:name w:val="Normaal Char"/>
    <w:basedOn w:val="BodyTextChar"/>
    <w:link w:val="Normaal"/>
    <w:rsid w:val="00712C0D"/>
    <w:rPr>
      <w:rFonts w:ascii="Trebuchet MS" w:eastAsia="Times New Roman" w:hAnsi="Trebuchet MS" w:cs="Trebuchet MS"/>
      <w:color w:val="4A4A49"/>
      <w:w w:val="105"/>
      <w:sz w:val="17"/>
      <w:szCs w:val="17"/>
      <w:lang w:val="nl-NL" w:eastAsia="nl-NL"/>
    </w:rPr>
  </w:style>
  <w:style w:type="paragraph" w:styleId="Caption">
    <w:name w:val="caption"/>
    <w:basedOn w:val="Onderschrift"/>
    <w:next w:val="Onderschrift"/>
    <w:uiPriority w:val="35"/>
    <w:unhideWhenUsed/>
    <w:qFormat/>
    <w:rsid w:val="00496BBC"/>
  </w:style>
  <w:style w:type="character" w:customStyle="1" w:styleId="OnderschriftChar">
    <w:name w:val="Onderschrift Char"/>
    <w:basedOn w:val="DefaultParagraphFont"/>
    <w:link w:val="Onderschrift"/>
    <w:rsid w:val="00CE49A8"/>
    <w:rPr>
      <w:rFonts w:ascii="Trebuchet MS" w:hAnsi="Trebuchet MS" w:cs="Trebuchet MS"/>
      <w:i/>
      <w:color w:val="3EA8CA"/>
      <w:w w:val="110"/>
      <w:sz w:val="15"/>
      <w:lang w:val="nl-NL" w:eastAsia="nl-NL"/>
    </w:rPr>
  </w:style>
  <w:style w:type="paragraph" w:customStyle="1" w:styleId="Kop2">
    <w:name w:val="Kop2"/>
    <w:basedOn w:val="BodyText"/>
    <w:link w:val="Kop2Char"/>
    <w:qFormat/>
    <w:rsid w:val="00445891"/>
    <w:pPr>
      <w:spacing w:before="240" w:after="120"/>
      <w:ind w:left="1037" w:right="850"/>
    </w:pPr>
    <w:rPr>
      <w:rFonts w:ascii="Arial" w:hAnsi="Arial" w:cs="Arial"/>
      <w:b/>
      <w:i/>
    </w:rPr>
  </w:style>
  <w:style w:type="character" w:customStyle="1" w:styleId="Kop2Char">
    <w:name w:val="Kop2 Char"/>
    <w:basedOn w:val="BodyTextChar"/>
    <w:link w:val="Kop2"/>
    <w:rsid w:val="00445891"/>
    <w:rPr>
      <w:rFonts w:ascii="Arial" w:eastAsia="Times New Roman" w:hAnsi="Arial" w:cs="Arial"/>
      <w:b/>
      <w:i/>
      <w:sz w:val="17"/>
      <w:szCs w:val="17"/>
      <w:lang w:val="nl-NL" w:eastAsia="nl-NL"/>
    </w:rPr>
  </w:style>
  <w:style w:type="paragraph" w:styleId="Revision">
    <w:name w:val="Revision"/>
    <w:hidden/>
    <w:uiPriority w:val="99"/>
    <w:semiHidden/>
    <w:rsid w:val="001A2FF9"/>
    <w:pPr>
      <w:widowControl/>
    </w:pPr>
    <w:rPr>
      <w:rFonts w:ascii="Trebuchet MS" w:hAnsi="Trebuchet MS" w:cs="Trebuchet MS"/>
      <w:lang w:val="nl-NL" w:eastAsia="nl-NL"/>
    </w:rPr>
  </w:style>
  <w:style w:type="character" w:styleId="PlaceholderText">
    <w:name w:val="Placeholder Text"/>
    <w:basedOn w:val="DefaultParagraphFont"/>
    <w:uiPriority w:val="99"/>
    <w:semiHidden/>
    <w:qFormat/>
    <w:rsid w:val="000E790C"/>
    <w:rPr>
      <w:rFonts w:cs="Times New Roman"/>
      <w:color w:val="808080"/>
    </w:rPr>
  </w:style>
  <w:style w:type="character" w:styleId="CommentReference">
    <w:name w:val="annotation reference"/>
    <w:basedOn w:val="DefaultParagraphFont"/>
    <w:uiPriority w:val="99"/>
    <w:semiHidden/>
    <w:unhideWhenUsed/>
    <w:rsid w:val="003905EA"/>
    <w:rPr>
      <w:rFonts w:cs="Times New Roman"/>
      <w:sz w:val="16"/>
      <w:szCs w:val="16"/>
    </w:rPr>
  </w:style>
  <w:style w:type="paragraph" w:styleId="CommentText">
    <w:name w:val="annotation text"/>
    <w:basedOn w:val="Normal"/>
    <w:link w:val="CommentTextChar"/>
    <w:uiPriority w:val="99"/>
    <w:semiHidden/>
    <w:unhideWhenUsed/>
    <w:rsid w:val="003905EA"/>
    <w:rPr>
      <w:sz w:val="20"/>
      <w:szCs w:val="20"/>
    </w:rPr>
  </w:style>
  <w:style w:type="character" w:customStyle="1" w:styleId="CommentTextChar">
    <w:name w:val="Comment Text Char"/>
    <w:basedOn w:val="DefaultParagraphFont"/>
    <w:link w:val="CommentText"/>
    <w:uiPriority w:val="99"/>
    <w:semiHidden/>
    <w:rsid w:val="003905EA"/>
    <w:rPr>
      <w:rFonts w:ascii="Trebuchet MS" w:eastAsia="Times New Roman" w:hAnsi="Trebuchet MS" w:cs="Trebuchet MS"/>
      <w:sz w:val="20"/>
      <w:szCs w:val="20"/>
      <w:lang w:val="nl-NL" w:eastAsia="nl-NL"/>
    </w:rPr>
  </w:style>
  <w:style w:type="paragraph" w:styleId="CommentSubject">
    <w:name w:val="annotation subject"/>
    <w:basedOn w:val="CommentText"/>
    <w:next w:val="CommentText"/>
    <w:link w:val="CommentSubjectChar"/>
    <w:uiPriority w:val="99"/>
    <w:semiHidden/>
    <w:unhideWhenUsed/>
    <w:rsid w:val="003905EA"/>
    <w:rPr>
      <w:b/>
      <w:bCs/>
    </w:rPr>
  </w:style>
  <w:style w:type="character" w:customStyle="1" w:styleId="CommentSubjectChar">
    <w:name w:val="Comment Subject Char"/>
    <w:basedOn w:val="CommentTextChar"/>
    <w:link w:val="CommentSubject"/>
    <w:uiPriority w:val="99"/>
    <w:semiHidden/>
    <w:rsid w:val="003905EA"/>
    <w:rPr>
      <w:rFonts w:ascii="Trebuchet MS" w:eastAsia="Times New Roman" w:hAnsi="Trebuchet MS" w:cs="Trebuchet MS"/>
      <w:b/>
      <w:bCs/>
      <w:sz w:val="20"/>
      <w:szCs w:val="20"/>
      <w:lang w:val="nl-NL" w:eastAsia="nl-NL"/>
    </w:rPr>
  </w:style>
  <w:style w:type="paragraph" w:styleId="Title">
    <w:name w:val="Title"/>
    <w:basedOn w:val="Normal"/>
    <w:next w:val="Subtitle"/>
    <w:link w:val="TitleChar"/>
    <w:uiPriority w:val="10"/>
    <w:qFormat/>
    <w:rsid w:val="00712C0D"/>
    <w:rPr>
      <w:rFonts w:ascii="Arial"/>
      <w:b/>
      <w:color w:val="3EA8CA"/>
      <w:sz w:val="36"/>
    </w:rPr>
  </w:style>
  <w:style w:type="character" w:customStyle="1" w:styleId="TitleChar">
    <w:name w:val="Title Char"/>
    <w:basedOn w:val="DefaultParagraphFont"/>
    <w:link w:val="Title"/>
    <w:uiPriority w:val="10"/>
    <w:rsid w:val="00712C0D"/>
    <w:rPr>
      <w:rFonts w:ascii="Arial" w:eastAsia="Times New Roman" w:hAnsi="Trebuchet MS" w:cs="Trebuchet MS"/>
      <w:b/>
      <w:color w:val="3EA8CA"/>
      <w:sz w:val="36"/>
      <w:lang w:val="nl-NL" w:eastAsia="nl-NL"/>
    </w:rPr>
  </w:style>
  <w:style w:type="paragraph" w:styleId="Subtitle">
    <w:name w:val="Subtitle"/>
    <w:basedOn w:val="Authors"/>
    <w:next w:val="Normal"/>
    <w:link w:val="SubtitleChar"/>
    <w:uiPriority w:val="11"/>
    <w:qFormat/>
    <w:rsid w:val="00712C0D"/>
    <w:pPr>
      <w:ind w:right="1150"/>
    </w:pPr>
    <w:rPr>
      <w:sz w:val="22"/>
    </w:rPr>
  </w:style>
  <w:style w:type="character" w:customStyle="1" w:styleId="SubtitleChar">
    <w:name w:val="Subtitle Char"/>
    <w:basedOn w:val="DefaultParagraphFont"/>
    <w:link w:val="Subtitle"/>
    <w:uiPriority w:val="11"/>
    <w:rsid w:val="00712C0D"/>
    <w:rPr>
      <w:rFonts w:ascii="Arial" w:eastAsia="Times New Roman" w:hAnsi="Trebuchet MS" w:cs="Trebuchet MS"/>
      <w:color w:val="A0CBEE"/>
      <w:sz w:val="17"/>
      <w:szCs w:val="17"/>
      <w:lang w:val="nl-NL" w:eastAsia="nl-NL"/>
    </w:rPr>
  </w:style>
  <w:style w:type="paragraph" w:customStyle="1" w:styleId="Authors">
    <w:name w:val="Authors"/>
    <w:qFormat/>
    <w:rsid w:val="00496BBC"/>
    <w:pPr>
      <w:autoSpaceDE w:val="0"/>
      <w:autoSpaceDN w:val="0"/>
    </w:pPr>
    <w:rPr>
      <w:rFonts w:ascii="Arial" w:hAnsi="Trebuchet MS" w:cs="Trebuchet MS"/>
      <w:color w:val="A0CBEE"/>
      <w:sz w:val="17"/>
      <w:szCs w:val="17"/>
      <w:lang w:val="nl-NL" w:eastAsia="nl-NL"/>
    </w:rPr>
  </w:style>
  <w:style w:type="paragraph" w:customStyle="1" w:styleId="Equation">
    <w:name w:val="Equation"/>
    <w:basedOn w:val="BodyText"/>
    <w:qFormat/>
    <w:rsid w:val="00445891"/>
    <w:pPr>
      <w:tabs>
        <w:tab w:val="right" w:pos="7920"/>
      </w:tabs>
      <w:spacing w:before="80" w:after="80" w:line="293" w:lineRule="auto"/>
      <w:ind w:left="1037" w:right="850"/>
    </w:pPr>
    <w:rPr>
      <w:rFonts w:ascii="Lucida Sans" w:hAnsi="Lucida Sans"/>
      <w:color w:val="4A4A49"/>
      <w:w w:val="105"/>
    </w:rPr>
  </w:style>
  <w:style w:type="paragraph" w:customStyle="1" w:styleId="Descr">
    <w:name w:val="Descr"/>
    <w:basedOn w:val="BodyText"/>
    <w:qFormat/>
    <w:rsid w:val="00712C0D"/>
    <w:pPr>
      <w:tabs>
        <w:tab w:val="left" w:pos="2160"/>
        <w:tab w:val="left" w:pos="2880"/>
      </w:tabs>
      <w:ind w:left="1040"/>
    </w:pPr>
    <w:rPr>
      <w:color w:val="4A4A49"/>
    </w:rPr>
  </w:style>
  <w:style w:type="paragraph" w:customStyle="1" w:styleId="TitleEN">
    <w:name w:val="Title_EN"/>
    <w:basedOn w:val="Heading1"/>
    <w:qFormat/>
    <w:rsid w:val="00712C0D"/>
    <w:rPr>
      <w:color w:val="3EA8CA"/>
      <w:lang w:val="en-US"/>
    </w:rPr>
  </w:style>
  <w:style w:type="paragraph" w:customStyle="1" w:styleId="Items">
    <w:name w:val="Items"/>
    <w:basedOn w:val="BodyText"/>
    <w:qFormat/>
    <w:rsid w:val="006F281F"/>
    <w:pPr>
      <w:numPr>
        <w:numId w:val="1"/>
      </w:numPr>
      <w:spacing w:line="292" w:lineRule="auto"/>
      <w:ind w:left="1440" w:right="855"/>
    </w:pPr>
    <w:rPr>
      <w:color w:val="4A4A49"/>
      <w:w w:val="105"/>
    </w:rPr>
  </w:style>
  <w:style w:type="paragraph" w:styleId="Header">
    <w:name w:val="header"/>
    <w:basedOn w:val="Normal"/>
    <w:link w:val="HeaderChar"/>
    <w:uiPriority w:val="99"/>
    <w:unhideWhenUsed/>
    <w:rsid w:val="006F281F"/>
    <w:pPr>
      <w:tabs>
        <w:tab w:val="center" w:pos="4680"/>
        <w:tab w:val="right" w:pos="9360"/>
      </w:tabs>
    </w:pPr>
  </w:style>
  <w:style w:type="character" w:customStyle="1" w:styleId="HeaderChar">
    <w:name w:val="Header Char"/>
    <w:basedOn w:val="DefaultParagraphFont"/>
    <w:link w:val="Header"/>
    <w:uiPriority w:val="99"/>
    <w:rsid w:val="006F281F"/>
    <w:rPr>
      <w:rFonts w:ascii="Trebuchet MS" w:eastAsia="Times New Roman" w:hAnsi="Trebuchet MS" w:cs="Trebuchet MS"/>
      <w:lang w:val="nl-NL" w:eastAsia="nl-NL"/>
    </w:rPr>
  </w:style>
  <w:style w:type="paragraph" w:styleId="Footer">
    <w:name w:val="footer"/>
    <w:basedOn w:val="Normal"/>
    <w:link w:val="FooterChar"/>
    <w:uiPriority w:val="99"/>
    <w:unhideWhenUsed/>
    <w:rsid w:val="006F281F"/>
    <w:pPr>
      <w:tabs>
        <w:tab w:val="center" w:pos="4680"/>
        <w:tab w:val="right" w:pos="9360"/>
      </w:tabs>
    </w:pPr>
  </w:style>
  <w:style w:type="character" w:customStyle="1" w:styleId="FooterChar">
    <w:name w:val="Footer Char"/>
    <w:basedOn w:val="DefaultParagraphFont"/>
    <w:link w:val="Footer"/>
    <w:uiPriority w:val="99"/>
    <w:rsid w:val="006F281F"/>
    <w:rPr>
      <w:rFonts w:ascii="Trebuchet MS" w:eastAsia="Times New Roman" w:hAnsi="Trebuchet MS" w:cs="Trebuchet MS"/>
      <w:lang w:val="nl-NL" w:eastAsia="nl-NL"/>
    </w:rPr>
  </w:style>
  <w:style w:type="character" w:styleId="UnresolvedMention">
    <w:name w:val="Unresolved Mention"/>
    <w:basedOn w:val="DefaultParagraphFont"/>
    <w:uiPriority w:val="99"/>
    <w:semiHidden/>
    <w:unhideWhenUsed/>
    <w:rsid w:val="00D37B46"/>
    <w:rPr>
      <w:color w:val="605E5C"/>
      <w:shd w:val="clear" w:color="auto" w:fill="E1DFDD"/>
    </w:rPr>
  </w:style>
  <w:style w:type="character" w:styleId="FollowedHyperlink">
    <w:name w:val="FollowedHyperlink"/>
    <w:basedOn w:val="DefaultParagraphFont"/>
    <w:uiPriority w:val="99"/>
    <w:semiHidden/>
    <w:unhideWhenUsed/>
    <w:rsid w:val="00F1783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0864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yperlink" Target="mailto:tolsthoorn@gmail.com" TargetMode="Externa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mailto:cas.neyens@agt.be" TargetMode="External"/><Relationship Id="rId2" Type="http://schemas.openxmlformats.org/officeDocument/2006/relationships/styles" Target="styles.xml"/><Relationship Id="rId16" Type="http://schemas.openxmlformats.org/officeDocument/2006/relationships/hyperlink" Target="mailto:david.simpson@agt.be" TargetMode="External"/><Relationship Id="rId20" Type="http://schemas.openxmlformats.org/officeDocument/2006/relationships/hyperlink" Target="mailto:cas.neyens@agt.b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tolsthoorn@gmail.com" TargetMode="External"/><Relationship Id="rId23" Type="http://schemas.microsoft.com/office/2011/relationships/people" Target="people.xml"/><Relationship Id="rId10" Type="http://schemas.openxmlformats.org/officeDocument/2006/relationships/image" Target="media/image4.png"/><Relationship Id="rId19" Type="http://schemas.openxmlformats.org/officeDocument/2006/relationships/hyperlink" Target="mailto:david.simpson@agt.b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heo/Library/Group%20Containers/UBF8T346G9.Office/User%20Content.localized/Templates.localized/Stromingen-20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Stromingen-2022.dotx</Template>
  <TotalTime>52</TotalTime>
  <Pages>14</Pages>
  <Words>4338</Words>
  <Characters>24727</Characters>
  <Application>Microsoft Office Word</Application>
  <DocSecurity>0</DocSecurity>
  <Lines>206</Lines>
  <Paragraphs>58</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Inleiding</vt:lpstr>
      <vt:lpstr>De geïdealiseerde doorsnede</vt:lpstr>
      <vt:lpstr>Literatuur</vt:lpstr>
      <vt:lpstr>Summary English title</vt:lpstr>
    </vt:vector>
  </TitlesOfParts>
  <Company/>
  <LinksUpToDate>false</LinksUpToDate>
  <CharactersWithSpaces>29007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Olsthoorn</dc:creator>
  <cp:keywords/>
  <dc:description/>
  <cp:lastModifiedBy>Theo Olsthoorn</cp:lastModifiedBy>
  <cp:revision>7</cp:revision>
  <dcterms:created xsi:type="dcterms:W3CDTF">2026-02-12T22:28:00Z</dcterms:created>
  <dcterms:modified xsi:type="dcterms:W3CDTF">2026-02-12T23:37:00Z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2019-03-21T23:00:00Z</vt:filetime>
  </property>
  <property fmtid="{D5CDD505-2E9C-101B-9397-08002B2CF9AE}" pid="3" name="Creator">
    <vt:lpwstr>Adobe InDesign CC 14.0 (Macintosh)</vt:lpwstr>
  </property>
  <property fmtid="{D5CDD505-2E9C-101B-9397-08002B2CF9AE}" pid="4" name="LastSaved">
    <vt:filetime>2019-03-21T23:00:00Z</vt:filetime>
  </property>
  <property fmtid="{D5CDD505-2E9C-101B-9397-08002B2CF9AE}" pid="5" name="ContentTypeId">
    <vt:lpwstr>0x01010026A4D0FF494F9D438D62A64823DCDDF3</vt:lpwstr>
  </property>
  <property fmtid="{D5CDD505-2E9C-101B-9397-08002B2CF9AE}" pid="6" name="MediaServiceImageTags">
    <vt:lpwstr/>
  </property>
</Properties>
</file>